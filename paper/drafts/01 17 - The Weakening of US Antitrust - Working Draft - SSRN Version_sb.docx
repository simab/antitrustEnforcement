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EC059" w14:textId="77777777" w:rsidR="0093558E" w:rsidRDefault="004C76A1" w:rsidP="0092245D">
      <w:pPr>
        <w:pStyle w:val="ListParagraph"/>
        <w:spacing w:before="60" w:after="60"/>
        <w:contextualSpacing w:val="0"/>
        <w:jc w:val="center"/>
        <w:rPr>
          <w:rFonts w:ascii="Times New Roman" w:hAnsi="Times New Roman" w:cs="Times New Roman"/>
          <w:b/>
          <w:bCs/>
          <w:sz w:val="28"/>
          <w:szCs w:val="28"/>
        </w:rPr>
      </w:pPr>
      <w:bookmarkStart w:id="0" w:name="OLE_LINK1"/>
      <w:bookmarkStart w:id="1" w:name="OLE_LINK2"/>
      <w:r>
        <w:rPr>
          <w:rFonts w:ascii="Times New Roman" w:hAnsi="Times New Roman" w:cs="Times New Roman"/>
          <w:b/>
          <w:bCs/>
          <w:sz w:val="28"/>
          <w:szCs w:val="28"/>
        </w:rPr>
        <w:t xml:space="preserve">The </w:t>
      </w:r>
      <w:r w:rsidR="0023417E">
        <w:rPr>
          <w:rFonts w:ascii="Times New Roman" w:hAnsi="Times New Roman" w:cs="Times New Roman"/>
          <w:b/>
          <w:bCs/>
          <w:sz w:val="28"/>
          <w:szCs w:val="28"/>
        </w:rPr>
        <w:t>P</w:t>
      </w:r>
      <w:r>
        <w:rPr>
          <w:rFonts w:ascii="Times New Roman" w:hAnsi="Times New Roman" w:cs="Times New Roman"/>
          <w:b/>
          <w:bCs/>
          <w:sz w:val="28"/>
          <w:szCs w:val="28"/>
        </w:rPr>
        <w:t xml:space="preserve">olitical </w:t>
      </w:r>
      <w:r w:rsidR="0023417E">
        <w:rPr>
          <w:rFonts w:ascii="Times New Roman" w:hAnsi="Times New Roman" w:cs="Times New Roman"/>
          <w:b/>
          <w:bCs/>
          <w:sz w:val="28"/>
          <w:szCs w:val="28"/>
        </w:rPr>
        <w:t>E</w:t>
      </w:r>
      <w:r>
        <w:rPr>
          <w:rFonts w:ascii="Times New Roman" w:hAnsi="Times New Roman" w:cs="Times New Roman"/>
          <w:b/>
          <w:bCs/>
          <w:sz w:val="28"/>
          <w:szCs w:val="28"/>
        </w:rPr>
        <w:t xml:space="preserve">conomy </w:t>
      </w:r>
      <w:r w:rsidR="0023417E">
        <w:rPr>
          <w:rFonts w:ascii="Times New Roman" w:hAnsi="Times New Roman" w:cs="Times New Roman"/>
          <w:b/>
          <w:bCs/>
          <w:sz w:val="28"/>
          <w:szCs w:val="28"/>
        </w:rPr>
        <w:t>o</w:t>
      </w:r>
      <w:r>
        <w:rPr>
          <w:rFonts w:ascii="Times New Roman" w:hAnsi="Times New Roman" w:cs="Times New Roman"/>
          <w:b/>
          <w:bCs/>
          <w:sz w:val="28"/>
          <w:szCs w:val="28"/>
        </w:rPr>
        <w:t>f</w:t>
      </w:r>
      <w:r w:rsidR="001677CD">
        <w:rPr>
          <w:rFonts w:ascii="Times New Roman" w:hAnsi="Times New Roman" w:cs="Times New Roman"/>
          <w:b/>
          <w:bCs/>
          <w:sz w:val="28"/>
          <w:szCs w:val="28"/>
        </w:rPr>
        <w:t xml:space="preserve"> the Decline</w:t>
      </w:r>
      <w:r>
        <w:rPr>
          <w:rFonts w:ascii="Times New Roman" w:hAnsi="Times New Roman" w:cs="Times New Roman"/>
          <w:b/>
          <w:bCs/>
          <w:sz w:val="28"/>
          <w:szCs w:val="28"/>
        </w:rPr>
        <w:t xml:space="preserve"> </w:t>
      </w:r>
    </w:p>
    <w:p w14:paraId="12DBCC31" w14:textId="5BA1B2A1" w:rsidR="00CD1A85" w:rsidRPr="0074270A" w:rsidRDefault="0093558E" w:rsidP="0092245D">
      <w:pPr>
        <w:pStyle w:val="ListParagraph"/>
        <w:spacing w:before="60" w:after="60"/>
        <w:contextualSpacing w:val="0"/>
        <w:jc w:val="center"/>
        <w:rPr>
          <w:rFonts w:ascii="Times New Roman" w:hAnsi="Times New Roman" w:cs="Times New Roman"/>
          <w:b/>
          <w:bCs/>
          <w:sz w:val="28"/>
          <w:szCs w:val="28"/>
        </w:rPr>
      </w:pPr>
      <w:r>
        <w:rPr>
          <w:rFonts w:ascii="Times New Roman" w:hAnsi="Times New Roman" w:cs="Times New Roman"/>
          <w:b/>
          <w:bCs/>
          <w:sz w:val="28"/>
          <w:szCs w:val="28"/>
        </w:rPr>
        <w:t xml:space="preserve">in </w:t>
      </w:r>
      <w:r w:rsidR="0023417E">
        <w:rPr>
          <w:rFonts w:ascii="Times New Roman" w:hAnsi="Times New Roman" w:cs="Times New Roman"/>
          <w:b/>
          <w:bCs/>
          <w:sz w:val="28"/>
          <w:szCs w:val="28"/>
        </w:rPr>
        <w:t>A</w:t>
      </w:r>
      <w:r w:rsidR="004C76A1">
        <w:rPr>
          <w:rFonts w:ascii="Times New Roman" w:hAnsi="Times New Roman" w:cs="Times New Roman"/>
          <w:b/>
          <w:bCs/>
          <w:sz w:val="28"/>
          <w:szCs w:val="28"/>
        </w:rPr>
        <w:t xml:space="preserve">ntitrust </w:t>
      </w:r>
      <w:r w:rsidR="0023417E">
        <w:rPr>
          <w:rFonts w:ascii="Times New Roman" w:hAnsi="Times New Roman" w:cs="Times New Roman"/>
          <w:b/>
          <w:bCs/>
          <w:sz w:val="28"/>
          <w:szCs w:val="28"/>
        </w:rPr>
        <w:t>E</w:t>
      </w:r>
      <w:r w:rsidR="004C76A1">
        <w:rPr>
          <w:rFonts w:ascii="Times New Roman" w:hAnsi="Times New Roman" w:cs="Times New Roman"/>
          <w:b/>
          <w:bCs/>
          <w:sz w:val="28"/>
          <w:szCs w:val="28"/>
        </w:rPr>
        <w:t>nforcement</w:t>
      </w:r>
      <w:r w:rsidR="001677CD">
        <w:rPr>
          <w:rFonts w:ascii="Times New Roman" w:hAnsi="Times New Roman" w:cs="Times New Roman"/>
          <w:b/>
          <w:bCs/>
          <w:sz w:val="28"/>
          <w:szCs w:val="28"/>
        </w:rPr>
        <w:t xml:space="preserve"> in the United States</w:t>
      </w:r>
    </w:p>
    <w:p w14:paraId="6205BD96" w14:textId="37EC2559" w:rsidR="00E04930" w:rsidRPr="005A4B13" w:rsidRDefault="00E04930" w:rsidP="0092245D">
      <w:pPr>
        <w:pStyle w:val="ListParagraph"/>
        <w:spacing w:before="60" w:after="60"/>
        <w:contextualSpacing w:val="0"/>
        <w:jc w:val="center"/>
        <w:rPr>
          <w:rFonts w:ascii="Times New Roman" w:hAnsi="Times New Roman" w:cs="Times New Roman"/>
          <w:lang w:val="it-IT"/>
        </w:rPr>
      </w:pPr>
      <w:r w:rsidRPr="005A4B13">
        <w:rPr>
          <w:rFonts w:ascii="Times New Roman" w:hAnsi="Times New Roman" w:cs="Times New Roman"/>
          <w:lang w:val="it-IT"/>
        </w:rPr>
        <w:t>Filippo Lancieri</w:t>
      </w:r>
    </w:p>
    <w:p w14:paraId="3E36DF63" w14:textId="4364BB86" w:rsidR="005E2C9D" w:rsidRPr="005A4B13" w:rsidRDefault="005E2C9D" w:rsidP="0092245D">
      <w:pPr>
        <w:pStyle w:val="ListParagraph"/>
        <w:spacing w:before="60" w:after="60"/>
        <w:contextualSpacing w:val="0"/>
        <w:jc w:val="center"/>
        <w:rPr>
          <w:rFonts w:ascii="Times New Roman" w:hAnsi="Times New Roman" w:cs="Times New Roman"/>
          <w:lang w:val="it-IT"/>
        </w:rPr>
      </w:pPr>
      <w:r w:rsidRPr="005A4B13">
        <w:rPr>
          <w:rFonts w:ascii="Times New Roman" w:hAnsi="Times New Roman" w:cs="Times New Roman"/>
          <w:lang w:val="it-IT"/>
        </w:rPr>
        <w:t xml:space="preserve">Eric </w:t>
      </w:r>
      <w:r w:rsidR="003A606E" w:rsidRPr="005A4B13">
        <w:rPr>
          <w:rFonts w:ascii="Times New Roman" w:hAnsi="Times New Roman" w:cs="Times New Roman"/>
          <w:lang w:val="it-IT"/>
        </w:rPr>
        <w:t xml:space="preserve">A. </w:t>
      </w:r>
      <w:proofErr w:type="spellStart"/>
      <w:r w:rsidRPr="005A4B13">
        <w:rPr>
          <w:rFonts w:ascii="Times New Roman" w:hAnsi="Times New Roman" w:cs="Times New Roman"/>
          <w:lang w:val="it-IT"/>
        </w:rPr>
        <w:t>Posner</w:t>
      </w:r>
      <w:proofErr w:type="spellEnd"/>
    </w:p>
    <w:p w14:paraId="4DE468D3" w14:textId="4EF7F514" w:rsidR="00DF6E31" w:rsidRPr="00DF6E31" w:rsidRDefault="00501F1B" w:rsidP="00DF6E31">
      <w:pPr>
        <w:pStyle w:val="ListParagraph"/>
        <w:spacing w:before="60" w:after="60"/>
        <w:contextualSpacing w:val="0"/>
        <w:jc w:val="center"/>
        <w:rPr>
          <w:rFonts w:ascii="Times New Roman" w:hAnsi="Times New Roman" w:cs="Times New Roman"/>
          <w:lang w:val="it-IT"/>
        </w:rPr>
      </w:pPr>
      <w:r w:rsidRPr="005A4B13">
        <w:rPr>
          <w:rFonts w:ascii="Times New Roman" w:hAnsi="Times New Roman" w:cs="Times New Roman"/>
          <w:lang w:val="it-IT"/>
        </w:rPr>
        <w:t>Luigi Zingales</w:t>
      </w:r>
      <w:r w:rsidR="00313BA9" w:rsidRPr="006C0632">
        <w:rPr>
          <w:rStyle w:val="FootnoteReference"/>
        </w:rPr>
        <w:footnoteReference w:id="1"/>
      </w:r>
    </w:p>
    <w:p w14:paraId="74158060" w14:textId="77777777" w:rsidR="00DF6E31" w:rsidRPr="005A4B13" w:rsidRDefault="00DF6E31" w:rsidP="00501F1B">
      <w:pPr>
        <w:pStyle w:val="ListParagraph"/>
        <w:spacing w:before="60" w:after="60"/>
        <w:contextualSpacing w:val="0"/>
        <w:jc w:val="center"/>
        <w:rPr>
          <w:rFonts w:ascii="Times New Roman" w:hAnsi="Times New Roman" w:cs="Times New Roman"/>
          <w:lang w:val="it-IT"/>
        </w:rPr>
      </w:pPr>
    </w:p>
    <w:p w14:paraId="29BE9288" w14:textId="4B571C6A" w:rsidR="00EB58BC" w:rsidRDefault="00205812" w:rsidP="0092245D">
      <w:pPr>
        <w:pStyle w:val="ListParagraph"/>
        <w:spacing w:before="60" w:after="60"/>
        <w:contextualSpacing w:val="0"/>
        <w:jc w:val="center"/>
        <w:rPr>
          <w:rFonts w:ascii="Times New Roman" w:hAnsi="Times New Roman" w:cs="Times New Roman"/>
        </w:rPr>
      </w:pPr>
      <w:r>
        <w:rPr>
          <w:rFonts w:ascii="Times New Roman" w:hAnsi="Times New Roman" w:cs="Times New Roman"/>
        </w:rPr>
        <w:t xml:space="preserve">January </w:t>
      </w:r>
      <w:r w:rsidR="00D24EF1">
        <w:rPr>
          <w:rFonts w:ascii="Times New Roman" w:hAnsi="Times New Roman" w:cs="Times New Roman"/>
        </w:rPr>
        <w:t>1</w:t>
      </w:r>
      <w:r w:rsidR="00D51D9F">
        <w:rPr>
          <w:rFonts w:ascii="Times New Roman" w:hAnsi="Times New Roman" w:cs="Times New Roman"/>
        </w:rPr>
        <w:t>7</w:t>
      </w:r>
      <w:r w:rsidR="003A606E">
        <w:rPr>
          <w:rFonts w:ascii="Times New Roman" w:hAnsi="Times New Roman" w:cs="Times New Roman"/>
        </w:rPr>
        <w:t>, 202</w:t>
      </w:r>
      <w:r>
        <w:rPr>
          <w:rFonts w:ascii="Times New Roman" w:hAnsi="Times New Roman" w:cs="Times New Roman"/>
        </w:rPr>
        <w:t>2</w:t>
      </w:r>
    </w:p>
    <w:p w14:paraId="271DCA5D" w14:textId="77777777" w:rsidR="003A606E" w:rsidRDefault="003A606E" w:rsidP="0092245D">
      <w:pPr>
        <w:pStyle w:val="ListParagraph"/>
        <w:spacing w:before="60" w:after="60"/>
        <w:contextualSpacing w:val="0"/>
        <w:jc w:val="center"/>
        <w:rPr>
          <w:rFonts w:ascii="Times New Roman" w:hAnsi="Times New Roman" w:cs="Times New Roman"/>
        </w:rPr>
      </w:pPr>
    </w:p>
    <w:p w14:paraId="5471B576" w14:textId="6EF80574" w:rsidR="0093509A" w:rsidRDefault="0093509A" w:rsidP="00D064D5">
      <w:pPr>
        <w:pStyle w:val="ListParagraph"/>
        <w:spacing w:before="60" w:after="60"/>
        <w:ind w:left="576" w:right="576"/>
        <w:contextualSpacing w:val="0"/>
        <w:jc w:val="both"/>
        <w:rPr>
          <w:rFonts w:ascii="Times New Roman" w:hAnsi="Times New Roman" w:cs="Times New Roman"/>
        </w:rPr>
      </w:pPr>
      <w:r>
        <w:rPr>
          <w:rFonts w:ascii="Times New Roman" w:hAnsi="Times New Roman" w:cs="Times New Roman"/>
        </w:rPr>
        <w:t>Antitrust enforcement in the United States has declined since the 1960s. We</w:t>
      </w:r>
      <w:r w:rsidR="00ED2739">
        <w:rPr>
          <w:rFonts w:ascii="Times New Roman" w:hAnsi="Times New Roman" w:cs="Times New Roman"/>
        </w:rPr>
        <w:t xml:space="preserve"> </w:t>
      </w:r>
      <w:r>
        <w:rPr>
          <w:rFonts w:ascii="Times New Roman" w:hAnsi="Times New Roman" w:cs="Times New Roman"/>
        </w:rPr>
        <w:t>investigate the political causes of this decline</w:t>
      </w:r>
      <w:r w:rsidR="00D24EF1">
        <w:rPr>
          <w:rFonts w:ascii="Times New Roman" w:hAnsi="Times New Roman" w:cs="Times New Roman"/>
        </w:rPr>
        <w:t xml:space="preserve"> by looking at </w:t>
      </w:r>
      <w:del w:id="2" w:author="Sima Biondi" w:date="2022-01-19T09:12:00Z">
        <w:r w:rsidR="00D24EF1" w:rsidDel="00660232">
          <w:rPr>
            <w:rFonts w:ascii="Times New Roman" w:hAnsi="Times New Roman" w:cs="Times New Roman"/>
          </w:rPr>
          <w:delText>who made the</w:delText>
        </w:r>
      </w:del>
      <w:ins w:id="3" w:author="Sima Biondi" w:date="2022-01-19T09:12:00Z">
        <w:r w:rsidR="00660232">
          <w:rPr>
            <w:rFonts w:ascii="Times New Roman" w:hAnsi="Times New Roman" w:cs="Times New Roman"/>
          </w:rPr>
          <w:t>its</w:t>
        </w:r>
      </w:ins>
      <w:r w:rsidR="00D24EF1">
        <w:rPr>
          <w:rFonts w:ascii="Times New Roman" w:hAnsi="Times New Roman" w:cs="Times New Roman"/>
        </w:rPr>
        <w:t xml:space="preserve"> crucial decisions</w:t>
      </w:r>
      <w:ins w:id="4" w:author="Sima Biondi" w:date="2022-01-19T09:12:00Z">
        <w:r w:rsidR="00660232">
          <w:rPr>
            <w:rFonts w:ascii="Times New Roman" w:hAnsi="Times New Roman" w:cs="Times New Roman"/>
          </w:rPr>
          <w:t>-makers</w:t>
        </w:r>
      </w:ins>
      <w:r w:rsidR="00D24EF1">
        <w:rPr>
          <w:rFonts w:ascii="Times New Roman" w:hAnsi="Times New Roman" w:cs="Times New Roman"/>
        </w:rPr>
        <w:t xml:space="preserve"> and </w:t>
      </w:r>
      <w:del w:id="5" w:author="Sima Biondi" w:date="2022-01-19T09:12:00Z">
        <w:r w:rsidR="00D24EF1" w:rsidDel="00660232">
          <w:rPr>
            <w:rFonts w:ascii="Times New Roman" w:hAnsi="Times New Roman" w:cs="Times New Roman"/>
          </w:rPr>
          <w:delText>how strong a</w:delText>
        </w:r>
      </w:del>
      <w:ins w:id="6" w:author="Sima Biondi" w:date="2022-01-19T09:12:00Z">
        <w:r w:rsidR="00660232">
          <w:rPr>
            <w:rFonts w:ascii="Times New Roman" w:hAnsi="Times New Roman" w:cs="Times New Roman"/>
          </w:rPr>
          <w:t>the strength of their</w:t>
        </w:r>
      </w:ins>
      <w:r w:rsidR="00D24EF1">
        <w:rPr>
          <w:rFonts w:ascii="Times New Roman" w:hAnsi="Times New Roman" w:cs="Times New Roman"/>
        </w:rPr>
        <w:t xml:space="preserve"> popular mandate</w:t>
      </w:r>
      <w:del w:id="7" w:author="Sima Biondi" w:date="2022-01-19T09:13:00Z">
        <w:r w:rsidR="00D24EF1" w:rsidDel="00660232">
          <w:rPr>
            <w:rFonts w:ascii="Times New Roman" w:hAnsi="Times New Roman" w:cs="Times New Roman"/>
          </w:rPr>
          <w:delText xml:space="preserve"> </w:delText>
        </w:r>
        <w:r w:rsidR="008B4763" w:rsidDel="00660232">
          <w:rPr>
            <w:rFonts w:ascii="Times New Roman" w:hAnsi="Times New Roman" w:cs="Times New Roman"/>
          </w:rPr>
          <w:delText>they had to do so</w:delText>
        </w:r>
      </w:del>
      <w:r w:rsidR="00D24EF1">
        <w:rPr>
          <w:rFonts w:ascii="Times New Roman" w:hAnsi="Times New Roman" w:cs="Times New Roman"/>
        </w:rPr>
        <w:t>.</w:t>
      </w:r>
      <w:r w:rsidR="00D41654">
        <w:rPr>
          <w:rFonts w:ascii="Times New Roman" w:hAnsi="Times New Roman" w:cs="Times New Roman"/>
        </w:rPr>
        <w:t xml:space="preserve"> </w:t>
      </w:r>
      <w:r w:rsidR="008B4763">
        <w:rPr>
          <w:rFonts w:ascii="Times New Roman" w:hAnsi="Times New Roman" w:cs="Times New Roman"/>
        </w:rPr>
        <w:t>Using</w:t>
      </w:r>
      <w:r w:rsidR="00D41654">
        <w:rPr>
          <w:rFonts w:ascii="Times New Roman" w:hAnsi="Times New Roman" w:cs="Times New Roman"/>
        </w:rPr>
        <w:t xml:space="preserve"> a novel framework to understand the determinants of regulatory </w:t>
      </w:r>
      <w:ins w:id="8" w:author="Sima Biondi" w:date="2022-01-19T09:13:00Z">
        <w:r w:rsidR="00660232">
          <w:rPr>
            <w:rFonts w:ascii="Times New Roman" w:hAnsi="Times New Roman" w:cs="Times New Roman"/>
          </w:rPr>
          <w:t xml:space="preserve">[capture] </w:t>
        </w:r>
      </w:ins>
      <w:r w:rsidR="008B4763">
        <w:rPr>
          <w:rFonts w:ascii="Times New Roman" w:hAnsi="Times New Roman" w:cs="Times New Roman"/>
        </w:rPr>
        <w:t>and</w:t>
      </w:r>
      <w:r w:rsidR="00D41654">
        <w:rPr>
          <w:rFonts w:ascii="Times New Roman" w:hAnsi="Times New Roman" w:cs="Times New Roman"/>
        </w:rPr>
        <w:t xml:space="preserve"> several new datasets</w:t>
      </w:r>
      <w:r w:rsidR="008B4763">
        <w:rPr>
          <w:rFonts w:ascii="Times New Roman" w:hAnsi="Times New Roman" w:cs="Times New Roman"/>
        </w:rPr>
        <w:t xml:space="preserve">, we </w:t>
      </w:r>
      <w:r w:rsidR="00D73B12">
        <w:rPr>
          <w:rFonts w:ascii="Times New Roman" w:hAnsi="Times New Roman" w:cs="Times New Roman"/>
        </w:rPr>
        <w:t xml:space="preserve">find </w:t>
      </w:r>
      <w:r>
        <w:rPr>
          <w:rFonts w:ascii="Times New Roman" w:hAnsi="Times New Roman" w:cs="Times New Roman"/>
        </w:rPr>
        <w:t>that</w:t>
      </w:r>
      <w:r w:rsidR="00946E6A">
        <w:rPr>
          <w:rFonts w:ascii="Times New Roman" w:hAnsi="Times New Roman" w:cs="Times New Roman"/>
        </w:rPr>
        <w:t xml:space="preserve"> </w:t>
      </w:r>
      <w:r w:rsidR="00980A18">
        <w:rPr>
          <w:rFonts w:ascii="Times New Roman" w:hAnsi="Times New Roman" w:cs="Times New Roman"/>
        </w:rPr>
        <w:t>there was no public support</w:t>
      </w:r>
      <w:r w:rsidR="005B6ABD">
        <w:rPr>
          <w:rFonts w:ascii="Times New Roman" w:hAnsi="Times New Roman" w:cs="Times New Roman"/>
        </w:rPr>
        <w:t xml:space="preserve"> for</w:t>
      </w:r>
      <w:r w:rsidR="00980A18">
        <w:rPr>
          <w:rFonts w:ascii="Times New Roman" w:hAnsi="Times New Roman" w:cs="Times New Roman"/>
        </w:rPr>
        <w:t xml:space="preserve"> the </w:t>
      </w:r>
      <w:r w:rsidR="005B6ABD">
        <w:rPr>
          <w:rFonts w:ascii="Times New Roman" w:hAnsi="Times New Roman" w:cs="Times New Roman"/>
        </w:rPr>
        <w:t>weakening of</w:t>
      </w:r>
      <w:r w:rsidR="00D24EF1">
        <w:rPr>
          <w:rFonts w:ascii="Times New Roman" w:hAnsi="Times New Roman" w:cs="Times New Roman"/>
        </w:rPr>
        <w:t xml:space="preserve"> antitrust enforcement</w:t>
      </w:r>
      <w:ins w:id="9" w:author="Sima Biondi" w:date="2022-01-19T09:13:00Z">
        <w:r w:rsidR="00660232">
          <w:rPr>
            <w:rFonts w:ascii="Times New Roman" w:hAnsi="Times New Roman" w:cs="Times New Roman"/>
          </w:rPr>
          <w:t>;</w:t>
        </w:r>
      </w:ins>
      <w:del w:id="10" w:author="Sima Biondi" w:date="2022-01-19T09:13:00Z">
        <w:r w:rsidR="00D24EF1" w:rsidDel="00660232">
          <w:rPr>
            <w:rFonts w:ascii="Times New Roman" w:hAnsi="Times New Roman" w:cs="Times New Roman"/>
          </w:rPr>
          <w:delText>:</w:delText>
        </w:r>
      </w:del>
      <w:r w:rsidR="00D24EF1">
        <w:rPr>
          <w:rFonts w:ascii="Times New Roman" w:hAnsi="Times New Roman" w:cs="Times New Roman"/>
        </w:rPr>
        <w:t xml:space="preserve"> </w:t>
      </w:r>
      <w:r w:rsidR="00980A18">
        <w:rPr>
          <w:rFonts w:ascii="Times New Roman" w:hAnsi="Times New Roman" w:cs="Times New Roman"/>
        </w:rPr>
        <w:t xml:space="preserve">it was a </w:t>
      </w:r>
      <w:r w:rsidR="00D24EF1">
        <w:rPr>
          <w:rFonts w:ascii="Times New Roman" w:hAnsi="Times New Roman" w:cs="Times New Roman"/>
        </w:rPr>
        <w:t xml:space="preserve">collection of </w:t>
      </w:r>
      <w:r w:rsidR="00980A18">
        <w:rPr>
          <w:rFonts w:ascii="Times New Roman" w:hAnsi="Times New Roman" w:cs="Times New Roman"/>
        </w:rPr>
        <w:t>technocratic decision</w:t>
      </w:r>
      <w:r w:rsidR="00D24EF1">
        <w:rPr>
          <w:rFonts w:ascii="Times New Roman" w:hAnsi="Times New Roman" w:cs="Times New Roman"/>
        </w:rPr>
        <w:t>s</w:t>
      </w:r>
      <w:r w:rsidR="00980A18">
        <w:rPr>
          <w:rFonts w:ascii="Times New Roman" w:hAnsi="Times New Roman" w:cs="Times New Roman"/>
        </w:rPr>
        <w:t xml:space="preserve"> </w:t>
      </w:r>
      <w:r w:rsidR="005B6ABD">
        <w:rPr>
          <w:rFonts w:ascii="Times New Roman" w:hAnsi="Times New Roman" w:cs="Times New Roman"/>
        </w:rPr>
        <w:t>made</w:t>
      </w:r>
      <w:r w:rsidR="00980A18">
        <w:rPr>
          <w:rFonts w:ascii="Times New Roman" w:hAnsi="Times New Roman" w:cs="Times New Roman"/>
        </w:rPr>
        <w:t xml:space="preserve"> </w:t>
      </w:r>
      <w:r w:rsidR="00D24EF1">
        <w:rPr>
          <w:rFonts w:ascii="Times New Roman" w:hAnsi="Times New Roman" w:cs="Times New Roman"/>
        </w:rPr>
        <w:t>in the least politically accountable ways</w:t>
      </w:r>
      <w:r w:rsidR="008B4763">
        <w:rPr>
          <w:rFonts w:ascii="Times New Roman" w:hAnsi="Times New Roman" w:cs="Times New Roman"/>
        </w:rPr>
        <w:t>, mostly by regulators and judges</w:t>
      </w:r>
      <w:r w:rsidR="00FA0D17">
        <w:rPr>
          <w:rFonts w:ascii="Times New Roman" w:hAnsi="Times New Roman" w:cs="Times New Roman"/>
        </w:rPr>
        <w:t>.</w:t>
      </w:r>
      <w:r w:rsidR="008B4763">
        <w:rPr>
          <w:rFonts w:ascii="Times New Roman" w:hAnsi="Times New Roman" w:cs="Times New Roman"/>
        </w:rPr>
        <w:t xml:space="preserve"> Behind the scenes, big business played a major role in influencing these agents; but </w:t>
      </w:r>
      <w:r w:rsidR="00C743F6">
        <w:rPr>
          <w:rFonts w:ascii="Times New Roman" w:hAnsi="Times New Roman" w:cs="Times New Roman"/>
        </w:rPr>
        <w:t xml:space="preserve">other </w:t>
      </w:r>
      <w:r w:rsidR="008B4763">
        <w:rPr>
          <w:rFonts w:ascii="Times New Roman" w:hAnsi="Times New Roman" w:cs="Times New Roman"/>
        </w:rPr>
        <w:t xml:space="preserve">factors (like the increase in </w:t>
      </w:r>
      <w:r w:rsidR="00FB00B8">
        <w:rPr>
          <w:rFonts w:ascii="Times New Roman" w:hAnsi="Times New Roman" w:cs="Times New Roman"/>
        </w:rPr>
        <w:t>private sector</w:t>
      </w:r>
      <w:r w:rsidR="008B4763">
        <w:rPr>
          <w:rFonts w:ascii="Times New Roman" w:hAnsi="Times New Roman" w:cs="Times New Roman"/>
        </w:rPr>
        <w:t xml:space="preserve"> pay) and intellectual currents mattered as well.</w:t>
      </w:r>
    </w:p>
    <w:p w14:paraId="0F4EFBA9" w14:textId="3CE8D048" w:rsidR="00EB58BC" w:rsidRDefault="00EB58BC" w:rsidP="0092245D">
      <w:pPr>
        <w:pStyle w:val="ListParagraph"/>
        <w:spacing w:before="60" w:after="60"/>
        <w:contextualSpacing w:val="0"/>
        <w:jc w:val="center"/>
        <w:rPr>
          <w:rFonts w:ascii="Times New Roman" w:hAnsi="Times New Roman" w:cs="Times New Roman"/>
        </w:rPr>
      </w:pPr>
    </w:p>
    <w:p w14:paraId="5A5B18BC" w14:textId="77777777" w:rsidR="00BA0B5B" w:rsidRDefault="00BA0B5B" w:rsidP="00BA0B5B">
      <w:pPr>
        <w:pStyle w:val="Heading1"/>
      </w:pPr>
      <w:r>
        <w:t>Introduction</w:t>
      </w:r>
    </w:p>
    <w:p w14:paraId="73D0CBC5" w14:textId="6FA3A2B6"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There is a growing consensus among economists that U</w:t>
      </w:r>
      <w:ins w:id="11" w:author="Sima Biondi" w:date="2022-01-19T09:13:00Z">
        <w:r w:rsidR="00660232">
          <w:rPr>
            <w:rFonts w:ascii="Times New Roman" w:hAnsi="Times New Roman" w:cs="Times New Roman"/>
          </w:rPr>
          <w:t>.</w:t>
        </w:r>
      </w:ins>
      <w:r>
        <w:rPr>
          <w:rFonts w:ascii="Times New Roman" w:hAnsi="Times New Roman" w:cs="Times New Roman"/>
        </w:rPr>
        <w:t>S</w:t>
      </w:r>
      <w:ins w:id="12" w:author="Sima Biondi" w:date="2022-01-19T09:13:00Z">
        <w:r w:rsidR="00660232">
          <w:rPr>
            <w:rFonts w:ascii="Times New Roman" w:hAnsi="Times New Roman" w:cs="Times New Roman"/>
          </w:rPr>
          <w:t>.</w:t>
        </w:r>
      </w:ins>
      <w:r>
        <w:rPr>
          <w:rFonts w:ascii="Times New Roman" w:hAnsi="Times New Roman" w:cs="Times New Roman"/>
        </w:rPr>
        <w:t xml:space="preserve"> industries have become less competitive in the last 50 years. There is less consensus, however, on the cause. Some blame technology, others a decline in antitrust enforcement. Indeed, there is evidence that antitrust enforcement, whether through actions by the Federal Trade Commission (“FTC”) and the Antitrust Division of the Department of Justice (“DOJ”) or through private litigation, has decreased over time. We focus on the enforcement theory, and after documenting the decline in enforcement, discuss why the decline took place. </w:t>
      </w:r>
    </w:p>
    <w:p w14:paraId="2C263EDA" w14:textId="75ECD999"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The conventional wisdom is that an intellectual movement in economics that began at the University of Chicago, and</w:t>
      </w:r>
      <w:ins w:id="13" w:author="Sima Biondi" w:date="2022-01-19T09:14:00Z">
        <w:r w:rsidR="00660232">
          <w:rPr>
            <w:rFonts w:ascii="Times New Roman" w:hAnsi="Times New Roman" w:cs="Times New Roman"/>
          </w:rPr>
          <w:t xml:space="preserve">  [later]</w:t>
        </w:r>
      </w:ins>
      <w:r>
        <w:rPr>
          <w:rFonts w:ascii="Times New Roman" w:hAnsi="Times New Roman" w:cs="Times New Roman"/>
        </w:rPr>
        <w:t xml:space="preserve"> spread to other universities like Harvard, revolutionized antitrust law by injecting a high degree of skepticism into antitrust analysis.</w:t>
      </w:r>
      <w:r w:rsidRPr="006C0632">
        <w:rPr>
          <w:rStyle w:val="FootnoteReference"/>
        </w:rPr>
        <w:footnoteReference w:id="2"/>
      </w:r>
      <w:r>
        <w:rPr>
          <w:rFonts w:ascii="Times New Roman" w:hAnsi="Times New Roman" w:cs="Times New Roman"/>
        </w:rPr>
        <w:t xml:space="preserve"> Leading figures in </w:t>
      </w:r>
      <w:r>
        <w:rPr>
          <w:rFonts w:ascii="Times New Roman" w:hAnsi="Times New Roman" w:cs="Times New Roman"/>
        </w:rPr>
        <w:lastRenderedPageBreak/>
        <w:t>this movement eventually persuaded the antitrust community that prevailing antitrust law was too restrictive, and that enforcement was often unnecessary and even counterproductive.</w:t>
      </w:r>
      <w:r w:rsidRPr="006C0632">
        <w:rPr>
          <w:rStyle w:val="FootnoteReference"/>
        </w:rPr>
        <w:footnoteReference w:id="3"/>
      </w:r>
      <w:r>
        <w:rPr>
          <w:rFonts w:ascii="Times New Roman" w:hAnsi="Times New Roman" w:cs="Times New Roman"/>
        </w:rPr>
        <w:t xml:space="preserve"> This explanation </w:t>
      </w:r>
      <w:ins w:id="14" w:author="Sima Biondi" w:date="2022-01-19T09:14:00Z">
        <w:r w:rsidR="00660232">
          <w:rPr>
            <w:rFonts w:ascii="Times New Roman" w:hAnsi="Times New Roman" w:cs="Times New Roman"/>
          </w:rPr>
          <w:t>[of the d</w:t>
        </w:r>
      </w:ins>
      <w:ins w:id="15" w:author="Sima Biondi" w:date="2022-01-19T09:15:00Z">
        <w:r w:rsidR="00660232">
          <w:rPr>
            <w:rFonts w:ascii="Times New Roman" w:hAnsi="Times New Roman" w:cs="Times New Roman"/>
          </w:rPr>
          <w:t>ecline in antitrust enforcement</w:t>
        </w:r>
      </w:ins>
      <w:ins w:id="16" w:author="Sima Biondi" w:date="2022-01-19T09:14:00Z">
        <w:r w:rsidR="00660232">
          <w:rPr>
            <w:rFonts w:ascii="Times New Roman" w:hAnsi="Times New Roman" w:cs="Times New Roman"/>
          </w:rPr>
          <w:t>]</w:t>
        </w:r>
      </w:ins>
      <w:ins w:id="17" w:author="Sima Biondi" w:date="2022-01-19T09:15:00Z">
        <w:r w:rsidR="00660232">
          <w:rPr>
            <w:rFonts w:ascii="Times New Roman" w:hAnsi="Times New Roman" w:cs="Times New Roman"/>
          </w:rPr>
          <w:t xml:space="preserve"> </w:t>
        </w:r>
      </w:ins>
      <w:r>
        <w:rPr>
          <w:rFonts w:ascii="Times New Roman" w:hAnsi="Times New Roman" w:cs="Times New Roman"/>
        </w:rPr>
        <w:t>assumes that ideas drive political change, ignoring any political economy consideration. By contrast, we focus on politics, starting with the observation that there is growing evidence that the policy of reduced antitrust enforcement was not neutral from a distributional point of view.</w:t>
      </w:r>
      <w:r w:rsidRPr="006C0632">
        <w:rPr>
          <w:rStyle w:val="FootnoteReference"/>
        </w:rPr>
        <w:footnoteReference w:id="4"/>
      </w:r>
      <w:r>
        <w:rPr>
          <w:rFonts w:ascii="Times New Roman" w:hAnsi="Times New Roman" w:cs="Times New Roman"/>
        </w:rPr>
        <w:t xml:space="preserve"> In this paper, we study how political economy considerations drove the evolution of U</w:t>
      </w:r>
      <w:ins w:id="18" w:author="Sima Biondi" w:date="2022-01-19T09:15:00Z">
        <w:r w:rsidR="00660232">
          <w:rPr>
            <w:rFonts w:ascii="Times New Roman" w:hAnsi="Times New Roman" w:cs="Times New Roman"/>
          </w:rPr>
          <w:t>.</w:t>
        </w:r>
      </w:ins>
      <w:r>
        <w:rPr>
          <w:rFonts w:ascii="Times New Roman" w:hAnsi="Times New Roman" w:cs="Times New Roman"/>
        </w:rPr>
        <w:t>S</w:t>
      </w:r>
      <w:ins w:id="19" w:author="Sima Biondi" w:date="2022-01-19T09:15:00Z">
        <w:r w:rsidR="00660232">
          <w:rPr>
            <w:rFonts w:ascii="Times New Roman" w:hAnsi="Times New Roman" w:cs="Times New Roman"/>
          </w:rPr>
          <w:t>.</w:t>
        </w:r>
      </w:ins>
      <w:r>
        <w:rPr>
          <w:rFonts w:ascii="Times New Roman" w:hAnsi="Times New Roman" w:cs="Times New Roman"/>
        </w:rPr>
        <w:t xml:space="preserve"> antitrust enforcement in the last seventy years.   </w:t>
      </w:r>
    </w:p>
    <w:p w14:paraId="5245F574" w14:textId="1A64CB67"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 xml:space="preserve">It is tempting to argue that the decline of antitrust enforcement is due to the influence of business. But a simple theory that business gets what it wants is obviously inadequate. Business has always been powerful in the United States, while the enforcement of antitrust law has waxed and waned at various times. Moreover, businesses have different attitudes about antitrust law: some (especially small companies or new entrants) support it, or at least take advantage of it, as Netscape did against Microsoft, and Yelp and Epic are doing now against Google and Apple. Large businesses, however, generally oppose antitrust law, as it can be an impediment to their own growth. Meanwhile, </w:t>
      </w:r>
      <w:del w:id="20" w:author="Sima Biondi" w:date="2022-01-19T09:15:00Z">
        <w:r w:rsidDel="00660232">
          <w:rPr>
            <w:rFonts w:ascii="Times New Roman" w:hAnsi="Times New Roman" w:cs="Times New Roman"/>
          </w:rPr>
          <w:delText xml:space="preserve">the </w:delText>
        </w:r>
      </w:del>
      <w:r>
        <w:rPr>
          <w:rFonts w:ascii="Times New Roman" w:hAnsi="Times New Roman" w:cs="Times New Roman"/>
        </w:rPr>
        <w:t>public support for antitrust has fluctuated. Enthusiasm about antitrust law, driven by hostility toward monopoly and concentrated capital, prevailed in the late nineteenth and early twentieth centuries; at other times, the public has seemed indifferent to antitrust.</w:t>
      </w:r>
      <w:r w:rsidRPr="006C0632">
        <w:rPr>
          <w:rStyle w:val="FootnoteReference"/>
        </w:rPr>
        <w:footnoteReference w:id="5"/>
      </w:r>
      <w:r>
        <w:rPr>
          <w:rFonts w:ascii="Times New Roman" w:hAnsi="Times New Roman" w:cs="Times New Roman"/>
        </w:rPr>
        <w:t xml:space="preserve"> As a result, the explanation for the decline of antitrust enforcement is unavoidably complex. </w:t>
      </w:r>
    </w:p>
    <w:p w14:paraId="60E64F2F" w14:textId="56869A03"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 xml:space="preserve">Our starting point for understanding </w:t>
      </w:r>
      <w:ins w:id="21" w:author="Sima Biondi" w:date="2022-01-19T09:15:00Z">
        <w:r w:rsidR="00660232">
          <w:rPr>
            <w:rFonts w:ascii="Times New Roman" w:hAnsi="Times New Roman" w:cs="Times New Roman"/>
          </w:rPr>
          <w:t xml:space="preserve">the </w:t>
        </w:r>
      </w:ins>
      <w:r>
        <w:rPr>
          <w:rFonts w:ascii="Times New Roman" w:hAnsi="Times New Roman" w:cs="Times New Roman"/>
        </w:rPr>
        <w:t>decline of antitrust is the admittedly stylized premise that when policy is made with a high degree of public awareness through democratically accountable officials, the policy is likely to advance public values and the public interest. In the U.S. system, the most democratically accountable officials are the members of Congress and the President. While they are, of course, influenced by interest groups like business, we assume that interest group influence is not complete</w:t>
      </w:r>
      <w:ins w:id="22" w:author="Sima Biondi" w:date="2022-01-19T09:18:00Z">
        <w:r w:rsidR="00660232">
          <w:rPr>
            <w:rFonts w:ascii="Times New Roman" w:hAnsi="Times New Roman" w:cs="Times New Roman"/>
          </w:rPr>
          <w:t>,</w:t>
        </w:r>
      </w:ins>
      <w:del w:id="23" w:author="Sima Biondi" w:date="2022-01-19T09:18:00Z">
        <w:r w:rsidDel="00660232">
          <w:rPr>
            <w:rFonts w:ascii="Times New Roman" w:hAnsi="Times New Roman" w:cs="Times New Roman"/>
          </w:rPr>
          <w:delText>;</w:delText>
        </w:r>
      </w:del>
      <w:r>
        <w:rPr>
          <w:rFonts w:ascii="Times New Roman" w:hAnsi="Times New Roman" w:cs="Times New Roman"/>
        </w:rPr>
        <w:t xml:space="preserve"> that it must overcome the influence of voters</w:t>
      </w:r>
      <w:ins w:id="24" w:author="Sima Biondi" w:date="2022-01-19T09:18:00Z">
        <w:r w:rsidR="00660232">
          <w:rPr>
            <w:rFonts w:ascii="Times New Roman" w:hAnsi="Times New Roman" w:cs="Times New Roman"/>
          </w:rPr>
          <w:t>,</w:t>
        </w:r>
      </w:ins>
      <w:del w:id="25" w:author="Sima Biondi" w:date="2022-01-19T09:18:00Z">
        <w:r w:rsidDel="00660232">
          <w:rPr>
            <w:rFonts w:ascii="Times New Roman" w:hAnsi="Times New Roman" w:cs="Times New Roman"/>
          </w:rPr>
          <w:delText>;</w:delText>
        </w:r>
      </w:del>
      <w:r>
        <w:rPr>
          <w:rFonts w:ascii="Times New Roman" w:hAnsi="Times New Roman" w:cs="Times New Roman"/>
        </w:rPr>
        <w:t xml:space="preserve"> and that the influence of voters is greatest when the policy in question has the attention of the public.</w:t>
      </w:r>
    </w:p>
    <w:p w14:paraId="7E78BB6D" w14:textId="60CEB2C9"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Elected officials appoint and confirm judges and top regulators</w:t>
      </w:r>
      <w:ins w:id="26" w:author="Sima Biondi" w:date="2022-01-19T09:18:00Z">
        <w:r w:rsidR="00660232">
          <w:rPr>
            <w:rFonts w:ascii="Times New Roman" w:hAnsi="Times New Roman" w:cs="Times New Roman"/>
          </w:rPr>
          <w:t>,</w:t>
        </w:r>
      </w:ins>
      <w:r>
        <w:rPr>
          <w:rFonts w:ascii="Times New Roman" w:hAnsi="Times New Roman" w:cs="Times New Roman"/>
        </w:rPr>
        <w:t xml:space="preserve"> and</w:t>
      </w:r>
      <w:del w:id="27" w:author="Sima Biondi" w:date="2022-01-19T09:18:00Z">
        <w:r w:rsidDel="00660232">
          <w:rPr>
            <w:rFonts w:ascii="Times New Roman" w:hAnsi="Times New Roman" w:cs="Times New Roman"/>
          </w:rPr>
          <w:delText>,</w:delText>
        </w:r>
      </w:del>
      <w:r>
        <w:rPr>
          <w:rFonts w:ascii="Times New Roman" w:hAnsi="Times New Roman" w:cs="Times New Roman"/>
        </w:rPr>
        <w:t xml:space="preserve"> in the case</w:t>
      </w:r>
      <w:del w:id="28" w:author="Sima Biondi" w:date="2022-01-19T09:18:00Z">
        <w:r w:rsidDel="00660232">
          <w:rPr>
            <w:rFonts w:ascii="Times New Roman" w:hAnsi="Times New Roman" w:cs="Times New Roman"/>
          </w:rPr>
          <w:delText>s</w:delText>
        </w:r>
      </w:del>
      <w:r>
        <w:rPr>
          <w:rFonts w:ascii="Times New Roman" w:hAnsi="Times New Roman" w:cs="Times New Roman"/>
        </w:rPr>
        <w:t xml:space="preserve"> of most regulators, the president can fire them. Elected officials can also exert influence on judges and </w:t>
      </w:r>
      <w:r>
        <w:rPr>
          <w:rFonts w:ascii="Times New Roman" w:hAnsi="Times New Roman" w:cs="Times New Roman"/>
        </w:rPr>
        <w:lastRenderedPageBreak/>
        <w:t>regulators by controlling budgets and jurisdiction. But we assume that judges and regulators enjoy some degree of autonomy from both the political class and the public, which they can use for good or ill. We also assume that regulators and judges face more complex incentives than elected officials do—for example, incentives arising from economic opportunities after their term is completed. We use this simple framework to organize our description of the decline of antitrust enforcement. Part I summarizes the data on the decline of U</w:t>
      </w:r>
      <w:ins w:id="29" w:author="Sima Biondi" w:date="2022-01-19T09:19:00Z">
        <w:r w:rsidR="00660232">
          <w:rPr>
            <w:rFonts w:ascii="Times New Roman" w:hAnsi="Times New Roman" w:cs="Times New Roman"/>
          </w:rPr>
          <w:t>.</w:t>
        </w:r>
      </w:ins>
      <w:r>
        <w:rPr>
          <w:rFonts w:ascii="Times New Roman" w:hAnsi="Times New Roman" w:cs="Times New Roman"/>
        </w:rPr>
        <w:t>S</w:t>
      </w:r>
      <w:ins w:id="30" w:author="Sima Biondi" w:date="2022-01-19T09:19:00Z">
        <w:r w:rsidR="00660232">
          <w:rPr>
            <w:rFonts w:ascii="Times New Roman" w:hAnsi="Times New Roman" w:cs="Times New Roman"/>
          </w:rPr>
          <w:t>.</w:t>
        </w:r>
      </w:ins>
      <w:r>
        <w:rPr>
          <w:rFonts w:ascii="Times New Roman" w:hAnsi="Times New Roman" w:cs="Times New Roman"/>
        </w:rPr>
        <w:t xml:space="preserve"> antitrust enforcement and associated winners, </w:t>
      </w:r>
      <w:ins w:id="31" w:author="Sima Biondi" w:date="2022-01-19T09:19:00Z">
        <w:r w:rsidR="00660232">
          <w:rPr>
            <w:rFonts w:ascii="Times New Roman" w:hAnsi="Times New Roman" w:cs="Times New Roman"/>
          </w:rPr>
          <w:t xml:space="preserve">and </w:t>
        </w:r>
      </w:ins>
      <w:r>
        <w:rPr>
          <w:rFonts w:ascii="Times New Roman" w:hAnsi="Times New Roman" w:cs="Times New Roman"/>
        </w:rPr>
        <w:t>Part II describes our theory.</w:t>
      </w:r>
    </w:p>
    <w:p w14:paraId="78BB4060" w14:textId="15B3647B"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Part III, an empirical section, relies on various sources of data that can help us grasp the motivations behind the changes in U</w:t>
      </w:r>
      <w:ins w:id="32" w:author="Sima Biondi" w:date="2022-01-19T09:20:00Z">
        <w:r w:rsidR="00563FC0">
          <w:rPr>
            <w:rFonts w:ascii="Times New Roman" w:hAnsi="Times New Roman" w:cs="Times New Roman"/>
          </w:rPr>
          <w:t>.</w:t>
        </w:r>
      </w:ins>
      <w:r>
        <w:rPr>
          <w:rFonts w:ascii="Times New Roman" w:hAnsi="Times New Roman" w:cs="Times New Roman"/>
        </w:rPr>
        <w:t>S</w:t>
      </w:r>
      <w:ins w:id="33" w:author="Sima Biondi" w:date="2022-01-19T09:20:00Z">
        <w:r w:rsidR="00563FC0">
          <w:rPr>
            <w:rFonts w:ascii="Times New Roman" w:hAnsi="Times New Roman" w:cs="Times New Roman"/>
          </w:rPr>
          <w:t>.</w:t>
        </w:r>
      </w:ins>
      <w:r>
        <w:rPr>
          <w:rFonts w:ascii="Times New Roman" w:hAnsi="Times New Roman" w:cs="Times New Roman"/>
        </w:rPr>
        <w:t xml:space="preserve"> civil antitrust enforcement over the past decades. Part III.A. focuses on </w:t>
      </w:r>
      <w:proofErr w:type="gramStart"/>
      <w:r>
        <w:rPr>
          <w:rFonts w:ascii="Times New Roman" w:hAnsi="Times New Roman" w:cs="Times New Roman"/>
        </w:rPr>
        <w:t>actors</w:t>
      </w:r>
      <w:proofErr w:type="gramEnd"/>
      <w:r>
        <w:rPr>
          <w:rFonts w:ascii="Times New Roman" w:hAnsi="Times New Roman" w:cs="Times New Roman"/>
        </w:rPr>
        <w:t xml:space="preserve"> subject to direct democratic accountability: the President and Congress. We find that antitrust considerations were present in high-level political agendas until the Carter administration. After Carter</w:t>
      </w:r>
      <w:r w:rsidR="008B4763">
        <w:rPr>
          <w:rFonts w:ascii="Times New Roman" w:hAnsi="Times New Roman" w:cs="Times New Roman"/>
        </w:rPr>
        <w:t>,</w:t>
      </w:r>
      <w:r>
        <w:rPr>
          <w:rFonts w:ascii="Times New Roman" w:hAnsi="Times New Roman" w:cs="Times New Roman"/>
        </w:rPr>
        <w:t xml:space="preserve"> concerns around monopoly and antitrust enforcement all but vanished </w:t>
      </w:r>
      <w:r w:rsidR="008B4763">
        <w:rPr>
          <w:rFonts w:ascii="Times New Roman" w:hAnsi="Times New Roman" w:cs="Times New Roman"/>
        </w:rPr>
        <w:t>from public debate</w:t>
      </w:r>
      <w:r>
        <w:rPr>
          <w:rFonts w:ascii="Times New Roman" w:hAnsi="Times New Roman" w:cs="Times New Roman"/>
        </w:rPr>
        <w:t>. Part III.B then explores the mechanisms employed in the weakening of U</w:t>
      </w:r>
      <w:ins w:id="34" w:author="Sima Biondi" w:date="2022-01-19T09:20:00Z">
        <w:r w:rsidR="00563FC0">
          <w:rPr>
            <w:rFonts w:ascii="Times New Roman" w:hAnsi="Times New Roman" w:cs="Times New Roman"/>
          </w:rPr>
          <w:t>.</w:t>
        </w:r>
      </w:ins>
      <w:r>
        <w:rPr>
          <w:rFonts w:ascii="Times New Roman" w:hAnsi="Times New Roman" w:cs="Times New Roman"/>
        </w:rPr>
        <w:t>S</w:t>
      </w:r>
      <w:ins w:id="35" w:author="Sima Biondi" w:date="2022-01-19T09:20:00Z">
        <w:r w:rsidR="00563FC0">
          <w:rPr>
            <w:rFonts w:ascii="Times New Roman" w:hAnsi="Times New Roman" w:cs="Times New Roman"/>
          </w:rPr>
          <w:t>.</w:t>
        </w:r>
      </w:ins>
      <w:r>
        <w:rPr>
          <w:rFonts w:ascii="Times New Roman" w:hAnsi="Times New Roman" w:cs="Times New Roman"/>
        </w:rPr>
        <w:t xml:space="preserve"> antitrust enforcement </w:t>
      </w:r>
      <w:r w:rsidRPr="00E20D66">
        <w:rPr>
          <w:rFonts w:ascii="Times New Roman" w:hAnsi="Times New Roman" w:cs="Times New Roman"/>
        </w:rPr>
        <w:t>over the past decades.</w:t>
      </w:r>
      <w:r>
        <w:rPr>
          <w:rFonts w:ascii="Times New Roman" w:hAnsi="Times New Roman" w:cs="Times New Roman"/>
        </w:rPr>
        <w:t xml:space="preserve"> It outlines the key role played by regulators and courts in weakening enforcement. </w:t>
      </w:r>
    </w:p>
    <w:p w14:paraId="42A1A5C6" w14:textId="20C558B7"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 xml:space="preserve">Part IV </w:t>
      </w:r>
      <w:r w:rsidR="008B4763">
        <w:rPr>
          <w:rFonts w:ascii="Times New Roman" w:hAnsi="Times New Roman" w:cs="Times New Roman"/>
        </w:rPr>
        <w:t xml:space="preserve">addresses </w:t>
      </w:r>
      <w:r>
        <w:rPr>
          <w:rFonts w:ascii="Times New Roman" w:hAnsi="Times New Roman" w:cs="Times New Roman"/>
        </w:rPr>
        <w:t xml:space="preserve">our motivating question by bringing together our theoretical framework from Part II and the data from Part III. </w:t>
      </w:r>
      <w:r w:rsidR="008B4763">
        <w:rPr>
          <w:rFonts w:ascii="Times New Roman" w:hAnsi="Times New Roman" w:cs="Times New Roman"/>
        </w:rPr>
        <w:t>We argue that the decline of antitrust enforcement</w:t>
      </w:r>
      <w:r>
        <w:rPr>
          <w:rFonts w:ascii="Times New Roman" w:hAnsi="Times New Roman" w:cs="Times New Roman"/>
        </w:rPr>
        <w:t xml:space="preserve"> was not the result of democratic will—rather, it </w:t>
      </w:r>
      <w:r w:rsidR="0036153E">
        <w:rPr>
          <w:rFonts w:ascii="Times New Roman" w:hAnsi="Times New Roman" w:cs="Times New Roman"/>
        </w:rPr>
        <w:t xml:space="preserve">(at least partially) </w:t>
      </w:r>
      <w:r>
        <w:rPr>
          <w:rFonts w:ascii="Times New Roman" w:hAnsi="Times New Roman" w:cs="Times New Roman"/>
        </w:rPr>
        <w:t xml:space="preserve">reflects the influence of </w:t>
      </w:r>
      <w:r w:rsidR="008B4763">
        <w:rPr>
          <w:rFonts w:ascii="Times New Roman" w:hAnsi="Times New Roman" w:cs="Times New Roman"/>
        </w:rPr>
        <w:t>business on regulators and judicial appointments in an intellectual and economic environment that favored the interests of business</w:t>
      </w:r>
      <w:r>
        <w:rPr>
          <w:rFonts w:ascii="Times New Roman" w:hAnsi="Times New Roman" w:cs="Times New Roman"/>
        </w:rPr>
        <w:t>. A brief conclusion follows.</w:t>
      </w:r>
    </w:p>
    <w:p w14:paraId="4E61835B" w14:textId="77777777" w:rsidR="00BA0B5B" w:rsidRPr="004A094F" w:rsidRDefault="00BA0B5B" w:rsidP="00BA0B5B">
      <w:pPr>
        <w:pStyle w:val="Heading1"/>
        <w:rPr>
          <w:rFonts w:ascii="Times New Roman" w:hAnsi="Times New Roman" w:cs="Times New Roman"/>
        </w:rPr>
      </w:pPr>
      <w:r w:rsidRPr="004A094F">
        <w:rPr>
          <w:rFonts w:ascii="Times New Roman" w:hAnsi="Times New Roman" w:cs="Times New Roman"/>
        </w:rPr>
        <w:t>Part I: The Decline of U.S. Antitrust Enforcement and its winners</w:t>
      </w:r>
    </w:p>
    <w:p w14:paraId="0DF91F84" w14:textId="6C0D3C74" w:rsidR="00BA0B5B" w:rsidRDefault="00BA0B5B" w:rsidP="00BA0B5B">
      <w:pPr>
        <w:spacing w:before="100" w:after="100"/>
        <w:ind w:firstLine="630"/>
        <w:jc w:val="both"/>
        <w:rPr>
          <w:rFonts w:ascii="Times New Roman" w:hAnsi="Times New Roman" w:cs="Times New Roman"/>
        </w:rPr>
      </w:pPr>
      <w:r w:rsidRPr="00CD1A85">
        <w:rPr>
          <w:rFonts w:ascii="Times New Roman" w:hAnsi="Times New Roman" w:cs="Times New Roman"/>
        </w:rPr>
        <w:t>U</w:t>
      </w:r>
      <w:ins w:id="36" w:author="Sima Biondi" w:date="2022-01-19T09:20:00Z">
        <w:r w:rsidR="00563FC0">
          <w:rPr>
            <w:rFonts w:ascii="Times New Roman" w:hAnsi="Times New Roman" w:cs="Times New Roman"/>
          </w:rPr>
          <w:t>.</w:t>
        </w:r>
      </w:ins>
      <w:r w:rsidRPr="00CD1A85">
        <w:rPr>
          <w:rFonts w:ascii="Times New Roman" w:hAnsi="Times New Roman" w:cs="Times New Roman"/>
        </w:rPr>
        <w:t>S</w:t>
      </w:r>
      <w:ins w:id="37" w:author="Sima Biondi" w:date="2022-01-19T09:20:00Z">
        <w:r w:rsidR="00563FC0">
          <w:rPr>
            <w:rFonts w:ascii="Times New Roman" w:hAnsi="Times New Roman" w:cs="Times New Roman"/>
          </w:rPr>
          <w:t>.</w:t>
        </w:r>
      </w:ins>
      <w:r w:rsidRPr="00CD1A85">
        <w:rPr>
          <w:rFonts w:ascii="Times New Roman" w:hAnsi="Times New Roman" w:cs="Times New Roman"/>
        </w:rPr>
        <w:t xml:space="preserve"> </w:t>
      </w:r>
      <w:r>
        <w:rPr>
          <w:rFonts w:ascii="Times New Roman" w:hAnsi="Times New Roman" w:cs="Times New Roman"/>
        </w:rPr>
        <w:t xml:space="preserve">civil </w:t>
      </w:r>
      <w:r w:rsidRPr="00CD1A85">
        <w:rPr>
          <w:rFonts w:ascii="Times New Roman" w:hAnsi="Times New Roman" w:cs="Times New Roman"/>
        </w:rPr>
        <w:t xml:space="preserve">antitrust enforcement has significantly weakened </w:t>
      </w:r>
      <w:r>
        <w:rPr>
          <w:rFonts w:ascii="Times New Roman" w:hAnsi="Times New Roman" w:cs="Times New Roman"/>
        </w:rPr>
        <w:t xml:space="preserve">over </w:t>
      </w:r>
      <w:r w:rsidRPr="00CD1A85">
        <w:rPr>
          <w:rFonts w:ascii="Times New Roman" w:hAnsi="Times New Roman" w:cs="Times New Roman"/>
        </w:rPr>
        <w:t>the past decades</w:t>
      </w:r>
      <w:r>
        <w:rPr>
          <w:rFonts w:ascii="Times New Roman" w:hAnsi="Times New Roman" w:cs="Times New Roman"/>
        </w:rPr>
        <w:t xml:space="preserve">. </w:t>
      </w:r>
      <w:proofErr w:type="spellStart"/>
      <w:r>
        <w:rPr>
          <w:rFonts w:ascii="Times New Roman" w:hAnsi="Times New Roman" w:cs="Times New Roman"/>
        </w:rPr>
        <w:t>Vivek</w:t>
      </w:r>
      <w:proofErr w:type="spellEnd"/>
      <w:r>
        <w:rPr>
          <w:rFonts w:ascii="Times New Roman" w:hAnsi="Times New Roman" w:cs="Times New Roman"/>
        </w:rPr>
        <w:t xml:space="preserve"> Ghosal studied Department of Justice enforcement actions (cases filed in court) between 1958 and 2002,</w:t>
      </w:r>
      <w:r w:rsidRPr="006C0632">
        <w:rPr>
          <w:rStyle w:val="FootnoteReference"/>
        </w:rPr>
        <w:footnoteReference w:id="6"/>
      </w:r>
      <w:r>
        <w:rPr>
          <w:rFonts w:ascii="Times New Roman" w:hAnsi="Times New Roman" w:cs="Times New Roman"/>
        </w:rPr>
        <w:t xml:space="preserve"> and identifies several structural breaks in enforcement dynamics taking place throughout the 1970s, all in the direction of weaker enforcement. </w:t>
      </w:r>
      <w:r w:rsidRPr="00224C25">
        <w:rPr>
          <w:rFonts w:ascii="Times New Roman" w:hAnsi="Times New Roman" w:cs="Times New Roman"/>
        </w:rPr>
        <w:t xml:space="preserve">Ghosal defines a structural break as the </w:t>
      </w:r>
      <w:proofErr w:type="spellStart"/>
      <w:r w:rsidRPr="00224C25">
        <w:rPr>
          <w:rFonts w:ascii="Times New Roman" w:hAnsi="Times New Roman" w:cs="Times New Roman"/>
        </w:rPr>
        <w:t>Quandt</w:t>
      </w:r>
      <w:proofErr w:type="spellEnd"/>
      <w:r w:rsidRPr="00224C25">
        <w:rPr>
          <w:rFonts w:ascii="Times New Roman" w:hAnsi="Times New Roman" w:cs="Times New Roman"/>
        </w:rPr>
        <w:t xml:space="preserve"> Likelihood Ratio statistic that enables the separation, with a 15% trimming threshold, between two parts of the sample with different means. </w:t>
      </w:r>
      <w:r>
        <w:rPr>
          <w:rFonts w:ascii="Times New Roman" w:hAnsi="Times New Roman" w:cs="Times New Roman"/>
        </w:rPr>
        <w:t>The estimated breaks took place in</w:t>
      </w:r>
      <w:r w:rsidRPr="00224C25">
        <w:rPr>
          <w:rFonts w:ascii="Times New Roman" w:hAnsi="Times New Roman" w:cs="Times New Roman"/>
        </w:rPr>
        <w:t>: (</w:t>
      </w:r>
      <w:proofErr w:type="spellStart"/>
      <w:r w:rsidRPr="00224C25">
        <w:rPr>
          <w:rFonts w:ascii="Times New Roman" w:hAnsi="Times New Roman" w:cs="Times New Roman"/>
        </w:rPr>
        <w:t>i</w:t>
      </w:r>
      <w:proofErr w:type="spellEnd"/>
      <w:r w:rsidRPr="00224C25">
        <w:rPr>
          <w:rFonts w:ascii="Times New Roman" w:hAnsi="Times New Roman" w:cs="Times New Roman"/>
        </w:rPr>
        <w:t xml:space="preserve">) 1972 for total civil cases; (ii) 1974 for Clayton Act Section 7 Merger cases as </w:t>
      </w:r>
      <w:r>
        <w:rPr>
          <w:rFonts w:ascii="Times New Roman" w:hAnsi="Times New Roman" w:cs="Times New Roman"/>
        </w:rPr>
        <w:t xml:space="preserve">a </w:t>
      </w:r>
      <w:r w:rsidRPr="00224C25">
        <w:rPr>
          <w:rFonts w:ascii="Times New Roman" w:hAnsi="Times New Roman" w:cs="Times New Roman"/>
        </w:rPr>
        <w:t>proportion of total US mergers; (iii) 1981 for Sherman Act Section 1 cases; and (iv) 1972 for Sherman Act Section 2 cases.</w:t>
      </w:r>
      <w:r>
        <w:rPr>
          <w:rFonts w:ascii="Times New Roman" w:hAnsi="Times New Roman" w:cs="Times New Roman"/>
        </w:rPr>
        <w:t xml:space="preserve"> It is worth noting </w:t>
      </w:r>
      <w:del w:id="38" w:author="Sima Biondi" w:date="2022-01-19T09:20:00Z">
        <w:r w:rsidDel="00563FC0">
          <w:rPr>
            <w:rFonts w:ascii="Times New Roman" w:hAnsi="Times New Roman" w:cs="Times New Roman"/>
          </w:rPr>
          <w:delText xml:space="preserve">out </w:delText>
        </w:r>
      </w:del>
      <w:r>
        <w:rPr>
          <w:rFonts w:ascii="Times New Roman" w:hAnsi="Times New Roman" w:cs="Times New Roman"/>
        </w:rPr>
        <w:t xml:space="preserve">that these numbers likely understate the </w:t>
      </w:r>
      <w:del w:id="39" w:author="Sima Biondi" w:date="2022-01-19T09:20:00Z">
        <w:r w:rsidDel="00563FC0">
          <w:rPr>
            <w:rFonts w:ascii="Times New Roman" w:hAnsi="Times New Roman" w:cs="Times New Roman"/>
          </w:rPr>
          <w:delText xml:space="preserve">size </w:delText>
        </w:r>
      </w:del>
      <w:ins w:id="40" w:author="Sima Biondi" w:date="2022-01-19T09:20:00Z">
        <w:r w:rsidR="00563FC0">
          <w:rPr>
            <w:rFonts w:ascii="Times New Roman" w:hAnsi="Times New Roman" w:cs="Times New Roman"/>
          </w:rPr>
          <w:t xml:space="preserve">degree </w:t>
        </w:r>
      </w:ins>
      <w:r>
        <w:rPr>
          <w:rFonts w:ascii="Times New Roman" w:hAnsi="Times New Roman" w:cs="Times New Roman"/>
        </w:rPr>
        <w:t xml:space="preserve">of </w:t>
      </w:r>
      <w:r w:rsidRPr="00224C25">
        <w:rPr>
          <w:rFonts w:ascii="Times New Roman" w:hAnsi="Times New Roman" w:cs="Times New Roman"/>
        </w:rPr>
        <w:t>change</w:t>
      </w:r>
      <w:r>
        <w:rPr>
          <w:rFonts w:ascii="Times New Roman" w:hAnsi="Times New Roman" w:cs="Times New Roman"/>
        </w:rPr>
        <w:t>s in enforcement between the 1950</w:t>
      </w:r>
      <w:del w:id="41" w:author="Sima Biondi" w:date="2022-01-19T09:20:00Z">
        <w:r w:rsidDel="00563FC0">
          <w:rPr>
            <w:rFonts w:ascii="Times New Roman" w:hAnsi="Times New Roman" w:cs="Times New Roman"/>
          </w:rPr>
          <w:delText>’</w:delText>
        </w:r>
      </w:del>
      <w:r>
        <w:rPr>
          <w:rFonts w:ascii="Times New Roman" w:hAnsi="Times New Roman" w:cs="Times New Roman"/>
        </w:rPr>
        <w:t xml:space="preserve">s and today, as—with the exception of the analysis on mergers—they rely on the raw number of cases and not the number of cases divided by the size of the economy. Yet, during </w:t>
      </w:r>
      <w:r w:rsidRPr="00224C25">
        <w:rPr>
          <w:rFonts w:ascii="Times New Roman" w:hAnsi="Times New Roman" w:cs="Times New Roman"/>
        </w:rPr>
        <w:t>this period</w:t>
      </w:r>
      <w:r>
        <w:rPr>
          <w:rFonts w:ascii="Times New Roman" w:hAnsi="Times New Roman" w:cs="Times New Roman"/>
        </w:rPr>
        <w:t xml:space="preserve"> </w:t>
      </w:r>
      <w:r w:rsidRPr="00224C25">
        <w:rPr>
          <w:rFonts w:ascii="Times New Roman" w:hAnsi="Times New Roman" w:cs="Times New Roman"/>
        </w:rPr>
        <w:t xml:space="preserve">real gross domestic product </w:t>
      </w:r>
      <w:r>
        <w:rPr>
          <w:rFonts w:ascii="Times New Roman" w:hAnsi="Times New Roman" w:cs="Times New Roman"/>
        </w:rPr>
        <w:t>jumped</w:t>
      </w:r>
      <w:r w:rsidRPr="00224C25">
        <w:rPr>
          <w:rFonts w:ascii="Times New Roman" w:hAnsi="Times New Roman" w:cs="Times New Roman"/>
        </w:rPr>
        <w:t xml:space="preserve"> from USD </w:t>
      </w:r>
      <w:r>
        <w:rPr>
          <w:rFonts w:ascii="Times New Roman" w:hAnsi="Times New Roman" w:cs="Times New Roman"/>
        </w:rPr>
        <w:t xml:space="preserve">3.3 </w:t>
      </w:r>
      <w:r w:rsidRPr="00224C25">
        <w:rPr>
          <w:rFonts w:ascii="Times New Roman" w:hAnsi="Times New Roman" w:cs="Times New Roman"/>
        </w:rPr>
        <w:t>trillion in 19</w:t>
      </w:r>
      <w:r>
        <w:rPr>
          <w:rFonts w:ascii="Times New Roman" w:hAnsi="Times New Roman" w:cs="Times New Roman"/>
        </w:rPr>
        <w:t>6</w:t>
      </w:r>
      <w:r w:rsidRPr="00224C25">
        <w:rPr>
          <w:rFonts w:ascii="Times New Roman" w:hAnsi="Times New Roman" w:cs="Times New Roman"/>
        </w:rPr>
        <w:t>0 to USD 19.</w:t>
      </w:r>
      <w:r>
        <w:rPr>
          <w:rFonts w:ascii="Times New Roman" w:hAnsi="Times New Roman" w:cs="Times New Roman"/>
        </w:rPr>
        <w:t>1</w:t>
      </w:r>
      <w:r w:rsidRPr="00224C25">
        <w:rPr>
          <w:rFonts w:ascii="Times New Roman" w:hAnsi="Times New Roman" w:cs="Times New Roman"/>
        </w:rPr>
        <w:t xml:space="preserve"> trillion in 20</w:t>
      </w:r>
      <w:r>
        <w:rPr>
          <w:rFonts w:ascii="Times New Roman" w:hAnsi="Times New Roman" w:cs="Times New Roman"/>
        </w:rPr>
        <w:t>21</w:t>
      </w:r>
      <w:r w:rsidRPr="00224C25">
        <w:rPr>
          <w:rFonts w:ascii="Times New Roman" w:hAnsi="Times New Roman" w:cs="Times New Roman"/>
        </w:rPr>
        <w:t>.</w:t>
      </w:r>
      <w:r w:rsidRPr="006C0632">
        <w:rPr>
          <w:rStyle w:val="FootnoteReference"/>
        </w:rPr>
        <w:footnoteReference w:id="7"/>
      </w:r>
      <w:r w:rsidRPr="00224C25">
        <w:rPr>
          <w:rFonts w:ascii="Times New Roman" w:hAnsi="Times New Roman" w:cs="Times New Roman"/>
        </w:rPr>
        <w:t xml:space="preserve"> </w:t>
      </w:r>
    </w:p>
    <w:p w14:paraId="293ABC2F" w14:textId="0F8CF2E9"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 xml:space="preserve">The exception to these findings of dwindling </w:t>
      </w:r>
      <w:proofErr w:type="spellStart"/>
      <w:r>
        <w:rPr>
          <w:rFonts w:ascii="Times New Roman" w:hAnsi="Times New Roman" w:cs="Times New Roman"/>
        </w:rPr>
        <w:t>DoJ</w:t>
      </w:r>
      <w:proofErr w:type="spellEnd"/>
      <w:r>
        <w:rPr>
          <w:rFonts w:ascii="Times New Roman" w:hAnsi="Times New Roman" w:cs="Times New Roman"/>
        </w:rPr>
        <w:t xml:space="preserve"> civil antitrust litigation is Ghosal’s findings of a positive structural break towards increased enforcement in criminal cases, which takes place in 1979. Yet, while relevant, the data on civil and criminal investigations are not really comparable across time: cartelization </w:t>
      </w:r>
      <w:ins w:id="42" w:author="Sima Biondi" w:date="2022-01-19T09:22:00Z">
        <w:r w:rsidR="00563FC0">
          <w:rPr>
            <w:rFonts w:ascii="Times New Roman" w:hAnsi="Times New Roman" w:cs="Times New Roman"/>
          </w:rPr>
          <w:t xml:space="preserve">only </w:t>
        </w:r>
      </w:ins>
      <w:r>
        <w:rPr>
          <w:rFonts w:ascii="Times New Roman" w:hAnsi="Times New Roman" w:cs="Times New Roman"/>
        </w:rPr>
        <w:t xml:space="preserve">became a felony </w:t>
      </w:r>
      <w:del w:id="43" w:author="Sima Biondi" w:date="2022-01-19T09:22:00Z">
        <w:r w:rsidDel="00563FC0">
          <w:rPr>
            <w:rFonts w:ascii="Times New Roman" w:hAnsi="Times New Roman" w:cs="Times New Roman"/>
          </w:rPr>
          <w:delText xml:space="preserve">only </w:delText>
        </w:r>
      </w:del>
      <w:r>
        <w:rPr>
          <w:rFonts w:ascii="Times New Roman" w:hAnsi="Times New Roman" w:cs="Times New Roman"/>
        </w:rPr>
        <w:t>in 1974, with the associated creation of a corporate leniency program in 1978 (though its initial effectiveness is contestable).</w:t>
      </w:r>
      <w:r w:rsidRPr="006C0632">
        <w:rPr>
          <w:rStyle w:val="FootnoteReference"/>
        </w:rPr>
        <w:footnoteReference w:id="8"/>
      </w:r>
      <w:r>
        <w:rPr>
          <w:rFonts w:ascii="Times New Roman" w:hAnsi="Times New Roman" w:cs="Times New Roman"/>
        </w:rPr>
        <w:t xml:space="preserve"> While </w:t>
      </w:r>
      <w:r>
        <w:rPr>
          <w:rFonts w:ascii="Times New Roman" w:hAnsi="Times New Roman" w:cs="Times New Roman"/>
        </w:rPr>
        <w:lastRenderedPageBreak/>
        <w:t>our focus in this article is on civil antitrust cases that can impact market structure, a shift in policy towards the more aggressive prosecution of price-fixing is relevant. Virtually no one defends cartelization, and so it seems natural that as other forms of antitrust enforcement diminished, enforcement resources would be shifted to criminal investigations.</w:t>
      </w:r>
    </w:p>
    <w:p w14:paraId="4D521783" w14:textId="2356FFC3"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Ghosal’s is the most sophisticated quantitative analysis of changes in U</w:t>
      </w:r>
      <w:ins w:id="44" w:author="Sima Biondi" w:date="2022-01-19T09:22:00Z">
        <w:r w:rsidR="00563FC0">
          <w:rPr>
            <w:rFonts w:ascii="Times New Roman" w:hAnsi="Times New Roman" w:cs="Times New Roman"/>
          </w:rPr>
          <w:t>.</w:t>
        </w:r>
      </w:ins>
      <w:r>
        <w:rPr>
          <w:rFonts w:ascii="Times New Roman" w:hAnsi="Times New Roman" w:cs="Times New Roman"/>
        </w:rPr>
        <w:t>S</w:t>
      </w:r>
      <w:ins w:id="45" w:author="Sima Biondi" w:date="2022-01-19T09:22:00Z">
        <w:r w:rsidR="00563FC0">
          <w:rPr>
            <w:rFonts w:ascii="Times New Roman" w:hAnsi="Times New Roman" w:cs="Times New Roman"/>
          </w:rPr>
          <w:t>.</w:t>
        </w:r>
      </w:ins>
      <w:r>
        <w:rPr>
          <w:rFonts w:ascii="Times New Roman" w:hAnsi="Times New Roman" w:cs="Times New Roman"/>
        </w:rPr>
        <w:t xml:space="preserve"> antitrust enforcement to date. </w:t>
      </w:r>
      <w:r w:rsidR="003A4A19">
        <w:rPr>
          <w:rFonts w:ascii="Times New Roman" w:hAnsi="Times New Roman" w:cs="Times New Roman"/>
        </w:rPr>
        <w:t>Still, o</w:t>
      </w:r>
      <w:r>
        <w:rPr>
          <w:rFonts w:ascii="Times New Roman" w:hAnsi="Times New Roman" w:cs="Times New Roman"/>
        </w:rPr>
        <w:t xml:space="preserve">ther studies of the DOJ and FTC caseloads come to similar conclusions. Gallo et al. find that total DOJ antitrust litigation rose from an average of 52 cases a year between 1955-1979 to an average of 77 per year between 1980 and 1997. Yet the </w:t>
      </w:r>
      <w:ins w:id="46" w:author="Sima Biondi" w:date="2022-01-19T09:23:00Z">
        <w:r w:rsidR="00563FC0">
          <w:rPr>
            <w:rFonts w:ascii="Times New Roman" w:hAnsi="Times New Roman" w:cs="Times New Roman"/>
          </w:rPr>
          <w:t xml:space="preserve">cases’ </w:t>
        </w:r>
      </w:ins>
      <w:r>
        <w:rPr>
          <w:rFonts w:ascii="Times New Roman" w:hAnsi="Times New Roman" w:cs="Times New Roman"/>
        </w:rPr>
        <w:t>focus changes significantly. While in the first period the DOJ brought an average of 21 cases a year against Fortune 500 companies, this number drops to 6 a year after the 1980</w:t>
      </w:r>
      <w:del w:id="47" w:author="Sima Biondi" w:date="2022-01-19T09:24:00Z">
        <w:r w:rsidDel="00563FC0">
          <w:rPr>
            <w:rFonts w:ascii="Times New Roman" w:hAnsi="Times New Roman" w:cs="Times New Roman"/>
          </w:rPr>
          <w:delText>’</w:delText>
        </w:r>
      </w:del>
      <w:r>
        <w:rPr>
          <w:rFonts w:ascii="Times New Roman" w:hAnsi="Times New Roman" w:cs="Times New Roman"/>
        </w:rPr>
        <w:t>s. Similarly, the number of civil cases drops from an average of 31 a year from 1955</w:t>
      </w:r>
      <w:ins w:id="48" w:author="Sima Biondi" w:date="2022-01-19T09:24:00Z">
        <w:r w:rsidR="00563FC0">
          <w:rPr>
            <w:rFonts w:ascii="Times New Roman" w:hAnsi="Times New Roman" w:cs="Times New Roman"/>
          </w:rPr>
          <w:t>-</w:t>
        </w:r>
      </w:ins>
      <w:del w:id="49" w:author="Sima Biondi" w:date="2022-01-19T09:24:00Z">
        <w:r w:rsidDel="00563FC0">
          <w:rPr>
            <w:rFonts w:ascii="Times New Roman" w:hAnsi="Times New Roman" w:cs="Times New Roman"/>
          </w:rPr>
          <w:delText xml:space="preserve"> to </w:delText>
        </w:r>
      </w:del>
      <w:r>
        <w:rPr>
          <w:rFonts w:ascii="Times New Roman" w:hAnsi="Times New Roman" w:cs="Times New Roman"/>
        </w:rPr>
        <w:t xml:space="preserve">1979 to 16 between 1980 and 1997, while criminal litigation rises from an average 21 </w:t>
      </w:r>
      <w:ins w:id="50" w:author="Sima Biondi" w:date="2022-01-19T09:24:00Z">
        <w:r w:rsidR="00563FC0">
          <w:rPr>
            <w:rFonts w:ascii="Times New Roman" w:hAnsi="Times New Roman" w:cs="Times New Roman"/>
          </w:rPr>
          <w:t xml:space="preserve">cases </w:t>
        </w:r>
      </w:ins>
      <w:r>
        <w:rPr>
          <w:rFonts w:ascii="Times New Roman" w:hAnsi="Times New Roman" w:cs="Times New Roman"/>
        </w:rPr>
        <w:t>per year to 61 per year.</w:t>
      </w:r>
      <w:r w:rsidRPr="006C0632">
        <w:rPr>
          <w:rStyle w:val="FootnoteReference"/>
        </w:rPr>
        <w:footnoteReference w:id="9"/>
      </w:r>
      <w:r>
        <w:rPr>
          <w:rFonts w:ascii="Times New Roman" w:hAnsi="Times New Roman" w:cs="Times New Roman"/>
        </w:rPr>
        <w:t xml:space="preserve"> Even more noteworthy, between 1955 and 1979, the DOJ brought at least 221 cases for monopolization, exclusionary practice,  and vertical restrictions, while from 1980 until 1997, this number fell to 22.</w:t>
      </w:r>
      <w:r w:rsidRPr="006C0632">
        <w:rPr>
          <w:rStyle w:val="FootnoteReference"/>
        </w:rPr>
        <w:footnoteReference w:id="10"/>
      </w:r>
      <w:r>
        <w:rPr>
          <w:rFonts w:ascii="Times New Roman" w:hAnsi="Times New Roman" w:cs="Times New Roman"/>
        </w:rPr>
        <w:t xml:space="preserve"> Starting in mid-1970s and early 1980s the DOJ shifted from enforcing antitrust law against large corporations to focusing on price fixing against smaller defendants. </w:t>
      </w:r>
      <w:proofErr w:type="spellStart"/>
      <w:r>
        <w:rPr>
          <w:rFonts w:ascii="Times New Roman" w:hAnsi="Times New Roman" w:cs="Times New Roman"/>
        </w:rPr>
        <w:t>Babina</w:t>
      </w:r>
      <w:proofErr w:type="spellEnd"/>
      <w:r>
        <w:rPr>
          <w:rFonts w:ascii="Times New Roman" w:hAnsi="Times New Roman" w:cs="Times New Roman"/>
        </w:rPr>
        <w:t xml:space="preserve"> et al., also use the </w:t>
      </w:r>
      <w:r w:rsidRPr="009F110B">
        <w:rPr>
          <w:rFonts w:ascii="Times New Roman" w:hAnsi="Times New Roman" w:cs="Times New Roman"/>
        </w:rPr>
        <w:t>Commerce Clearing House Trade Regulation Reports</w:t>
      </w:r>
      <w:r>
        <w:rPr>
          <w:rFonts w:ascii="Times New Roman" w:hAnsi="Times New Roman" w:cs="Times New Roman"/>
        </w:rPr>
        <w:t xml:space="preserve"> to construct a series of DOJ antitrust lawsuits beginning in the 1980</w:t>
      </w:r>
      <w:del w:id="51" w:author="Sima Biondi" w:date="2022-01-19T09:25:00Z">
        <w:r w:rsidDel="00563FC0">
          <w:rPr>
            <w:rFonts w:ascii="Times New Roman" w:hAnsi="Times New Roman" w:cs="Times New Roman"/>
          </w:rPr>
          <w:delText>’</w:delText>
        </w:r>
      </w:del>
      <w:r>
        <w:rPr>
          <w:rFonts w:ascii="Times New Roman" w:hAnsi="Times New Roman" w:cs="Times New Roman"/>
        </w:rPr>
        <w:t>s. They find that cases steadily dropped from approximately 100 per year in the early 1980s to slightly above 25 in 2018.</w:t>
      </w:r>
      <w:r w:rsidRPr="006C0632">
        <w:rPr>
          <w:rStyle w:val="FootnoteReference"/>
        </w:rPr>
        <w:footnoteReference w:id="11"/>
      </w:r>
    </w:p>
    <w:p w14:paraId="615CDE85" w14:textId="6800E638"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There are fewer studies of FTC enforcement, possibly because of</w:t>
      </w:r>
      <w:ins w:id="52" w:author="Sima Biondi" w:date="2022-01-19T09:25:00Z">
        <w:r w:rsidR="00563FC0">
          <w:rPr>
            <w:rFonts w:ascii="Times New Roman" w:hAnsi="Times New Roman" w:cs="Times New Roman"/>
          </w:rPr>
          <w:t xml:space="preserve"> a</w:t>
        </w:r>
      </w:ins>
      <w:r>
        <w:rPr>
          <w:rFonts w:ascii="Times New Roman" w:hAnsi="Times New Roman" w:cs="Times New Roman"/>
        </w:rPr>
        <w:t xml:space="preserve"> lack of reliable data, but what is available paints a somewhat similar picture. An earlier analysis of FTC complaints by Richard Posner indicated that the FTC started an average of 15 restraint-of-trade cases per year between 1950 and 1969, a number that rises to an impressive 61 once Robinson-Patman claims are included.</w:t>
      </w:r>
      <w:r w:rsidRPr="006C0632">
        <w:rPr>
          <w:rStyle w:val="FootnoteReference"/>
        </w:rPr>
        <w:footnoteReference w:id="12"/>
      </w:r>
      <w:r>
        <w:rPr>
          <w:rFonts w:ascii="Times New Roman" w:hAnsi="Times New Roman" w:cs="Times New Roman"/>
        </w:rPr>
        <w:t xml:space="preserve"> Complementary data compiled by Bill </w:t>
      </w:r>
      <w:proofErr w:type="spellStart"/>
      <w:r>
        <w:rPr>
          <w:rFonts w:ascii="Times New Roman" w:hAnsi="Times New Roman" w:cs="Times New Roman"/>
        </w:rPr>
        <w:t>Kovacic</w:t>
      </w:r>
      <w:proofErr w:type="spellEnd"/>
      <w:r>
        <w:rPr>
          <w:rFonts w:ascii="Times New Roman" w:hAnsi="Times New Roman" w:cs="Times New Roman"/>
        </w:rPr>
        <w:t xml:space="preserve"> indicates that FTC enforcement </w:t>
      </w:r>
      <w:ins w:id="53" w:author="Sima Biondi" w:date="2022-01-19T09:26:00Z">
        <w:r w:rsidR="00563FC0">
          <w:rPr>
            <w:rFonts w:ascii="Times New Roman" w:hAnsi="Times New Roman" w:cs="Times New Roman"/>
          </w:rPr>
          <w:t xml:space="preserve">actions </w:t>
        </w:r>
      </w:ins>
      <w:r>
        <w:rPr>
          <w:rFonts w:ascii="Times New Roman" w:hAnsi="Times New Roman" w:cs="Times New Roman"/>
        </w:rPr>
        <w:t xml:space="preserve">(excluding horizontal restraints) drop significantly after the 1980s. The average number of FTC </w:t>
      </w:r>
      <w:r w:rsidR="00C33262">
        <w:rPr>
          <w:rFonts w:ascii="Times New Roman" w:hAnsi="Times New Roman" w:cs="Times New Roman"/>
        </w:rPr>
        <w:t xml:space="preserve">complaints </w:t>
      </w:r>
      <w:r>
        <w:rPr>
          <w:rFonts w:ascii="Times New Roman" w:hAnsi="Times New Roman" w:cs="Times New Roman"/>
        </w:rPr>
        <w:t>falls from an average of 18 a year between 1961 and 1979 to 9 a year between 1980 and 2003.</w:t>
      </w:r>
      <w:r w:rsidRPr="006C0632">
        <w:rPr>
          <w:rStyle w:val="FootnoteReference"/>
        </w:rPr>
        <w:footnoteReference w:id="13"/>
      </w:r>
      <w:r>
        <w:rPr>
          <w:rFonts w:ascii="Times New Roman" w:hAnsi="Times New Roman" w:cs="Times New Roman"/>
        </w:rPr>
        <w:t xml:space="preserve"> This drop, however, masks</w:t>
      </w:r>
      <w:del w:id="54" w:author="Sima Biondi" w:date="2022-01-19T09:26:00Z">
        <w:r w:rsidDel="00563FC0">
          <w:rPr>
            <w:rFonts w:ascii="Times New Roman" w:hAnsi="Times New Roman" w:cs="Times New Roman"/>
          </w:rPr>
          <w:delText xml:space="preserve"> a</w:delText>
        </w:r>
      </w:del>
      <w:r>
        <w:rPr>
          <w:rFonts w:ascii="Times New Roman" w:hAnsi="Times New Roman" w:cs="Times New Roman"/>
        </w:rPr>
        <w:t xml:space="preserve"> </w:t>
      </w:r>
      <w:del w:id="55" w:author="Sima Biondi" w:date="2022-01-19T09:26:00Z">
        <w:r w:rsidDel="00563FC0">
          <w:rPr>
            <w:rFonts w:ascii="Times New Roman" w:hAnsi="Times New Roman" w:cs="Times New Roman"/>
          </w:rPr>
          <w:delText xml:space="preserve">large </w:delText>
        </w:r>
      </w:del>
      <w:ins w:id="56" w:author="Sima Biondi" w:date="2022-01-19T09:26:00Z">
        <w:r w:rsidR="00563FC0">
          <w:rPr>
            <w:rFonts w:ascii="Times New Roman" w:hAnsi="Times New Roman" w:cs="Times New Roman"/>
          </w:rPr>
          <w:t xml:space="preserve">high </w:t>
        </w:r>
      </w:ins>
      <w:r>
        <w:rPr>
          <w:rFonts w:ascii="Times New Roman" w:hAnsi="Times New Roman" w:cs="Times New Roman"/>
        </w:rPr>
        <w:t>heterogeneity. As is well known, FTC enforcement of Robinson-Patman cases disappears after the 1970s, decreasing from an average of 19 complaints a year between 1961 and 1980 (</w:t>
      </w:r>
      <w:ins w:id="57" w:author="Sima Biondi" w:date="2022-01-19T09:26:00Z">
        <w:r w:rsidR="00563FC0">
          <w:rPr>
            <w:rFonts w:ascii="Times New Roman" w:hAnsi="Times New Roman" w:cs="Times New Roman"/>
          </w:rPr>
          <w:t xml:space="preserve">with </w:t>
        </w:r>
      </w:ins>
      <w:r>
        <w:rPr>
          <w:rFonts w:ascii="Times New Roman" w:hAnsi="Times New Roman" w:cs="Times New Roman"/>
        </w:rPr>
        <w:t>the majority in the 1960s) to only 0.3 complaints a year between 1981 and 2000. A less stark but similar trend exists for vertical restraints cases, that drop from an average of 3.5 per year between 1961 and 1980 to 0.85 per year between 1981 and 2000.</w:t>
      </w:r>
      <w:r w:rsidRPr="006C0632">
        <w:rPr>
          <w:rStyle w:val="FootnoteReference"/>
        </w:rPr>
        <w:footnoteReference w:id="14"/>
      </w:r>
      <w:r>
        <w:rPr>
          <w:rFonts w:ascii="Times New Roman" w:hAnsi="Times New Roman" w:cs="Times New Roman"/>
        </w:rPr>
        <w:t xml:space="preserve"> The FTC </w:t>
      </w:r>
      <w:del w:id="58" w:author="Sima Biondi" w:date="2022-01-19T09:27:00Z">
        <w:r w:rsidDel="00563FC0">
          <w:rPr>
            <w:rFonts w:ascii="Times New Roman" w:hAnsi="Times New Roman" w:cs="Times New Roman"/>
          </w:rPr>
          <w:delText>was never a leading agency</w:delText>
        </w:r>
      </w:del>
      <w:ins w:id="59" w:author="Sima Biondi" w:date="2022-01-19T09:27:00Z">
        <w:r w:rsidR="00563FC0">
          <w:rPr>
            <w:rFonts w:ascii="Times New Roman" w:hAnsi="Times New Roman" w:cs="Times New Roman"/>
          </w:rPr>
          <w:t>rarely leads</w:t>
        </w:r>
      </w:ins>
      <w:r>
        <w:rPr>
          <w:rFonts w:ascii="Times New Roman" w:hAnsi="Times New Roman" w:cs="Times New Roman"/>
        </w:rPr>
        <w:t xml:space="preserve"> in challenging monopolization cases—the bulk of </w:t>
      </w:r>
      <w:del w:id="60" w:author="Sima Biondi" w:date="2022-01-19T09:27:00Z">
        <w:r w:rsidDel="00563FC0">
          <w:rPr>
            <w:rFonts w:ascii="Times New Roman" w:hAnsi="Times New Roman" w:cs="Times New Roman"/>
          </w:rPr>
          <w:delText xml:space="preserve">the </w:delText>
        </w:r>
      </w:del>
      <w:ins w:id="61" w:author="Sima Biondi" w:date="2022-01-19T09:27:00Z">
        <w:r w:rsidR="00563FC0">
          <w:rPr>
            <w:rFonts w:ascii="Times New Roman" w:hAnsi="Times New Roman" w:cs="Times New Roman"/>
          </w:rPr>
          <w:t xml:space="preserve">that </w:t>
        </w:r>
      </w:ins>
      <w:r>
        <w:rPr>
          <w:rFonts w:ascii="Times New Roman" w:hAnsi="Times New Roman" w:cs="Times New Roman"/>
        </w:rPr>
        <w:t xml:space="preserve">work </w:t>
      </w:r>
      <w:del w:id="62" w:author="Sima Biondi" w:date="2022-01-19T09:27:00Z">
        <w:r w:rsidDel="00563FC0">
          <w:rPr>
            <w:rFonts w:ascii="Times New Roman" w:hAnsi="Times New Roman" w:cs="Times New Roman"/>
          </w:rPr>
          <w:delText xml:space="preserve">resting </w:delText>
        </w:r>
      </w:del>
      <w:ins w:id="63" w:author="Sima Biondi" w:date="2022-01-19T09:27:00Z">
        <w:r w:rsidR="00563FC0">
          <w:rPr>
            <w:rFonts w:ascii="Times New Roman" w:hAnsi="Times New Roman" w:cs="Times New Roman"/>
          </w:rPr>
          <w:t xml:space="preserve">rests </w:t>
        </w:r>
      </w:ins>
      <w:r>
        <w:rPr>
          <w:rFonts w:ascii="Times New Roman" w:hAnsi="Times New Roman" w:cs="Times New Roman"/>
        </w:rPr>
        <w:t>with the DOJ—still, the average number of complaints filed by the agency falls from a low 0.7 per year between 1961 and 1980 to 0.3 per year between 1981 and 2000.</w:t>
      </w:r>
      <w:r w:rsidRPr="006C0632">
        <w:rPr>
          <w:rStyle w:val="FootnoteReference"/>
        </w:rPr>
        <w:footnoteReference w:id="15"/>
      </w:r>
      <w:r>
        <w:rPr>
          <w:rFonts w:ascii="Times New Roman" w:hAnsi="Times New Roman" w:cs="Times New Roman"/>
        </w:rPr>
        <w:t xml:space="preserve"> The only increase in enforcement takes place against horizontal restraints among competitors, which rise </w:t>
      </w:r>
      <w:r>
        <w:rPr>
          <w:rFonts w:ascii="Times New Roman" w:hAnsi="Times New Roman" w:cs="Times New Roman"/>
        </w:rPr>
        <w:lastRenderedPageBreak/>
        <w:t>from 1.9 per year from 1961-1980 to 7.1 from 1981-2000.</w:t>
      </w:r>
      <w:r w:rsidRPr="006C0632">
        <w:rPr>
          <w:rStyle w:val="FootnoteReference"/>
        </w:rPr>
        <w:footnoteReference w:id="16"/>
      </w:r>
      <w:r>
        <w:rPr>
          <w:rFonts w:ascii="Times New Roman" w:hAnsi="Times New Roman" w:cs="Times New Roman"/>
        </w:rPr>
        <w:t xml:space="preserve"> Again, these raw numbers mask the real decline in enforcement, given the significant expansion of U</w:t>
      </w:r>
      <w:ins w:id="64" w:author="Sima Biondi" w:date="2022-01-19T09:27:00Z">
        <w:r w:rsidR="00563FC0">
          <w:rPr>
            <w:rFonts w:ascii="Times New Roman" w:hAnsi="Times New Roman" w:cs="Times New Roman"/>
          </w:rPr>
          <w:t>.</w:t>
        </w:r>
      </w:ins>
      <w:r>
        <w:rPr>
          <w:rFonts w:ascii="Times New Roman" w:hAnsi="Times New Roman" w:cs="Times New Roman"/>
        </w:rPr>
        <w:t>S</w:t>
      </w:r>
      <w:ins w:id="65" w:author="Sima Biondi" w:date="2022-01-19T09:27:00Z">
        <w:r w:rsidR="00563FC0">
          <w:rPr>
            <w:rFonts w:ascii="Times New Roman" w:hAnsi="Times New Roman" w:cs="Times New Roman"/>
          </w:rPr>
          <w:t>.</w:t>
        </w:r>
      </w:ins>
      <w:r>
        <w:rPr>
          <w:rFonts w:ascii="Times New Roman" w:hAnsi="Times New Roman" w:cs="Times New Roman"/>
        </w:rPr>
        <w:t xml:space="preserve"> GDP over the period. </w:t>
      </w:r>
    </w:p>
    <w:p w14:paraId="42D17DAA" w14:textId="0140C736"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 xml:space="preserve">More recent data further corroborate this decline in enforcement. The fraction of mergers that </w:t>
      </w:r>
      <w:del w:id="66" w:author="Sima Biondi" w:date="2022-01-19T09:27:00Z">
        <w:r w:rsidDel="00563FC0">
          <w:rPr>
            <w:rFonts w:ascii="Times New Roman" w:hAnsi="Times New Roman" w:cs="Times New Roman"/>
          </w:rPr>
          <w:delText>are challenged by regulators</w:delText>
        </w:r>
      </w:del>
      <w:ins w:id="67" w:author="Sima Biondi" w:date="2022-01-19T09:27:00Z">
        <w:r w:rsidR="00563FC0">
          <w:rPr>
            <w:rFonts w:ascii="Times New Roman" w:hAnsi="Times New Roman" w:cs="Times New Roman"/>
          </w:rPr>
          <w:t>regulators challenge</w:t>
        </w:r>
      </w:ins>
      <w:r>
        <w:rPr>
          <w:rFonts w:ascii="Times New Roman" w:hAnsi="Times New Roman" w:cs="Times New Roman"/>
        </w:rPr>
        <w:t xml:space="preserve"> has dropped dramatically in recent years and government non-merger civil complaints are also down, even when compared to the already low standards of the 1990s.</w:t>
      </w:r>
      <w:r w:rsidRPr="006C0632">
        <w:rPr>
          <w:rStyle w:val="FootnoteReference"/>
        </w:rPr>
        <w:footnoteReference w:id="17"/>
      </w:r>
      <w:r>
        <w:rPr>
          <w:rFonts w:ascii="Times New Roman" w:hAnsi="Times New Roman" w:cs="Times New Roman"/>
        </w:rPr>
        <w:t xml:space="preserve"> Antitrust authorities are also facing important resource constraints. The antitrust division of the Department of Justice has approximately 25% less full-time staff today than it did a decade ago,</w:t>
      </w:r>
      <w:r w:rsidRPr="006C0632">
        <w:rPr>
          <w:rStyle w:val="FootnoteReference"/>
        </w:rPr>
        <w:footnoteReference w:id="18"/>
      </w:r>
      <w:r>
        <w:rPr>
          <w:rFonts w:ascii="Times New Roman" w:hAnsi="Times New Roman" w:cs="Times New Roman"/>
        </w:rPr>
        <w:t xml:space="preserve"> while the staff of the Federal Trade Commission has dropped by around 40% since a peak in the late 1970s.</w:t>
      </w:r>
      <w:r w:rsidRPr="006C0632">
        <w:rPr>
          <w:rStyle w:val="FootnoteReference"/>
        </w:rPr>
        <w:footnoteReference w:id="19"/>
      </w:r>
      <w:r>
        <w:rPr>
          <w:rFonts w:ascii="Times New Roman" w:hAnsi="Times New Roman" w:cs="Times New Roman"/>
        </w:rPr>
        <w:t xml:space="preserve"> U</w:t>
      </w:r>
      <w:ins w:id="68" w:author="Sima Biondi" w:date="2022-01-19T09:27:00Z">
        <w:r w:rsidR="00563FC0">
          <w:rPr>
            <w:rFonts w:ascii="Times New Roman" w:hAnsi="Times New Roman" w:cs="Times New Roman"/>
          </w:rPr>
          <w:t>.</w:t>
        </w:r>
      </w:ins>
      <w:r>
        <w:rPr>
          <w:rFonts w:ascii="Times New Roman" w:hAnsi="Times New Roman" w:cs="Times New Roman"/>
        </w:rPr>
        <w:t>S</w:t>
      </w:r>
      <w:ins w:id="69" w:author="Sima Biondi" w:date="2022-01-19T09:27:00Z">
        <w:r w:rsidR="00563FC0">
          <w:rPr>
            <w:rFonts w:ascii="Times New Roman" w:hAnsi="Times New Roman" w:cs="Times New Roman"/>
          </w:rPr>
          <w:t>.</w:t>
        </w:r>
      </w:ins>
      <w:r>
        <w:rPr>
          <w:rFonts w:ascii="Times New Roman" w:hAnsi="Times New Roman" w:cs="Times New Roman"/>
        </w:rPr>
        <w:t xml:space="preserve"> GDP grew approximately 40% since 2010, but the budget of the FTC and the DOJ Antitrust Division remains roughly the same,</w:t>
      </w:r>
      <w:r w:rsidRPr="006C0632">
        <w:rPr>
          <w:rStyle w:val="FootnoteReference"/>
        </w:rPr>
        <w:footnoteReference w:id="20"/>
      </w:r>
      <w:r>
        <w:rPr>
          <w:rFonts w:ascii="Times New Roman" w:hAnsi="Times New Roman" w:cs="Times New Roman"/>
        </w:rPr>
        <w:t xml:space="preserve"> leading to warnings that budget shortfalls may jeopardize enforcement actions.</w:t>
      </w:r>
      <w:r w:rsidRPr="006C0632">
        <w:rPr>
          <w:rStyle w:val="FootnoteReference"/>
        </w:rPr>
        <w:footnoteReference w:id="21"/>
      </w:r>
      <w:r>
        <w:rPr>
          <w:rFonts w:ascii="Times New Roman" w:hAnsi="Times New Roman" w:cs="Times New Roman"/>
        </w:rPr>
        <w:t xml:space="preserve"> A comparison with activities of European antitrust regulators shows how, in the past decades, antimonopoly enforcement has significantly weakened in the U</w:t>
      </w:r>
      <w:ins w:id="70" w:author="Sima Biondi" w:date="2022-01-19T09:28:00Z">
        <w:r w:rsidR="00563FC0">
          <w:rPr>
            <w:rFonts w:ascii="Times New Roman" w:hAnsi="Times New Roman" w:cs="Times New Roman"/>
          </w:rPr>
          <w:t>.</w:t>
        </w:r>
      </w:ins>
      <w:r>
        <w:rPr>
          <w:rFonts w:ascii="Times New Roman" w:hAnsi="Times New Roman" w:cs="Times New Roman"/>
        </w:rPr>
        <w:t>S.</w:t>
      </w:r>
      <w:r w:rsidRPr="006C0632">
        <w:rPr>
          <w:rStyle w:val="FootnoteReference"/>
        </w:rPr>
        <w:footnoteReference w:id="22"/>
      </w:r>
    </w:p>
    <w:p w14:paraId="79CECB6E" w14:textId="7ED59EC3"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 xml:space="preserve">In sum, no matter where one looks, </w:t>
      </w:r>
      <w:r w:rsidRPr="00224C25">
        <w:rPr>
          <w:rFonts w:ascii="Times New Roman" w:hAnsi="Times New Roman" w:cs="Times New Roman"/>
        </w:rPr>
        <w:t>the overall</w:t>
      </w:r>
      <w:r>
        <w:rPr>
          <w:rFonts w:ascii="Times New Roman" w:hAnsi="Times New Roman" w:cs="Times New Roman"/>
        </w:rPr>
        <w:t xml:space="preserve"> downward trend in public civil enforcement of the antitrust laws is unmistakable, in particular when targeting dominant companies that monopolize or attempt to monopolize markets. With some exceptions, government enforcement of the antitrust law</w:t>
      </w:r>
      <w:ins w:id="71" w:author="Sima Biondi" w:date="2022-01-19T09:29:00Z">
        <w:r w:rsidR="00563FC0">
          <w:rPr>
            <w:rFonts w:ascii="Times New Roman" w:hAnsi="Times New Roman" w:cs="Times New Roman"/>
          </w:rPr>
          <w:t>s</w:t>
        </w:r>
      </w:ins>
      <w:ins w:id="72" w:author="Sima Biondi" w:date="2022-01-19T09:28:00Z">
        <w:r w:rsidR="00563FC0">
          <w:rPr>
            <w:rFonts w:ascii="Times New Roman" w:hAnsi="Times New Roman" w:cs="Times New Roman"/>
          </w:rPr>
          <w:t xml:space="preserve"> now</w:t>
        </w:r>
      </w:ins>
      <w:r>
        <w:rPr>
          <w:rFonts w:ascii="Times New Roman" w:hAnsi="Times New Roman" w:cs="Times New Roman"/>
        </w:rPr>
        <w:t xml:space="preserve"> boils down to enforcement against cartels and mergers </w:t>
      </w:r>
      <w:del w:id="73" w:author="Sima Biondi" w:date="2022-01-19T09:28:00Z">
        <w:r w:rsidDel="00563FC0">
          <w:rPr>
            <w:rFonts w:ascii="Times New Roman" w:hAnsi="Times New Roman" w:cs="Times New Roman"/>
          </w:rPr>
          <w:delText xml:space="preserve">to </w:delText>
        </w:r>
      </w:del>
      <w:ins w:id="74" w:author="Sima Biondi" w:date="2022-01-19T09:28:00Z">
        <w:r w:rsidR="00563FC0">
          <w:rPr>
            <w:rFonts w:ascii="Times New Roman" w:hAnsi="Times New Roman" w:cs="Times New Roman"/>
          </w:rPr>
          <w:t xml:space="preserve">that create </w:t>
        </w:r>
      </w:ins>
      <w:r>
        <w:rPr>
          <w:rFonts w:ascii="Times New Roman" w:hAnsi="Times New Roman" w:cs="Times New Roman"/>
        </w:rPr>
        <w:t>(</w:t>
      </w:r>
      <w:del w:id="75" w:author="Sima Biondi" w:date="2022-01-19T09:28:00Z">
        <w:r w:rsidDel="00563FC0">
          <w:rPr>
            <w:rFonts w:ascii="Times New Roman" w:hAnsi="Times New Roman" w:cs="Times New Roman"/>
          </w:rPr>
          <w:delText>almost</w:delText>
        </w:r>
      </w:del>
      <w:ins w:id="76" w:author="Sima Biondi" w:date="2022-01-19T09:28:00Z">
        <w:r w:rsidR="00563FC0">
          <w:rPr>
            <w:rFonts w:ascii="Times New Roman" w:hAnsi="Times New Roman" w:cs="Times New Roman"/>
          </w:rPr>
          <w:t>near</w:t>
        </w:r>
      </w:ins>
      <w:r>
        <w:rPr>
          <w:rFonts w:ascii="Times New Roman" w:hAnsi="Times New Roman" w:cs="Times New Roman"/>
        </w:rPr>
        <w:t>) monopol</w:t>
      </w:r>
      <w:ins w:id="77" w:author="Sima Biondi" w:date="2022-01-19T09:29:00Z">
        <w:r w:rsidR="00563FC0">
          <w:rPr>
            <w:rFonts w:ascii="Times New Roman" w:hAnsi="Times New Roman" w:cs="Times New Roman"/>
          </w:rPr>
          <w:t>ies</w:t>
        </w:r>
      </w:ins>
      <w:del w:id="78" w:author="Sima Biondi" w:date="2022-01-19T09:29:00Z">
        <w:r w:rsidDel="00563FC0">
          <w:rPr>
            <w:rFonts w:ascii="Times New Roman" w:hAnsi="Times New Roman" w:cs="Times New Roman"/>
          </w:rPr>
          <w:delText>y</w:delText>
        </w:r>
      </w:del>
      <w:r>
        <w:rPr>
          <w:rFonts w:ascii="Times New Roman" w:hAnsi="Times New Roman" w:cs="Times New Roman"/>
        </w:rPr>
        <w:t xml:space="preserve">, a very narrow interpretation of antitrust laws. </w:t>
      </w:r>
    </w:p>
    <w:p w14:paraId="0D5F31A7" w14:textId="200E870F"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 xml:space="preserve">This decrease in enforcement is not restricted to the public sector. The number of private antitrust claims has dropped significantly from a peak in the 1970s and early 1980s—private case filings in </w:t>
      </w:r>
      <w:ins w:id="79" w:author="Sima Biondi" w:date="2022-01-19T09:29:00Z">
        <w:r w:rsidR="00563FC0">
          <w:rPr>
            <w:rFonts w:ascii="Times New Roman" w:hAnsi="Times New Roman" w:cs="Times New Roman"/>
          </w:rPr>
          <w:t>f</w:t>
        </w:r>
      </w:ins>
      <w:del w:id="80" w:author="Sima Biondi" w:date="2022-01-19T09:29:00Z">
        <w:r w:rsidDel="00563FC0">
          <w:rPr>
            <w:rFonts w:ascii="Times New Roman" w:hAnsi="Times New Roman" w:cs="Times New Roman"/>
          </w:rPr>
          <w:delText>F</w:delText>
        </w:r>
      </w:del>
      <w:r>
        <w:rPr>
          <w:rFonts w:ascii="Times New Roman" w:hAnsi="Times New Roman" w:cs="Times New Roman"/>
        </w:rPr>
        <w:t xml:space="preserve">ederal </w:t>
      </w:r>
      <w:ins w:id="81" w:author="Sima Biondi" w:date="2022-01-19T09:29:00Z">
        <w:r w:rsidR="00563FC0">
          <w:rPr>
            <w:rFonts w:ascii="Times New Roman" w:hAnsi="Times New Roman" w:cs="Times New Roman"/>
          </w:rPr>
          <w:t>c</w:t>
        </w:r>
      </w:ins>
      <w:del w:id="82" w:author="Sima Biondi" w:date="2022-01-19T09:29:00Z">
        <w:r w:rsidDel="00563FC0">
          <w:rPr>
            <w:rFonts w:ascii="Times New Roman" w:hAnsi="Times New Roman" w:cs="Times New Roman"/>
          </w:rPr>
          <w:delText>C</w:delText>
        </w:r>
      </w:del>
      <w:r>
        <w:rPr>
          <w:rFonts w:ascii="Times New Roman" w:hAnsi="Times New Roman" w:cs="Times New Roman"/>
        </w:rPr>
        <w:t>ourts that reached an average of 1500</w:t>
      </w:r>
      <w:ins w:id="83" w:author="Sima Biondi" w:date="2022-01-19T09:30:00Z">
        <w:r w:rsidR="0028355B">
          <w:rPr>
            <w:rFonts w:ascii="Times New Roman" w:hAnsi="Times New Roman" w:cs="Times New Roman"/>
          </w:rPr>
          <w:t xml:space="preserve"> a</w:t>
        </w:r>
      </w:ins>
      <w:r>
        <w:rPr>
          <w:rFonts w:ascii="Times New Roman" w:hAnsi="Times New Roman" w:cs="Times New Roman"/>
        </w:rPr>
        <w:t xml:space="preserve"> year during that period diminished by 66%, to a little more than 500 filings a year by 2010.</w:t>
      </w:r>
      <w:r w:rsidRPr="006C0632">
        <w:rPr>
          <w:rStyle w:val="FootnoteReference"/>
        </w:rPr>
        <w:footnoteReference w:id="23"/>
      </w:r>
      <w:r>
        <w:rPr>
          <w:rFonts w:ascii="Times New Roman" w:hAnsi="Times New Roman" w:cs="Times New Roman"/>
        </w:rPr>
        <w:t xml:space="preserve"> This in part reflects Supreme Court decisions like the 1977 Illinois Brick ruling that limited the parties that qualify as potential plaintiffs in antitrust lawsuits.</w:t>
      </w:r>
      <w:r w:rsidRPr="006C0632">
        <w:rPr>
          <w:rStyle w:val="FootnoteReference"/>
        </w:rPr>
        <w:footnoteReference w:id="24"/>
      </w:r>
      <w:r>
        <w:rPr>
          <w:rFonts w:ascii="Times New Roman" w:hAnsi="Times New Roman" w:cs="Times New Roman"/>
        </w:rPr>
        <w:t xml:space="preserve"> These aggregate data also mask the real extent of the decline. First, </w:t>
      </w:r>
      <w:del w:id="84" w:author="Sima Biondi" w:date="2022-01-19T09:33:00Z">
        <w:r w:rsidDel="0028355B">
          <w:rPr>
            <w:rFonts w:ascii="Times New Roman" w:hAnsi="Times New Roman" w:cs="Times New Roman"/>
          </w:rPr>
          <w:delText xml:space="preserve">it </w:delText>
        </w:r>
      </w:del>
      <w:ins w:id="85" w:author="Sima Biondi" w:date="2022-01-19T09:33:00Z">
        <w:r w:rsidR="0028355B">
          <w:rPr>
            <w:rFonts w:ascii="Times New Roman" w:hAnsi="Times New Roman" w:cs="Times New Roman"/>
          </w:rPr>
          <w:t xml:space="preserve">this analysis </w:t>
        </w:r>
      </w:ins>
      <w:r>
        <w:rPr>
          <w:rFonts w:ascii="Times New Roman" w:hAnsi="Times New Roman" w:cs="Times New Roman"/>
        </w:rPr>
        <w:t xml:space="preserve">does not consider the significant </w:t>
      </w:r>
      <w:r w:rsidRPr="00CD5411">
        <w:rPr>
          <w:rFonts w:ascii="Times New Roman" w:hAnsi="Times New Roman" w:cs="Times New Roman"/>
        </w:rPr>
        <w:t>expansion of the U</w:t>
      </w:r>
      <w:ins w:id="86" w:author="Sima Biondi" w:date="2022-01-19T09:33:00Z">
        <w:r w:rsidR="0028355B">
          <w:rPr>
            <w:rFonts w:ascii="Times New Roman" w:hAnsi="Times New Roman" w:cs="Times New Roman"/>
          </w:rPr>
          <w:t>.</w:t>
        </w:r>
      </w:ins>
      <w:r w:rsidRPr="00CD5411">
        <w:rPr>
          <w:rFonts w:ascii="Times New Roman" w:hAnsi="Times New Roman" w:cs="Times New Roman"/>
        </w:rPr>
        <w:t>S</w:t>
      </w:r>
      <w:ins w:id="87" w:author="Sima Biondi" w:date="2022-01-19T09:33:00Z">
        <w:r w:rsidR="0028355B">
          <w:rPr>
            <w:rFonts w:ascii="Times New Roman" w:hAnsi="Times New Roman" w:cs="Times New Roman"/>
          </w:rPr>
          <w:t>.</w:t>
        </w:r>
      </w:ins>
      <w:r w:rsidRPr="00CD5411">
        <w:rPr>
          <w:rFonts w:ascii="Times New Roman" w:hAnsi="Times New Roman" w:cs="Times New Roman"/>
        </w:rPr>
        <w:t xml:space="preserve"> economy </w:t>
      </w:r>
      <w:del w:id="88" w:author="Sima Biondi" w:date="2022-01-19T09:33:00Z">
        <w:r w:rsidRPr="00CD5411" w:rsidDel="0028355B">
          <w:rPr>
            <w:rFonts w:ascii="Times New Roman" w:hAnsi="Times New Roman" w:cs="Times New Roman"/>
          </w:rPr>
          <w:delText xml:space="preserve">in </w:delText>
        </w:r>
      </w:del>
      <w:ins w:id="89" w:author="Sima Biondi" w:date="2022-01-19T09:33:00Z">
        <w:r w:rsidR="0028355B">
          <w:rPr>
            <w:rFonts w:ascii="Times New Roman" w:hAnsi="Times New Roman" w:cs="Times New Roman"/>
          </w:rPr>
          <w:t>over</w:t>
        </w:r>
        <w:r w:rsidR="0028355B" w:rsidRPr="00CD5411">
          <w:rPr>
            <w:rFonts w:ascii="Times New Roman" w:hAnsi="Times New Roman" w:cs="Times New Roman"/>
          </w:rPr>
          <w:t xml:space="preserve"> </w:t>
        </w:r>
      </w:ins>
      <w:r w:rsidRPr="00CD5411">
        <w:rPr>
          <w:rFonts w:ascii="Times New Roman" w:hAnsi="Times New Roman" w:cs="Times New Roman"/>
        </w:rPr>
        <w:t>the period</w:t>
      </w:r>
      <w:r>
        <w:rPr>
          <w:rFonts w:ascii="Times New Roman" w:hAnsi="Times New Roman" w:cs="Times New Roman"/>
        </w:rPr>
        <w:t>, i</w:t>
      </w:r>
      <w:r w:rsidRPr="00CD5411">
        <w:rPr>
          <w:rFonts w:ascii="Times New Roman" w:hAnsi="Times New Roman" w:cs="Times New Roman"/>
        </w:rPr>
        <w:t>f anything, cases should have risen for enforcement to remain steady. Second, it hides a similarly important shift within enforcement patterns, as cases against price-fixing arrangements, which represented only 10% of litigation early in the century, rose to almost 50% of all filings later</w:t>
      </w:r>
      <w:r>
        <w:rPr>
          <w:rFonts w:ascii="Times New Roman" w:hAnsi="Times New Roman" w:cs="Times New Roman"/>
        </w:rPr>
        <w:t>-</w:t>
      </w:r>
      <w:r w:rsidRPr="00CD5411">
        <w:rPr>
          <w:rFonts w:ascii="Times New Roman" w:hAnsi="Times New Roman" w:cs="Times New Roman"/>
        </w:rPr>
        <w:t>on.</w:t>
      </w:r>
      <w:r w:rsidRPr="006C0632">
        <w:rPr>
          <w:rStyle w:val="FootnoteReference"/>
        </w:rPr>
        <w:footnoteReference w:id="25"/>
      </w:r>
      <w:r w:rsidRPr="008E0B83">
        <w:rPr>
          <w:rFonts w:ascii="Times New Roman" w:hAnsi="Times New Roman" w:cs="Times New Roman"/>
        </w:rPr>
        <w:t xml:space="preserve"> </w:t>
      </w:r>
      <w:r>
        <w:rPr>
          <w:rFonts w:ascii="Times New Roman" w:hAnsi="Times New Roman" w:cs="Times New Roman"/>
        </w:rPr>
        <w:t xml:space="preserve">Third, antitrust enforcement was expected to </w:t>
      </w:r>
      <w:del w:id="90" w:author="Sima Biondi" w:date="2022-01-19T09:34:00Z">
        <w:r w:rsidDel="0028355B">
          <w:rPr>
            <w:rFonts w:ascii="Times New Roman" w:hAnsi="Times New Roman" w:cs="Times New Roman"/>
          </w:rPr>
          <w:delText xml:space="preserve">take </w:delText>
        </w:r>
      </w:del>
      <w:ins w:id="91" w:author="Sima Biondi" w:date="2022-01-19T09:34:00Z">
        <w:r w:rsidR="0028355B">
          <w:rPr>
            <w:rFonts w:ascii="Times New Roman" w:hAnsi="Times New Roman" w:cs="Times New Roman"/>
          </w:rPr>
          <w:t xml:space="preserve">pick </w:t>
        </w:r>
      </w:ins>
      <w:r>
        <w:rPr>
          <w:rFonts w:ascii="Times New Roman" w:hAnsi="Times New Roman" w:cs="Times New Roman"/>
        </w:rPr>
        <w:t xml:space="preserve">up the slack left by deregulation: as direct price </w:t>
      </w:r>
      <w:r>
        <w:rPr>
          <w:rFonts w:ascii="Times New Roman" w:hAnsi="Times New Roman" w:cs="Times New Roman"/>
        </w:rPr>
        <w:lastRenderedPageBreak/>
        <w:t xml:space="preserve">regulation declined, government policy shifted to ensuring that markets were competitive through </w:t>
      </w:r>
      <w:del w:id="92" w:author="Sima Biondi" w:date="2022-01-19T09:34:00Z">
        <w:r w:rsidDel="0028355B">
          <w:rPr>
            <w:rFonts w:ascii="Times New Roman" w:hAnsi="Times New Roman" w:cs="Times New Roman"/>
          </w:rPr>
          <w:delText xml:space="preserve">the </w:delText>
        </w:r>
      </w:del>
      <w:r>
        <w:rPr>
          <w:rFonts w:ascii="Times New Roman" w:hAnsi="Times New Roman" w:cs="Times New Roman"/>
        </w:rPr>
        <w:t>indirect promotion of competition. As a result, one would have expected antitrust law litigation to go up, not down.</w:t>
      </w:r>
    </w:p>
    <w:p w14:paraId="18007C5B" w14:textId="4879906C" w:rsidR="00BA0B5B" w:rsidRDefault="00BA0B5B" w:rsidP="00BA0B5B">
      <w:pPr>
        <w:spacing w:before="100" w:after="100"/>
        <w:ind w:firstLine="630"/>
        <w:jc w:val="both"/>
        <w:rPr>
          <w:rFonts w:ascii="Times New Roman" w:hAnsi="Times New Roman" w:cs="Times New Roman"/>
        </w:rPr>
      </w:pPr>
      <w:del w:id="93" w:author="Sima Biondi" w:date="2022-01-19T09:34:00Z">
        <w:r w:rsidDel="0028355B">
          <w:rPr>
            <w:rFonts w:ascii="Times New Roman" w:hAnsi="Times New Roman" w:cs="Times New Roman"/>
          </w:rPr>
          <w:delText xml:space="preserve">Taking </w:delText>
        </w:r>
      </w:del>
      <w:ins w:id="94" w:author="Sima Biondi" w:date="2022-01-19T09:34:00Z">
        <w:r w:rsidR="0028355B">
          <w:rPr>
            <w:rFonts w:ascii="Times New Roman" w:hAnsi="Times New Roman" w:cs="Times New Roman"/>
          </w:rPr>
          <w:t xml:space="preserve">Examining </w:t>
        </w:r>
      </w:ins>
      <w:r>
        <w:rPr>
          <w:rFonts w:ascii="Times New Roman" w:hAnsi="Times New Roman" w:cs="Times New Roman"/>
        </w:rPr>
        <w:t xml:space="preserve">all this evidence together, it is fair to say that </w:t>
      </w:r>
      <w:ins w:id="95" w:author="Sima Biondi" w:date="2022-01-19T09:34:00Z">
        <w:r w:rsidR="0028355B">
          <w:rPr>
            <w:rFonts w:ascii="Times New Roman" w:hAnsi="Times New Roman" w:cs="Times New Roman"/>
          </w:rPr>
          <w:t xml:space="preserve">American </w:t>
        </w:r>
      </w:ins>
      <w:r>
        <w:rPr>
          <w:rFonts w:ascii="Times New Roman" w:hAnsi="Times New Roman" w:cs="Times New Roman"/>
        </w:rPr>
        <w:t xml:space="preserve">non-price fixing civil antitrust enforcement is at one of the lowest, if not the lowest, points </w:t>
      </w:r>
      <w:del w:id="96" w:author="Sima Biondi" w:date="2022-01-19T09:34:00Z">
        <w:r w:rsidDel="0028355B">
          <w:rPr>
            <w:rFonts w:ascii="Times New Roman" w:hAnsi="Times New Roman" w:cs="Times New Roman"/>
          </w:rPr>
          <w:delText xml:space="preserve">in the US </w:delText>
        </w:r>
      </w:del>
      <w:r>
        <w:rPr>
          <w:rFonts w:ascii="Times New Roman" w:hAnsi="Times New Roman" w:cs="Times New Roman"/>
        </w:rPr>
        <w:t>in the past 100 ye</w:t>
      </w:r>
      <w:r w:rsidR="00D006FC">
        <w:rPr>
          <w:rFonts w:ascii="Times New Roman" w:hAnsi="Times New Roman" w:cs="Times New Roman"/>
        </w:rPr>
        <w:t>ars, and that this trend toward</w:t>
      </w:r>
      <w:r>
        <w:rPr>
          <w:rFonts w:ascii="Times New Roman" w:hAnsi="Times New Roman" w:cs="Times New Roman"/>
        </w:rPr>
        <w:t xml:space="preserve"> weakened enforcement starts in the mid-1970s or early 1980s.</w:t>
      </w:r>
      <w:r w:rsidRPr="006C0632">
        <w:rPr>
          <w:rStyle w:val="FootnoteReference"/>
        </w:rPr>
        <w:footnoteReference w:id="26"/>
      </w:r>
    </w:p>
    <w:p w14:paraId="65AF7ABC" w14:textId="25E3F651" w:rsidR="00BA0B5B" w:rsidRPr="00114022" w:rsidRDefault="00BA0B5B" w:rsidP="00BA0B5B">
      <w:pPr>
        <w:spacing w:before="100" w:after="100"/>
        <w:ind w:firstLine="630"/>
        <w:jc w:val="both"/>
        <w:rPr>
          <w:rFonts w:ascii="Times New Roman" w:hAnsi="Times New Roman" w:cs="Times New Roman"/>
        </w:rPr>
      </w:pPr>
      <w:r>
        <w:rPr>
          <w:rFonts w:ascii="Times New Roman" w:hAnsi="Times New Roman" w:cs="Times New Roman"/>
        </w:rPr>
        <w:t>This decline in antitrust enforcement is correlated with a steep increase in market concentration in the American economy, a fall in the labor income share, and increases in markups and corporate profits. T</w:t>
      </w:r>
      <w:r w:rsidRPr="00114022">
        <w:rPr>
          <w:rFonts w:ascii="Times New Roman" w:hAnsi="Times New Roman" w:cs="Times New Roman"/>
        </w:rPr>
        <w:t>here is growing evidence that the production and distribution of goods and services in the U.S. economy has become more concentrated in the last</w:t>
      </w:r>
      <w:r>
        <w:rPr>
          <w:rFonts w:ascii="Times New Roman" w:hAnsi="Times New Roman" w:cs="Times New Roman"/>
        </w:rPr>
        <w:t xml:space="preserve"> several</w:t>
      </w:r>
      <w:r w:rsidRPr="00114022">
        <w:rPr>
          <w:rFonts w:ascii="Times New Roman" w:hAnsi="Times New Roman" w:cs="Times New Roman"/>
        </w:rPr>
        <w:t xml:space="preserve"> </w:t>
      </w:r>
      <w:r>
        <w:rPr>
          <w:rFonts w:ascii="Times New Roman" w:hAnsi="Times New Roman" w:cs="Times New Roman"/>
        </w:rPr>
        <w:t>decades</w:t>
      </w:r>
      <w:r w:rsidRPr="00114022">
        <w:rPr>
          <w:rFonts w:ascii="Times New Roman" w:hAnsi="Times New Roman" w:cs="Times New Roman"/>
        </w:rPr>
        <w:t xml:space="preserve">. This trend was initially identified by </w:t>
      </w:r>
      <w:proofErr w:type="spellStart"/>
      <w:r w:rsidRPr="00114022">
        <w:rPr>
          <w:rFonts w:ascii="Times New Roman" w:hAnsi="Times New Roman" w:cs="Times New Roman"/>
        </w:rPr>
        <w:t>Grullon</w:t>
      </w:r>
      <w:proofErr w:type="spellEnd"/>
      <w:r w:rsidRPr="00114022">
        <w:rPr>
          <w:rFonts w:ascii="Times New Roman" w:hAnsi="Times New Roman" w:cs="Times New Roman"/>
        </w:rPr>
        <w:t xml:space="preserve"> et al. </w:t>
      </w:r>
      <w:r>
        <w:rPr>
          <w:rFonts w:ascii="Times New Roman" w:hAnsi="Times New Roman" w:cs="Times New Roman"/>
        </w:rPr>
        <w:t>for</w:t>
      </w:r>
      <w:r w:rsidRPr="00114022">
        <w:rPr>
          <w:rFonts w:ascii="Times New Roman" w:hAnsi="Times New Roman" w:cs="Times New Roman"/>
        </w:rPr>
        <w:t xml:space="preserve"> </w:t>
      </w:r>
      <w:r>
        <w:rPr>
          <w:rFonts w:ascii="Times New Roman" w:hAnsi="Times New Roman" w:cs="Times New Roman"/>
        </w:rPr>
        <w:t>American</w:t>
      </w:r>
      <w:r w:rsidRPr="00114022">
        <w:rPr>
          <w:rFonts w:ascii="Times New Roman" w:hAnsi="Times New Roman" w:cs="Times New Roman"/>
        </w:rPr>
        <w:t xml:space="preserve"> publicly traded firms,</w:t>
      </w:r>
      <w:r w:rsidRPr="006C0632">
        <w:rPr>
          <w:rStyle w:val="FootnoteReference"/>
        </w:rPr>
        <w:footnoteReference w:id="27"/>
      </w:r>
      <w:r w:rsidRPr="00114022">
        <w:rPr>
          <w:rFonts w:ascii="Times New Roman" w:hAnsi="Times New Roman" w:cs="Times New Roman"/>
        </w:rPr>
        <w:t xml:space="preserve"> but later confirmed for all Census firms (Autor et al.</w:t>
      </w:r>
      <w:r w:rsidRPr="006C0632">
        <w:rPr>
          <w:rStyle w:val="FootnoteReference"/>
        </w:rPr>
        <w:footnoteReference w:id="28"/>
      </w:r>
      <w:r w:rsidRPr="00114022">
        <w:rPr>
          <w:rFonts w:ascii="Times New Roman" w:hAnsi="Times New Roman" w:cs="Times New Roman"/>
        </w:rPr>
        <w:t xml:space="preserve"> and Covarrubias et al.</w:t>
      </w:r>
      <w:r w:rsidRPr="006C0632">
        <w:rPr>
          <w:rStyle w:val="FootnoteReference"/>
        </w:rPr>
        <w:footnoteReference w:id="29"/>
      </w:r>
      <w:r>
        <w:rPr>
          <w:rFonts w:ascii="Times New Roman" w:hAnsi="Times New Roman" w:cs="Times New Roman"/>
        </w:rPr>
        <w:t>).</w:t>
      </w:r>
      <w:r w:rsidRPr="00114022">
        <w:rPr>
          <w:rFonts w:ascii="Times New Roman" w:hAnsi="Times New Roman" w:cs="Times New Roman"/>
        </w:rPr>
        <w:t xml:space="preserve"> By using U.S. NETS data, Rossi-</w:t>
      </w:r>
      <w:proofErr w:type="spellStart"/>
      <w:r w:rsidRPr="00114022">
        <w:rPr>
          <w:rFonts w:ascii="Times New Roman" w:hAnsi="Times New Roman" w:cs="Times New Roman"/>
        </w:rPr>
        <w:t>Hansberg</w:t>
      </w:r>
      <w:proofErr w:type="spellEnd"/>
      <w:r w:rsidRPr="00114022">
        <w:rPr>
          <w:rFonts w:ascii="Times New Roman" w:hAnsi="Times New Roman" w:cs="Times New Roman"/>
        </w:rPr>
        <w:t xml:space="preserve"> et al.</w:t>
      </w:r>
      <w:r w:rsidRPr="006C0632">
        <w:rPr>
          <w:rStyle w:val="FootnoteReference"/>
        </w:rPr>
        <w:footnoteReference w:id="30"/>
      </w:r>
      <w:r w:rsidRPr="00114022">
        <w:rPr>
          <w:rFonts w:ascii="Times New Roman" w:hAnsi="Times New Roman" w:cs="Times New Roman"/>
        </w:rPr>
        <w:t xml:space="preserve"> confirm </w:t>
      </w:r>
      <w:del w:id="97" w:author="Sima Biondi" w:date="2022-01-19T09:35:00Z">
        <w:r w:rsidRPr="00114022" w:rsidDel="0028355B">
          <w:rPr>
            <w:rFonts w:ascii="Times New Roman" w:hAnsi="Times New Roman" w:cs="Times New Roman"/>
          </w:rPr>
          <w:delText>the increasing trend in concentration</w:delText>
        </w:r>
      </w:del>
      <w:ins w:id="98" w:author="Sima Biondi" w:date="2022-01-19T09:35:00Z">
        <w:r w:rsidR="0028355B">
          <w:rPr>
            <w:rFonts w:ascii="Times New Roman" w:hAnsi="Times New Roman" w:cs="Times New Roman"/>
          </w:rPr>
          <w:t>concentration trends upwards</w:t>
        </w:r>
      </w:ins>
      <w:r w:rsidRPr="00114022">
        <w:rPr>
          <w:rFonts w:ascii="Times New Roman" w:hAnsi="Times New Roman" w:cs="Times New Roman"/>
        </w:rPr>
        <w:t xml:space="preserve"> at the national level but </w:t>
      </w:r>
      <w:r>
        <w:rPr>
          <w:rFonts w:ascii="Times New Roman" w:hAnsi="Times New Roman" w:cs="Times New Roman"/>
        </w:rPr>
        <w:t xml:space="preserve">observed decreasing concentration at the zip code level </w:t>
      </w:r>
      <w:del w:id="99" w:author="Sima Biondi" w:date="2022-01-19T09:35:00Z">
        <w:r w:rsidDel="0028355B">
          <w:rPr>
            <w:rFonts w:ascii="Times New Roman" w:hAnsi="Times New Roman" w:cs="Times New Roman"/>
          </w:rPr>
          <w:delText xml:space="preserve">during </w:delText>
        </w:r>
      </w:del>
      <w:ins w:id="100" w:author="Sima Biondi" w:date="2022-01-19T09:35:00Z">
        <w:r w:rsidR="0028355B">
          <w:rPr>
            <w:rFonts w:ascii="Times New Roman" w:hAnsi="Times New Roman" w:cs="Times New Roman"/>
          </w:rPr>
          <w:t xml:space="preserve">over </w:t>
        </w:r>
      </w:ins>
      <w:r>
        <w:rPr>
          <w:rFonts w:ascii="Times New Roman" w:hAnsi="Times New Roman" w:cs="Times New Roman"/>
        </w:rPr>
        <w:t xml:space="preserve">the same period. </w:t>
      </w:r>
    </w:p>
    <w:p w14:paraId="180469AC" w14:textId="67B23A26" w:rsidR="00BA0B5B" w:rsidRPr="00114022" w:rsidRDefault="00BA0B5B" w:rsidP="00BA0B5B">
      <w:pPr>
        <w:spacing w:before="100" w:after="100"/>
        <w:ind w:firstLine="630"/>
        <w:jc w:val="both"/>
        <w:rPr>
          <w:rFonts w:ascii="Times New Roman" w:hAnsi="Times New Roman" w:cs="Times New Roman"/>
        </w:rPr>
      </w:pPr>
      <w:r w:rsidRPr="00114022">
        <w:rPr>
          <w:rFonts w:ascii="Times New Roman" w:hAnsi="Times New Roman" w:cs="Times New Roman"/>
        </w:rPr>
        <w:t>As</w:t>
      </w:r>
      <w:del w:id="101" w:author="Sima Biondi" w:date="2022-01-19T09:35:00Z">
        <w:r w:rsidRPr="00114022" w:rsidDel="0028355B">
          <w:rPr>
            <w:rFonts w:ascii="Times New Roman" w:hAnsi="Times New Roman" w:cs="Times New Roman"/>
          </w:rPr>
          <w:delText xml:space="preserve"> it</w:delText>
        </w:r>
      </w:del>
      <w:r w:rsidRPr="00114022">
        <w:rPr>
          <w:rFonts w:ascii="Times New Roman" w:hAnsi="Times New Roman" w:cs="Times New Roman"/>
        </w:rPr>
        <w:t xml:space="preserve"> is well known, rising concentration is not necessarily an indication of growing market power: it could be the result of more efficient firms increa</w:t>
      </w:r>
      <w:r>
        <w:rPr>
          <w:rFonts w:ascii="Times New Roman" w:hAnsi="Times New Roman" w:cs="Times New Roman"/>
        </w:rPr>
        <w:t>sing their market share.</w:t>
      </w:r>
      <w:r w:rsidRPr="006C0632">
        <w:rPr>
          <w:rStyle w:val="FootnoteReference"/>
        </w:rPr>
        <w:footnoteReference w:id="31"/>
      </w:r>
      <w:r>
        <w:rPr>
          <w:rFonts w:ascii="Times New Roman" w:hAnsi="Times New Roman" w:cs="Times New Roman"/>
        </w:rPr>
        <w:t xml:space="preserve"> To address this complication</w:t>
      </w:r>
      <w:r w:rsidRPr="00114022">
        <w:rPr>
          <w:rFonts w:ascii="Times New Roman" w:hAnsi="Times New Roman" w:cs="Times New Roman"/>
        </w:rPr>
        <w:t xml:space="preserve">, De </w:t>
      </w:r>
      <w:proofErr w:type="spellStart"/>
      <w:r w:rsidRPr="00114022">
        <w:rPr>
          <w:rFonts w:ascii="Times New Roman" w:hAnsi="Times New Roman" w:cs="Times New Roman"/>
        </w:rPr>
        <w:t>Loecker</w:t>
      </w:r>
      <w:proofErr w:type="spellEnd"/>
      <w:r w:rsidRPr="00114022">
        <w:rPr>
          <w:rFonts w:ascii="Times New Roman" w:hAnsi="Times New Roman" w:cs="Times New Roman"/>
        </w:rPr>
        <w:t xml:space="preserve"> et al.</w:t>
      </w:r>
      <w:r w:rsidRPr="006C0632">
        <w:rPr>
          <w:rStyle w:val="FootnoteReference"/>
        </w:rPr>
        <w:footnoteReference w:id="32"/>
      </w:r>
      <w:r w:rsidRPr="00114022">
        <w:rPr>
          <w:rFonts w:ascii="Times New Roman" w:hAnsi="Times New Roman" w:cs="Times New Roman"/>
        </w:rPr>
        <w:t xml:space="preserve"> document that the weighted average markup of U.S. </w:t>
      </w:r>
      <w:proofErr w:type="spellStart"/>
      <w:r w:rsidRPr="00114022">
        <w:rPr>
          <w:rFonts w:ascii="Times New Roman" w:hAnsi="Times New Roman" w:cs="Times New Roman"/>
        </w:rPr>
        <w:t>Compustat</w:t>
      </w:r>
      <w:proofErr w:type="spellEnd"/>
      <w:r w:rsidRPr="00114022">
        <w:rPr>
          <w:rFonts w:ascii="Times New Roman" w:hAnsi="Times New Roman" w:cs="Times New Roman"/>
        </w:rPr>
        <w:t xml:space="preserve"> firms has risen from 1.1 in 1980 to 1.6 in 2016.  These estimates have been challenged by </w:t>
      </w:r>
      <w:proofErr w:type="spellStart"/>
      <w:r w:rsidRPr="00114022">
        <w:rPr>
          <w:rFonts w:ascii="Times New Roman" w:hAnsi="Times New Roman" w:cs="Times New Roman"/>
        </w:rPr>
        <w:t>Basu</w:t>
      </w:r>
      <w:proofErr w:type="spellEnd"/>
      <w:r w:rsidRPr="00114022">
        <w:rPr>
          <w:rFonts w:ascii="Times New Roman" w:hAnsi="Times New Roman" w:cs="Times New Roman"/>
        </w:rPr>
        <w:t>,</w:t>
      </w:r>
      <w:r w:rsidRPr="006C0632">
        <w:rPr>
          <w:rStyle w:val="FootnoteReference"/>
        </w:rPr>
        <w:footnoteReference w:id="33"/>
      </w:r>
      <w:r w:rsidRPr="00114022">
        <w:rPr>
          <w:rFonts w:ascii="Times New Roman" w:hAnsi="Times New Roman" w:cs="Times New Roman"/>
        </w:rPr>
        <w:t xml:space="preserve"> </w:t>
      </w:r>
      <w:r>
        <w:rPr>
          <w:rFonts w:ascii="Times New Roman" w:hAnsi="Times New Roman" w:cs="Times New Roman"/>
        </w:rPr>
        <w:t>who argues</w:t>
      </w:r>
      <w:r w:rsidRPr="00114022">
        <w:rPr>
          <w:rFonts w:ascii="Times New Roman" w:hAnsi="Times New Roman" w:cs="Times New Roman"/>
        </w:rPr>
        <w:t xml:space="preserve"> that they are too high. Yet </w:t>
      </w:r>
      <w:proofErr w:type="spellStart"/>
      <w:r w:rsidRPr="00114022">
        <w:rPr>
          <w:rFonts w:ascii="Times New Roman" w:hAnsi="Times New Roman" w:cs="Times New Roman"/>
        </w:rPr>
        <w:t>Barkai</w:t>
      </w:r>
      <w:proofErr w:type="spellEnd"/>
      <w:r w:rsidRPr="006C0632">
        <w:rPr>
          <w:rStyle w:val="FootnoteReference"/>
        </w:rPr>
        <w:footnoteReference w:id="34"/>
      </w:r>
      <w:r w:rsidRPr="00114022">
        <w:rPr>
          <w:rFonts w:ascii="Times New Roman" w:hAnsi="Times New Roman" w:cs="Times New Roman"/>
        </w:rPr>
        <w:t xml:space="preserve"> </w:t>
      </w:r>
      <w:r w:rsidRPr="00F23B78">
        <w:rPr>
          <w:rFonts w:ascii="Times New Roman" w:hAnsi="Times New Roman" w:cs="Times New Roman"/>
        </w:rPr>
        <w:t xml:space="preserve">finds that the profit rate on </w:t>
      </w:r>
      <w:r>
        <w:rPr>
          <w:rFonts w:ascii="Times New Roman" w:hAnsi="Times New Roman" w:cs="Times New Roman"/>
        </w:rPr>
        <w:t>American</w:t>
      </w:r>
      <w:r w:rsidRPr="00F23B78">
        <w:rPr>
          <w:rFonts w:ascii="Times New Roman" w:hAnsi="Times New Roman" w:cs="Times New Roman"/>
        </w:rPr>
        <w:t xml:space="preserve"> value-added rose from 2.2 percent in 1984 to 15.7 percent in 2014.  The markup ratio </w:t>
      </w:r>
      <w:del w:id="102" w:author="Sima Biondi" w:date="2022-01-19T09:35:00Z">
        <w:r w:rsidRPr="00F23B78" w:rsidDel="0028355B">
          <w:rPr>
            <w:rFonts w:ascii="Times New Roman" w:hAnsi="Times New Roman" w:cs="Times New Roman"/>
          </w:rPr>
          <w:delText xml:space="preserve">implied </w:delText>
        </w:r>
      </w:del>
      <w:ins w:id="103" w:author="Sima Biondi" w:date="2022-01-19T09:35:00Z">
        <w:r w:rsidR="0028355B">
          <w:rPr>
            <w:rFonts w:ascii="Times New Roman" w:hAnsi="Times New Roman" w:cs="Times New Roman"/>
          </w:rPr>
          <w:t xml:space="preserve">associated with </w:t>
        </w:r>
      </w:ins>
      <w:del w:id="104" w:author="Sima Biondi" w:date="2022-01-19T09:35:00Z">
        <w:r w:rsidRPr="00F23B78" w:rsidDel="0028355B">
          <w:rPr>
            <w:rFonts w:ascii="Times New Roman" w:hAnsi="Times New Roman" w:cs="Times New Roman"/>
          </w:rPr>
          <w:delText>by</w:delText>
        </w:r>
        <w:r w:rsidRPr="00114022" w:rsidDel="0028355B">
          <w:rPr>
            <w:rFonts w:ascii="Times New Roman" w:hAnsi="Times New Roman" w:cs="Times New Roman"/>
          </w:rPr>
          <w:delText xml:space="preserve"> </w:delText>
        </w:r>
      </w:del>
      <w:r w:rsidRPr="00114022">
        <w:rPr>
          <w:rFonts w:ascii="Times New Roman" w:hAnsi="Times New Roman" w:cs="Times New Roman"/>
        </w:rPr>
        <w:t xml:space="preserve">these estimates rises from 1.02 to 1.19 over this period. Gutiérrez and </w:t>
      </w:r>
      <w:proofErr w:type="spellStart"/>
      <w:r w:rsidRPr="00114022">
        <w:rPr>
          <w:rFonts w:ascii="Times New Roman" w:hAnsi="Times New Roman" w:cs="Times New Roman"/>
        </w:rPr>
        <w:t>Philippon</w:t>
      </w:r>
      <w:proofErr w:type="spellEnd"/>
      <w:r w:rsidRPr="00114022">
        <w:rPr>
          <w:rFonts w:ascii="Times New Roman" w:hAnsi="Times New Roman" w:cs="Times New Roman"/>
        </w:rPr>
        <w:t xml:space="preserve"> </w:t>
      </w:r>
      <w:r>
        <w:rPr>
          <w:rFonts w:ascii="Times New Roman" w:hAnsi="Times New Roman" w:cs="Times New Roman"/>
        </w:rPr>
        <w:t>produce</w:t>
      </w:r>
      <w:r w:rsidRPr="00114022">
        <w:rPr>
          <w:rFonts w:ascii="Times New Roman" w:hAnsi="Times New Roman" w:cs="Times New Roman"/>
        </w:rPr>
        <w:t xml:space="preserve"> similar estimates,</w:t>
      </w:r>
      <w:r w:rsidRPr="006C0632">
        <w:rPr>
          <w:rStyle w:val="FootnoteReference"/>
        </w:rPr>
        <w:footnoteReference w:id="35"/>
      </w:r>
      <w:r w:rsidRPr="00114022">
        <w:rPr>
          <w:rFonts w:ascii="Times New Roman" w:hAnsi="Times New Roman" w:cs="Times New Roman"/>
        </w:rPr>
        <w:t xml:space="preserve"> if we adjust for the fact that they report a markup on firm sales, while </w:t>
      </w:r>
      <w:proofErr w:type="spellStart"/>
      <w:r w:rsidRPr="00114022">
        <w:rPr>
          <w:rFonts w:ascii="Times New Roman" w:hAnsi="Times New Roman" w:cs="Times New Roman"/>
        </w:rPr>
        <w:t>Barkai</w:t>
      </w:r>
      <w:proofErr w:type="spellEnd"/>
      <w:r w:rsidRPr="00114022">
        <w:rPr>
          <w:rFonts w:ascii="Times New Roman" w:hAnsi="Times New Roman" w:cs="Times New Roman"/>
        </w:rPr>
        <w:t xml:space="preserve"> reports a markup on value added. </w:t>
      </w:r>
    </w:p>
    <w:p w14:paraId="7C56AA1F" w14:textId="783429E0" w:rsidR="00BA0B5B" w:rsidRPr="00F432AD" w:rsidRDefault="00BA0B5B" w:rsidP="00BA0B5B">
      <w:pPr>
        <w:spacing w:before="100" w:after="100"/>
        <w:ind w:firstLine="630"/>
        <w:jc w:val="both"/>
        <w:rPr>
          <w:rFonts w:ascii="Times New Roman" w:hAnsi="Times New Roman" w:cs="Times New Roman"/>
        </w:rPr>
      </w:pPr>
      <w:r w:rsidRPr="00114022">
        <w:rPr>
          <w:rFonts w:ascii="Times New Roman" w:hAnsi="Times New Roman" w:cs="Times New Roman"/>
        </w:rPr>
        <w:t xml:space="preserve">Rises in markups and concentration are correlated. Gutiérrez and </w:t>
      </w:r>
      <w:proofErr w:type="spellStart"/>
      <w:r w:rsidRPr="00114022">
        <w:rPr>
          <w:rFonts w:ascii="Times New Roman" w:hAnsi="Times New Roman" w:cs="Times New Roman"/>
        </w:rPr>
        <w:t>Philippon</w:t>
      </w:r>
      <w:proofErr w:type="spellEnd"/>
      <w:r w:rsidRPr="006C0632">
        <w:rPr>
          <w:rStyle w:val="FootnoteReference"/>
        </w:rPr>
        <w:footnoteReference w:id="36"/>
      </w:r>
      <w:r w:rsidRPr="00114022">
        <w:rPr>
          <w:rFonts w:ascii="Times New Roman" w:hAnsi="Times New Roman" w:cs="Times New Roman"/>
        </w:rPr>
        <w:t xml:space="preserve"> document that the aggregate Lerner index across all </w:t>
      </w:r>
      <w:proofErr w:type="spellStart"/>
      <w:r w:rsidRPr="00114022">
        <w:rPr>
          <w:rFonts w:ascii="Times New Roman" w:hAnsi="Times New Roman" w:cs="Times New Roman"/>
        </w:rPr>
        <w:t>Compustat</w:t>
      </w:r>
      <w:proofErr w:type="spellEnd"/>
      <w:r>
        <w:rPr>
          <w:rFonts w:ascii="Times New Roman" w:hAnsi="Times New Roman" w:cs="Times New Roman"/>
        </w:rPr>
        <w:t xml:space="preserve"> firms</w:t>
      </w:r>
      <w:r w:rsidRPr="00114022">
        <w:rPr>
          <w:rFonts w:ascii="Times New Roman" w:hAnsi="Times New Roman" w:cs="Times New Roman"/>
        </w:rPr>
        <w:t xml:space="preserve"> rises in sync with the Herfindahl Index. </w:t>
      </w:r>
      <w:proofErr w:type="spellStart"/>
      <w:r w:rsidRPr="00114022">
        <w:rPr>
          <w:rFonts w:ascii="Times New Roman" w:hAnsi="Times New Roman" w:cs="Times New Roman"/>
        </w:rPr>
        <w:t>Grullon</w:t>
      </w:r>
      <w:proofErr w:type="spellEnd"/>
      <w:r w:rsidRPr="00114022">
        <w:rPr>
          <w:rFonts w:ascii="Times New Roman" w:hAnsi="Times New Roman" w:cs="Times New Roman"/>
        </w:rPr>
        <w:t xml:space="preserve"> et al.</w:t>
      </w:r>
      <w:r w:rsidRPr="006C0632">
        <w:rPr>
          <w:rStyle w:val="FootnoteReference"/>
        </w:rPr>
        <w:footnoteReference w:id="37"/>
      </w:r>
      <w:r w:rsidRPr="00114022">
        <w:rPr>
          <w:rFonts w:ascii="Times New Roman" w:hAnsi="Times New Roman" w:cs="Times New Roman"/>
        </w:rPr>
        <w:t xml:space="preserve"> find a positive correlation between changes in concentration levels and return</w:t>
      </w:r>
      <w:r>
        <w:rPr>
          <w:rFonts w:ascii="Times New Roman" w:hAnsi="Times New Roman" w:cs="Times New Roman"/>
        </w:rPr>
        <w:t xml:space="preserve"> </w:t>
      </w:r>
      <w:r w:rsidRPr="00114022">
        <w:rPr>
          <w:rFonts w:ascii="Times New Roman" w:hAnsi="Times New Roman" w:cs="Times New Roman"/>
        </w:rPr>
        <w:t xml:space="preserve">on assets (ROA). When they decompose ROA, they find that the biggest factor behind the higher </w:t>
      </w:r>
      <w:r w:rsidRPr="00114022">
        <w:rPr>
          <w:rFonts w:ascii="Times New Roman" w:hAnsi="Times New Roman" w:cs="Times New Roman"/>
        </w:rPr>
        <w:lastRenderedPageBreak/>
        <w:t>ROA is higher markup</w:t>
      </w:r>
      <w:r>
        <w:rPr>
          <w:rFonts w:ascii="Times New Roman" w:hAnsi="Times New Roman" w:cs="Times New Roman"/>
        </w:rPr>
        <w:t>s</w:t>
      </w:r>
      <w:r w:rsidRPr="00114022">
        <w:rPr>
          <w:rFonts w:ascii="Times New Roman" w:hAnsi="Times New Roman" w:cs="Times New Roman"/>
        </w:rPr>
        <w:t xml:space="preserve">. </w:t>
      </w:r>
      <w:proofErr w:type="spellStart"/>
      <w:r w:rsidRPr="00114022">
        <w:rPr>
          <w:rFonts w:ascii="Times New Roman" w:hAnsi="Times New Roman" w:cs="Times New Roman"/>
        </w:rPr>
        <w:t>Barkai</w:t>
      </w:r>
      <w:proofErr w:type="spellEnd"/>
      <w:r w:rsidRPr="006C0632">
        <w:rPr>
          <w:rStyle w:val="FootnoteReference"/>
        </w:rPr>
        <w:footnoteReference w:id="38"/>
      </w:r>
      <w:r w:rsidRPr="00114022">
        <w:rPr>
          <w:rFonts w:ascii="Times New Roman" w:hAnsi="Times New Roman" w:cs="Times New Roman"/>
        </w:rPr>
        <w:t xml:space="preserve"> finds that industries that experience a larger increase in concentration also experience a larger decline in the labor share. Industry-level evidence in the market</w:t>
      </w:r>
      <w:ins w:id="105" w:author="Sima Biondi" w:date="2022-01-19T09:36:00Z">
        <w:r w:rsidR="0028355B">
          <w:rPr>
            <w:rFonts w:ascii="Times New Roman" w:hAnsi="Times New Roman" w:cs="Times New Roman"/>
          </w:rPr>
          <w:t>s</w:t>
        </w:r>
      </w:ins>
      <w:r w:rsidRPr="00114022">
        <w:rPr>
          <w:rFonts w:ascii="Times New Roman" w:hAnsi="Times New Roman" w:cs="Times New Roman"/>
        </w:rPr>
        <w:t xml:space="preserve"> for beer</w:t>
      </w:r>
      <w:r>
        <w:rPr>
          <w:rFonts w:ascii="Times New Roman" w:hAnsi="Times New Roman" w:cs="Times New Roman"/>
        </w:rPr>
        <w:t>,</w:t>
      </w:r>
      <w:r w:rsidRPr="006C0632">
        <w:rPr>
          <w:rStyle w:val="FootnoteReference"/>
        </w:rPr>
        <w:footnoteReference w:id="39"/>
      </w:r>
      <w:r w:rsidRPr="00114022">
        <w:rPr>
          <w:rFonts w:ascii="Times New Roman" w:hAnsi="Times New Roman" w:cs="Times New Roman"/>
        </w:rPr>
        <w:t xml:space="preserve"> kidney dialysis</w:t>
      </w:r>
      <w:r w:rsidRPr="00F432AD">
        <w:rPr>
          <w:rFonts w:ascii="Times New Roman" w:hAnsi="Times New Roman" w:cs="Times New Roman"/>
        </w:rPr>
        <w:t>,</w:t>
      </w:r>
      <w:r w:rsidRPr="006C0632">
        <w:rPr>
          <w:rStyle w:val="FootnoteReference"/>
        </w:rPr>
        <w:footnoteReference w:id="40"/>
      </w:r>
      <w:r w:rsidRPr="00F432AD">
        <w:rPr>
          <w:rFonts w:ascii="Times New Roman" w:hAnsi="Times New Roman" w:cs="Times New Roman"/>
        </w:rPr>
        <w:t xml:space="preserve"> and mobile communication services</w:t>
      </w:r>
      <w:r w:rsidRPr="006C0632">
        <w:rPr>
          <w:rStyle w:val="FootnoteReference"/>
        </w:rPr>
        <w:footnoteReference w:id="41"/>
      </w:r>
      <w:r w:rsidRPr="00F432AD">
        <w:rPr>
          <w:rFonts w:ascii="Times New Roman" w:hAnsi="Times New Roman" w:cs="Times New Roman"/>
        </w:rPr>
        <w:t xml:space="preserve"> support</w:t>
      </w:r>
      <w:ins w:id="106" w:author="Sima Biondi" w:date="2022-01-19T09:36:00Z">
        <w:r w:rsidR="0028355B">
          <w:rPr>
            <w:rFonts w:ascii="Times New Roman" w:hAnsi="Times New Roman" w:cs="Times New Roman"/>
          </w:rPr>
          <w:t>s</w:t>
        </w:r>
      </w:ins>
      <w:r w:rsidRPr="00F432AD">
        <w:rPr>
          <w:rFonts w:ascii="Times New Roman" w:hAnsi="Times New Roman" w:cs="Times New Roman"/>
        </w:rPr>
        <w:t xml:space="preserve"> the causal interpretation of this correlation.  </w:t>
      </w:r>
    </w:p>
    <w:p w14:paraId="7FB89BCD" w14:textId="5BB95556" w:rsidR="00BA0B5B" w:rsidRDefault="00BA0B5B" w:rsidP="00B1722A">
      <w:pPr>
        <w:spacing w:before="100" w:after="100"/>
        <w:ind w:firstLine="630"/>
        <w:jc w:val="both"/>
        <w:rPr>
          <w:rFonts w:ascii="Times New Roman" w:hAnsi="Times New Roman" w:cs="Times New Roman"/>
        </w:rPr>
      </w:pPr>
      <w:r>
        <w:rPr>
          <w:rFonts w:ascii="Times New Roman" w:hAnsi="Times New Roman" w:cs="Times New Roman"/>
        </w:rPr>
        <w:t>As noted earlier</w:t>
      </w:r>
      <w:r w:rsidRPr="00114022">
        <w:rPr>
          <w:rFonts w:ascii="Times New Roman" w:hAnsi="Times New Roman" w:cs="Times New Roman"/>
        </w:rPr>
        <w:t xml:space="preserve">, rising concentration and markups </w:t>
      </w:r>
      <w:r>
        <w:rPr>
          <w:rFonts w:ascii="Times New Roman" w:hAnsi="Times New Roman" w:cs="Times New Roman"/>
        </w:rPr>
        <w:t>are</w:t>
      </w:r>
      <w:r w:rsidRPr="00114022">
        <w:rPr>
          <w:rFonts w:ascii="Times New Roman" w:hAnsi="Times New Roman" w:cs="Times New Roman"/>
        </w:rPr>
        <w:t xml:space="preserve"> not necessarily the result of lax antitrust enforcement.</w:t>
      </w:r>
      <w:r w:rsidRPr="006C0632">
        <w:rPr>
          <w:rStyle w:val="FootnoteReference"/>
        </w:rPr>
        <w:footnoteReference w:id="42"/>
      </w:r>
      <w:r w:rsidRPr="00F432AD">
        <w:rPr>
          <w:rFonts w:ascii="Times New Roman" w:hAnsi="Times New Roman" w:cs="Times New Roman"/>
        </w:rPr>
        <w:t xml:space="preserve"> </w:t>
      </w:r>
      <w:r>
        <w:rPr>
          <w:rFonts w:ascii="Times New Roman" w:hAnsi="Times New Roman" w:cs="Times New Roman"/>
        </w:rPr>
        <w:t>As Autor et al. note, “</w:t>
      </w:r>
      <w:del w:id="107" w:author="Sima Biondi" w:date="2022-01-19T09:36:00Z">
        <w:r w:rsidRPr="000A7C65" w:rsidDel="0028355B">
          <w:rPr>
            <w:rFonts w:ascii="Times New Roman" w:hAnsi="Times New Roman" w:cs="Times New Roman"/>
          </w:rPr>
          <w:delText xml:space="preserve">If </w:delText>
        </w:r>
      </w:del>
      <w:ins w:id="108" w:author="Sima Biondi" w:date="2022-01-19T09:36:00Z">
        <w:r w:rsidR="0028355B">
          <w:rPr>
            <w:rFonts w:ascii="Times New Roman" w:hAnsi="Times New Roman" w:cs="Times New Roman"/>
          </w:rPr>
          <w:t>[</w:t>
        </w:r>
        <w:proofErr w:type="spellStart"/>
        <w:r w:rsidR="0028355B">
          <w:rPr>
            <w:rFonts w:ascii="Times New Roman" w:hAnsi="Times New Roman" w:cs="Times New Roman"/>
          </w:rPr>
          <w:t>i</w:t>
        </w:r>
        <w:proofErr w:type="spellEnd"/>
        <w:r w:rsidR="0028355B">
          <w:rPr>
            <w:rFonts w:ascii="Times New Roman" w:hAnsi="Times New Roman" w:cs="Times New Roman"/>
          </w:rPr>
          <w:t>]</w:t>
        </w:r>
        <w:r w:rsidR="0028355B" w:rsidRPr="000A7C65">
          <w:rPr>
            <w:rFonts w:ascii="Times New Roman" w:hAnsi="Times New Roman" w:cs="Times New Roman"/>
          </w:rPr>
          <w:t xml:space="preserve">f </w:t>
        </w:r>
      </w:ins>
      <w:r w:rsidRPr="000A7C65">
        <w:rPr>
          <w:rFonts w:ascii="Times New Roman" w:hAnsi="Times New Roman" w:cs="Times New Roman"/>
        </w:rPr>
        <w:t>globalization or technological changes push sales toward the most productive firms in each industry, product market concentra</w:t>
      </w:r>
      <w:r>
        <w:rPr>
          <w:rFonts w:ascii="Times New Roman" w:hAnsi="Times New Roman" w:cs="Times New Roman"/>
        </w:rPr>
        <w:t>tion will rise as industries be</w:t>
      </w:r>
      <w:r w:rsidRPr="000A7C65">
        <w:rPr>
          <w:rFonts w:ascii="Times New Roman" w:hAnsi="Times New Roman" w:cs="Times New Roman"/>
        </w:rPr>
        <w:t>come increasingly dominated by superstar firms, which have high markups and a low labor share of value added</w:t>
      </w:r>
      <w:r w:rsidRPr="00114022">
        <w:rPr>
          <w:rFonts w:ascii="Times New Roman" w:hAnsi="Times New Roman" w:cs="Times New Roman"/>
        </w:rPr>
        <w:t>.</w:t>
      </w:r>
      <w:r>
        <w:rPr>
          <w:rFonts w:ascii="Times New Roman" w:hAnsi="Times New Roman" w:cs="Times New Roman"/>
        </w:rPr>
        <w:t>”</w:t>
      </w:r>
      <w:r w:rsidRPr="006C0632">
        <w:rPr>
          <w:rStyle w:val="FootnoteReference"/>
        </w:rPr>
        <w:footnoteReference w:id="43"/>
      </w:r>
      <w:r w:rsidRPr="00114022">
        <w:rPr>
          <w:rFonts w:ascii="Times New Roman" w:hAnsi="Times New Roman" w:cs="Times New Roman"/>
        </w:rPr>
        <w:t xml:space="preserve"> While the ultimate origin of this increased markup is far from settled, there is </w:t>
      </w:r>
      <w:del w:id="109" w:author="Sima Biondi" w:date="2022-01-19T09:36:00Z">
        <w:r w:rsidRPr="00114022" w:rsidDel="0028355B">
          <w:rPr>
            <w:rFonts w:ascii="Times New Roman" w:hAnsi="Times New Roman" w:cs="Times New Roman"/>
          </w:rPr>
          <w:delText xml:space="preserve">increasing </w:delText>
        </w:r>
      </w:del>
      <w:ins w:id="110" w:author="Sima Biondi" w:date="2022-01-19T09:36:00Z">
        <w:r w:rsidR="0028355B">
          <w:rPr>
            <w:rFonts w:ascii="Times New Roman" w:hAnsi="Times New Roman" w:cs="Times New Roman"/>
          </w:rPr>
          <w:t>growing</w:t>
        </w:r>
        <w:r w:rsidR="0028355B" w:rsidRPr="00114022">
          <w:rPr>
            <w:rFonts w:ascii="Times New Roman" w:hAnsi="Times New Roman" w:cs="Times New Roman"/>
          </w:rPr>
          <w:t xml:space="preserve"> </w:t>
        </w:r>
      </w:ins>
      <w:r w:rsidRPr="00114022">
        <w:rPr>
          <w:rFonts w:ascii="Times New Roman" w:hAnsi="Times New Roman" w:cs="Times New Roman"/>
        </w:rPr>
        <w:t>evidence that lax antitrust enforcement is at least partially to blame</w:t>
      </w:r>
      <w:r>
        <w:rPr>
          <w:rFonts w:ascii="Times New Roman" w:hAnsi="Times New Roman" w:cs="Times New Roman"/>
        </w:rPr>
        <w:t xml:space="preserve">, </w:t>
      </w:r>
      <w:del w:id="111" w:author="Sima Biondi" w:date="2022-01-19T09:36:00Z">
        <w:r w:rsidDel="0028355B">
          <w:rPr>
            <w:rFonts w:ascii="Times New Roman" w:hAnsi="Times New Roman" w:cs="Times New Roman"/>
          </w:rPr>
          <w:delText>as shown</w:delText>
        </w:r>
      </w:del>
      <w:ins w:id="112" w:author="Sima Biondi" w:date="2022-01-19T09:36:00Z">
        <w:r w:rsidR="0028355B">
          <w:rPr>
            <w:rFonts w:ascii="Times New Roman" w:hAnsi="Times New Roman" w:cs="Times New Roman"/>
          </w:rPr>
          <w:t>demonstrated</w:t>
        </w:r>
      </w:ins>
      <w:r>
        <w:rPr>
          <w:rFonts w:ascii="Times New Roman" w:hAnsi="Times New Roman" w:cs="Times New Roman"/>
        </w:rPr>
        <w:t xml:space="preserve"> by specific and well-identified studies of particular sectors of the US economy</w:t>
      </w:r>
      <w:r w:rsidRPr="00114022">
        <w:rPr>
          <w:rFonts w:ascii="Times New Roman" w:hAnsi="Times New Roman" w:cs="Times New Roman"/>
        </w:rPr>
        <w:t>. For example, W</w:t>
      </w:r>
      <w:r>
        <w:rPr>
          <w:rFonts w:ascii="Times New Roman" w:hAnsi="Times New Roman" w:cs="Times New Roman"/>
        </w:rPr>
        <w:t>o</w:t>
      </w:r>
      <w:r w:rsidRPr="00114022">
        <w:rPr>
          <w:rFonts w:ascii="Times New Roman" w:hAnsi="Times New Roman" w:cs="Times New Roman"/>
        </w:rPr>
        <w:t>llman</w:t>
      </w:r>
      <w:r w:rsidRPr="006C0632">
        <w:rPr>
          <w:rStyle w:val="FootnoteReference"/>
        </w:rPr>
        <w:footnoteReference w:id="44"/>
      </w:r>
      <w:r w:rsidRPr="00114022">
        <w:rPr>
          <w:rFonts w:ascii="Times New Roman" w:hAnsi="Times New Roman" w:cs="Times New Roman"/>
        </w:rPr>
        <w:t xml:space="preserve"> finds that half of all proposed facility acquisitions in the dialysis market were not reported to the antitrust authorities, since they were part of mergers that fell short of the reduced size thresholds set forth in the 2001 Hart-Scott-</w:t>
      </w:r>
      <w:proofErr w:type="spellStart"/>
      <w:r w:rsidRPr="00114022">
        <w:rPr>
          <w:rFonts w:ascii="Times New Roman" w:hAnsi="Times New Roman" w:cs="Times New Roman"/>
        </w:rPr>
        <w:t>Rodino</w:t>
      </w:r>
      <w:proofErr w:type="spellEnd"/>
      <w:r w:rsidRPr="00114022">
        <w:rPr>
          <w:rFonts w:ascii="Times New Roman" w:hAnsi="Times New Roman" w:cs="Times New Roman"/>
        </w:rPr>
        <w:t xml:space="preserve"> Antitrust Improvements (HSR) Act</w:t>
      </w:r>
      <w:r>
        <w:rPr>
          <w:rFonts w:ascii="Times New Roman" w:hAnsi="Times New Roman" w:cs="Times New Roman"/>
        </w:rPr>
        <w:t>. These unchallenged mergers le</w:t>
      </w:r>
      <w:r w:rsidRPr="00114022">
        <w:rPr>
          <w:rFonts w:ascii="Times New Roman" w:hAnsi="Times New Roman" w:cs="Times New Roman"/>
        </w:rPr>
        <w:t xml:space="preserve">d to higher prices and reduced availability of dialysis facilities, which caused </w:t>
      </w:r>
      <w:ins w:id="113" w:author="Sima Biondi" w:date="2022-01-19T09:37:00Z">
        <w:r w:rsidR="0028355B">
          <w:rPr>
            <w:rFonts w:ascii="Times New Roman" w:hAnsi="Times New Roman" w:cs="Times New Roman"/>
          </w:rPr>
          <w:t xml:space="preserve">a </w:t>
        </w:r>
      </w:ins>
      <w:r w:rsidRPr="00114022">
        <w:rPr>
          <w:rFonts w:ascii="Times New Roman" w:hAnsi="Times New Roman" w:cs="Times New Roman"/>
        </w:rPr>
        <w:t>3.1 percentage point higher hospitalization rate</w:t>
      </w:r>
      <w:del w:id="114" w:author="Sima Biondi" w:date="2022-01-19T09:37:00Z">
        <w:r w:rsidRPr="00114022" w:rsidDel="0028355B">
          <w:rPr>
            <w:rFonts w:ascii="Times New Roman" w:hAnsi="Times New Roman" w:cs="Times New Roman"/>
          </w:rPr>
          <w:delText>s</w:delText>
        </w:r>
      </w:del>
      <w:r w:rsidRPr="00114022">
        <w:rPr>
          <w:rFonts w:ascii="Times New Roman" w:hAnsi="Times New Roman" w:cs="Times New Roman"/>
        </w:rPr>
        <w:t xml:space="preserve"> and 1.6-2.0 percentage point lower survival rate</w:t>
      </w:r>
      <w:del w:id="115" w:author="Sima Biondi" w:date="2022-01-19T09:37:00Z">
        <w:r w:rsidRPr="00114022" w:rsidDel="0028355B">
          <w:rPr>
            <w:rFonts w:ascii="Times New Roman" w:hAnsi="Times New Roman" w:cs="Times New Roman"/>
          </w:rPr>
          <w:delText>s</w:delText>
        </w:r>
      </w:del>
      <w:r w:rsidRPr="00114022">
        <w:rPr>
          <w:rFonts w:ascii="Times New Roman" w:hAnsi="Times New Roman" w:cs="Times New Roman"/>
        </w:rPr>
        <w:t xml:space="preserve"> in those markets. </w:t>
      </w:r>
      <w:proofErr w:type="spellStart"/>
      <w:r w:rsidRPr="00114022">
        <w:rPr>
          <w:rFonts w:ascii="Times New Roman" w:hAnsi="Times New Roman" w:cs="Times New Roman"/>
        </w:rPr>
        <w:t>Alviarez</w:t>
      </w:r>
      <w:proofErr w:type="spellEnd"/>
      <w:r w:rsidRPr="00114022">
        <w:rPr>
          <w:rFonts w:ascii="Times New Roman" w:hAnsi="Times New Roman" w:cs="Times New Roman"/>
        </w:rPr>
        <w:t xml:space="preserve"> et al. show that forcing divestitures in beer markets where antitrust authorities did not intervene would have reduced the beer price index by 14–30%.</w:t>
      </w:r>
      <w:r w:rsidRPr="006C0632">
        <w:rPr>
          <w:rStyle w:val="FootnoteReference"/>
        </w:rPr>
        <w:footnoteReference w:id="45"/>
      </w:r>
      <w:r>
        <w:rPr>
          <w:rFonts w:ascii="Times New Roman" w:hAnsi="Times New Roman" w:cs="Times New Roman"/>
        </w:rPr>
        <w:t xml:space="preserve"> Cunningham et al. </w:t>
      </w:r>
      <w:del w:id="116" w:author="Sima Biondi" w:date="2022-01-19T09:37:00Z">
        <w:r w:rsidDel="0028355B">
          <w:rPr>
            <w:rFonts w:ascii="Times New Roman" w:hAnsi="Times New Roman" w:cs="Times New Roman"/>
          </w:rPr>
          <w:delText>find in conservative</w:delText>
        </w:r>
      </w:del>
      <w:ins w:id="117" w:author="Sima Biondi" w:date="2022-01-19T09:37:00Z">
        <w:r w:rsidR="0028355B">
          <w:rPr>
            <w:rFonts w:ascii="Times New Roman" w:hAnsi="Times New Roman" w:cs="Times New Roman"/>
          </w:rPr>
          <w:t>conservatively</w:t>
        </w:r>
      </w:ins>
      <w:r>
        <w:rPr>
          <w:rFonts w:ascii="Times New Roman" w:hAnsi="Times New Roman" w:cs="Times New Roman"/>
        </w:rPr>
        <w:t xml:space="preserve"> estimate</w:t>
      </w:r>
      <w:del w:id="118" w:author="Sima Biondi" w:date="2022-01-19T09:37:00Z">
        <w:r w:rsidDel="0028355B">
          <w:rPr>
            <w:rFonts w:ascii="Times New Roman" w:hAnsi="Times New Roman" w:cs="Times New Roman"/>
          </w:rPr>
          <w:delText>s</w:delText>
        </w:r>
      </w:del>
      <w:r>
        <w:rPr>
          <w:rFonts w:ascii="Times New Roman" w:hAnsi="Times New Roman" w:cs="Times New Roman"/>
        </w:rPr>
        <w:t xml:space="preserve"> that between 5.3</w:t>
      </w:r>
      <w:del w:id="119" w:author="Sima Biondi" w:date="2022-01-19T09:37:00Z">
        <w:r w:rsidDel="0028355B">
          <w:rPr>
            <w:rFonts w:ascii="Times New Roman" w:hAnsi="Times New Roman" w:cs="Times New Roman"/>
          </w:rPr>
          <w:delText>%</w:delText>
        </w:r>
      </w:del>
      <w:r>
        <w:rPr>
          <w:rFonts w:ascii="Times New Roman" w:hAnsi="Times New Roman" w:cs="Times New Roman"/>
        </w:rPr>
        <w:t xml:space="preserve">-7.4% of acquisitions in pharma markets are “killer acquisitions” to prevent future competition, </w:t>
      </w:r>
      <w:del w:id="120" w:author="Sima Biondi" w:date="2022-01-19T09:37:00Z">
        <w:r w:rsidDel="0028355B">
          <w:rPr>
            <w:rFonts w:ascii="Times New Roman" w:hAnsi="Times New Roman" w:cs="Times New Roman"/>
          </w:rPr>
          <w:delText>and these</w:delText>
        </w:r>
      </w:del>
      <w:ins w:id="121" w:author="Sima Biondi" w:date="2022-01-19T09:37:00Z">
        <w:r w:rsidR="0028355B">
          <w:rPr>
            <w:rFonts w:ascii="Times New Roman" w:hAnsi="Times New Roman" w:cs="Times New Roman"/>
          </w:rPr>
          <w:t>which</w:t>
        </w:r>
      </w:ins>
      <w:r>
        <w:rPr>
          <w:rFonts w:ascii="Times New Roman" w:hAnsi="Times New Roman" w:cs="Times New Roman"/>
        </w:rPr>
        <w:t xml:space="preserve"> disproportionately occur just below merger notification thresholds.</w:t>
      </w:r>
      <w:r w:rsidRPr="006C0632">
        <w:rPr>
          <w:rStyle w:val="FootnoteReference"/>
        </w:rPr>
        <w:footnoteReference w:id="46"/>
      </w:r>
      <w:r>
        <w:rPr>
          <w:rFonts w:ascii="Times New Roman" w:hAnsi="Times New Roman" w:cs="Times New Roman"/>
        </w:rPr>
        <w:t xml:space="preserve"> </w:t>
      </w:r>
      <w:proofErr w:type="spellStart"/>
      <w:r w:rsidRPr="00114022">
        <w:rPr>
          <w:rFonts w:ascii="Times New Roman" w:hAnsi="Times New Roman" w:cs="Times New Roman"/>
        </w:rPr>
        <w:t>Blonigen</w:t>
      </w:r>
      <w:proofErr w:type="spellEnd"/>
      <w:r w:rsidRPr="00114022">
        <w:rPr>
          <w:rFonts w:ascii="Times New Roman" w:hAnsi="Times New Roman" w:cs="Times New Roman"/>
        </w:rPr>
        <w:t xml:space="preserve"> and Pierce study the effect of mergers on markups by using plant-level data from the U.S. Census Bureau of Manufacturing </w:t>
      </w:r>
      <w:del w:id="122" w:author="Sima Biondi" w:date="2022-01-19T09:38:00Z">
        <w:r w:rsidRPr="00114022" w:rsidDel="0028355B">
          <w:rPr>
            <w:rFonts w:ascii="Times New Roman" w:hAnsi="Times New Roman" w:cs="Times New Roman"/>
          </w:rPr>
          <w:delText>over the</w:delText>
        </w:r>
      </w:del>
      <w:ins w:id="123" w:author="Sima Biondi" w:date="2022-01-19T09:38:00Z">
        <w:r w:rsidR="0028355B">
          <w:rPr>
            <w:rFonts w:ascii="Times New Roman" w:hAnsi="Times New Roman" w:cs="Times New Roman"/>
          </w:rPr>
          <w:t>from</w:t>
        </w:r>
      </w:ins>
      <w:r w:rsidRPr="00114022">
        <w:rPr>
          <w:rFonts w:ascii="Times New Roman" w:hAnsi="Times New Roman" w:cs="Times New Roman"/>
        </w:rPr>
        <w:t xml:space="preserve"> 1997 to 2007</w:t>
      </w:r>
      <w:del w:id="124" w:author="Sima Biondi" w:date="2022-01-19T09:38:00Z">
        <w:r w:rsidRPr="00114022" w:rsidDel="0028355B">
          <w:rPr>
            <w:rFonts w:ascii="Times New Roman" w:hAnsi="Times New Roman" w:cs="Times New Roman"/>
          </w:rPr>
          <w:delText xml:space="preserve"> period</w:delText>
        </w:r>
      </w:del>
      <w:r w:rsidRPr="00114022">
        <w:rPr>
          <w:rFonts w:ascii="Times New Roman" w:hAnsi="Times New Roman" w:cs="Times New Roman"/>
        </w:rPr>
        <w:t>. They find that markups increase</w:t>
      </w:r>
      <w:ins w:id="125" w:author="Sima Biondi" w:date="2022-01-19T09:38:00Z">
        <w:r w:rsidR="0028355B">
          <w:rPr>
            <w:rFonts w:ascii="Times New Roman" w:hAnsi="Times New Roman" w:cs="Times New Roman"/>
          </w:rPr>
          <w:t>d</w:t>
        </w:r>
      </w:ins>
      <w:r w:rsidRPr="00114022">
        <w:rPr>
          <w:rFonts w:ascii="Times New Roman" w:hAnsi="Times New Roman" w:cs="Times New Roman"/>
        </w:rPr>
        <w:t xml:space="preserve"> between 15 percent to over 50 percent in acquired plants relative to non-acquired plants.</w:t>
      </w:r>
      <w:r w:rsidRPr="006C0632">
        <w:rPr>
          <w:rStyle w:val="FootnoteReference"/>
        </w:rPr>
        <w:footnoteReference w:id="47"/>
      </w:r>
      <w:r w:rsidR="00A24D60">
        <w:rPr>
          <w:rFonts w:ascii="Times New Roman" w:hAnsi="Times New Roman" w:cs="Times New Roman"/>
        </w:rPr>
        <w:t xml:space="preserve"> </w:t>
      </w:r>
      <w:r w:rsidR="00F741E3">
        <w:rPr>
          <w:rFonts w:ascii="Times New Roman" w:hAnsi="Times New Roman" w:cs="Times New Roman"/>
        </w:rPr>
        <w:t xml:space="preserve">Finally, </w:t>
      </w:r>
      <w:r w:rsidR="00A24D60">
        <w:rPr>
          <w:rFonts w:ascii="Times New Roman" w:hAnsi="Times New Roman" w:cs="Times New Roman"/>
        </w:rPr>
        <w:t xml:space="preserve">Thomas </w:t>
      </w:r>
      <w:proofErr w:type="spellStart"/>
      <w:r w:rsidR="00A24D60">
        <w:rPr>
          <w:rFonts w:ascii="Times New Roman" w:hAnsi="Times New Roman" w:cs="Times New Roman"/>
        </w:rPr>
        <w:t>Philippon</w:t>
      </w:r>
      <w:proofErr w:type="spellEnd"/>
      <w:r w:rsidR="00A24D60">
        <w:rPr>
          <w:rFonts w:ascii="Times New Roman" w:hAnsi="Times New Roman" w:cs="Times New Roman"/>
        </w:rPr>
        <w:t xml:space="preserve"> consolidates </w:t>
      </w:r>
      <w:del w:id="126" w:author="Sima Biondi" w:date="2022-01-19T09:38:00Z">
        <w:r w:rsidR="00A24D60" w:rsidDel="0028355B">
          <w:rPr>
            <w:rFonts w:ascii="Times New Roman" w:hAnsi="Times New Roman" w:cs="Times New Roman"/>
          </w:rPr>
          <w:delText>many data points</w:delText>
        </w:r>
      </w:del>
      <w:ins w:id="127" w:author="Sima Biondi" w:date="2022-01-19T09:38:00Z">
        <w:r w:rsidR="0028355B">
          <w:rPr>
            <w:rFonts w:ascii="Times New Roman" w:hAnsi="Times New Roman" w:cs="Times New Roman"/>
          </w:rPr>
          <w:t>similar analyses</w:t>
        </w:r>
      </w:ins>
      <w:r w:rsidR="00A24D60">
        <w:rPr>
          <w:rFonts w:ascii="Times New Roman" w:hAnsi="Times New Roman" w:cs="Times New Roman"/>
        </w:rPr>
        <w:t xml:space="preserve"> to argue that </w:t>
      </w:r>
      <w:ins w:id="128" w:author="Sima Biondi" w:date="2022-01-19T09:38:00Z">
        <w:r w:rsidR="0028355B">
          <w:rPr>
            <w:rFonts w:ascii="Times New Roman" w:hAnsi="Times New Roman" w:cs="Times New Roman"/>
          </w:rPr>
          <w:t xml:space="preserve">a </w:t>
        </w:r>
      </w:ins>
      <w:r w:rsidR="00A24D60">
        <w:rPr>
          <w:rFonts w:ascii="Times New Roman" w:hAnsi="Times New Roman" w:cs="Times New Roman"/>
        </w:rPr>
        <w:t>lack of competition is the reason for a decline in US competitiveness</w:t>
      </w:r>
      <w:r w:rsidR="00F741E3">
        <w:rPr>
          <w:rFonts w:ascii="Times New Roman" w:hAnsi="Times New Roman" w:cs="Times New Roman"/>
        </w:rPr>
        <w:t>.</w:t>
      </w:r>
      <w:r w:rsidR="00A24D60">
        <w:rPr>
          <w:rStyle w:val="FootnoteReference"/>
          <w:rFonts w:ascii="Times New Roman" w:hAnsi="Times New Roman" w:cs="Times New Roman"/>
        </w:rPr>
        <w:footnoteReference w:id="48"/>
      </w:r>
    </w:p>
    <w:p w14:paraId="683E147C" w14:textId="015677FA" w:rsidR="00BA0B5B" w:rsidRDefault="00BA0B5B" w:rsidP="00BA0B5B">
      <w:pPr>
        <w:spacing w:before="100" w:after="100"/>
        <w:ind w:firstLine="630"/>
        <w:jc w:val="both"/>
        <w:rPr>
          <w:rFonts w:ascii="Times New Roman" w:hAnsi="Times New Roman" w:cs="Times New Roman"/>
        </w:rPr>
      </w:pPr>
      <w:del w:id="129" w:author="Sima Biondi" w:date="2022-01-19T09:39:00Z">
        <w:r w:rsidDel="0028355B">
          <w:rPr>
            <w:rFonts w:ascii="Times New Roman" w:hAnsi="Times New Roman" w:cs="Times New Roman"/>
          </w:rPr>
          <w:delText>There is a separate question about the</w:delText>
        </w:r>
      </w:del>
      <w:ins w:id="130" w:author="Sima Biondi" w:date="2022-01-19T09:39:00Z">
        <w:r w:rsidR="0028355B">
          <w:rPr>
            <w:rFonts w:ascii="Times New Roman" w:hAnsi="Times New Roman" w:cs="Times New Roman"/>
          </w:rPr>
          <w:t>The</w:t>
        </w:r>
      </w:ins>
      <w:r>
        <w:rPr>
          <w:rFonts w:ascii="Times New Roman" w:hAnsi="Times New Roman" w:cs="Times New Roman"/>
        </w:rPr>
        <w:t xml:space="preserve"> relationship between antitrust enforcement and distribution</w:t>
      </w:r>
      <w:ins w:id="131" w:author="Sima Biondi" w:date="2022-01-19T09:39:00Z">
        <w:r w:rsidR="0028355B">
          <w:rPr>
            <w:rFonts w:ascii="Times New Roman" w:hAnsi="Times New Roman" w:cs="Times New Roman"/>
          </w:rPr>
          <w:t xml:space="preserve"> is a separate question</w:t>
        </w:r>
      </w:ins>
      <w:r>
        <w:rPr>
          <w:rFonts w:ascii="Times New Roman" w:hAnsi="Times New Roman" w:cs="Times New Roman"/>
        </w:rPr>
        <w:t>. Increases in concentration have been associated with increases in profits and stock market value</w:t>
      </w:r>
      <w:r w:rsidRPr="006C0632">
        <w:rPr>
          <w:rStyle w:val="FootnoteReference"/>
        </w:rPr>
        <w:footnoteReference w:id="49"/>
      </w:r>
      <w:r>
        <w:rPr>
          <w:rFonts w:ascii="Times New Roman" w:hAnsi="Times New Roman" w:cs="Times New Roman"/>
        </w:rPr>
        <w:t xml:space="preserve"> </w:t>
      </w:r>
      <w:del w:id="132" w:author="Sima Biondi" w:date="2022-01-19T09:39:00Z">
        <w:r w:rsidDel="0028355B">
          <w:rPr>
            <w:rFonts w:ascii="Times New Roman" w:hAnsi="Times New Roman" w:cs="Times New Roman"/>
          </w:rPr>
          <w:lastRenderedPageBreak/>
          <w:delText xml:space="preserve">and </w:delText>
        </w:r>
      </w:del>
      <w:ins w:id="133" w:author="Sima Biondi" w:date="2022-01-19T09:39:00Z">
        <w:r w:rsidR="0028355B">
          <w:rPr>
            <w:rFonts w:ascii="Times New Roman" w:hAnsi="Times New Roman" w:cs="Times New Roman"/>
          </w:rPr>
          <w:t xml:space="preserve">as well as </w:t>
        </w:r>
      </w:ins>
      <w:r>
        <w:rPr>
          <w:rFonts w:ascii="Times New Roman" w:hAnsi="Times New Roman" w:cs="Times New Roman"/>
        </w:rPr>
        <w:t>reductions in the labor share.</w:t>
      </w:r>
      <w:r w:rsidRPr="006C0632">
        <w:rPr>
          <w:rStyle w:val="FootnoteReference"/>
        </w:rPr>
        <w:footnoteReference w:id="50"/>
      </w:r>
      <w:r w:rsidRPr="00114022">
        <w:rPr>
          <w:rFonts w:ascii="Times New Roman" w:hAnsi="Times New Roman" w:cs="Times New Roman"/>
        </w:rPr>
        <w:t xml:space="preserve"> </w:t>
      </w:r>
      <w:r>
        <w:rPr>
          <w:rFonts w:ascii="Times New Roman" w:hAnsi="Times New Roman" w:cs="Times New Roman"/>
        </w:rPr>
        <w:t xml:space="preserve">Even if a reduction in antitrust enforcement promoted economic efficiency, it is associated with </w:t>
      </w:r>
      <w:del w:id="134" w:author="Sima Biondi" w:date="2022-01-19T09:40:00Z">
        <w:r w:rsidDel="00575F4C">
          <w:rPr>
            <w:rFonts w:ascii="Times New Roman" w:hAnsi="Times New Roman" w:cs="Times New Roman"/>
          </w:rPr>
          <w:delText xml:space="preserve">an </w:delText>
        </w:r>
      </w:del>
      <w:r>
        <w:rPr>
          <w:rFonts w:ascii="Times New Roman" w:hAnsi="Times New Roman" w:cs="Times New Roman"/>
        </w:rPr>
        <w:t xml:space="preserve">increased </w:t>
      </w:r>
      <w:ins w:id="135" w:author="Sima Biondi" w:date="2022-01-19T09:40:00Z">
        <w:r w:rsidR="00575F4C">
          <w:rPr>
            <w:rFonts w:ascii="Times New Roman" w:hAnsi="Times New Roman" w:cs="Times New Roman"/>
          </w:rPr>
          <w:t xml:space="preserve">economic[] </w:t>
        </w:r>
      </w:ins>
      <w:r>
        <w:rPr>
          <w:rFonts w:ascii="Times New Roman" w:hAnsi="Times New Roman" w:cs="Times New Roman"/>
        </w:rPr>
        <w:t>inequality in the United States, where most workers make no more today in real terms than they did forty years ago.</w:t>
      </w:r>
      <w:r w:rsidRPr="006C0632">
        <w:rPr>
          <w:rStyle w:val="FootnoteReference"/>
        </w:rPr>
        <w:footnoteReference w:id="51"/>
      </w:r>
      <w:r w:rsidR="00E75C75">
        <w:rPr>
          <w:rFonts w:ascii="Times New Roman" w:hAnsi="Times New Roman" w:cs="Times New Roman"/>
        </w:rPr>
        <w:t xml:space="preserve"> </w:t>
      </w:r>
      <w:r w:rsidR="00540267">
        <w:rPr>
          <w:rFonts w:ascii="Times New Roman" w:hAnsi="Times New Roman" w:cs="Times New Roman"/>
        </w:rPr>
        <w:t>In a democracy, public policy decisions that have important distributional consequences should be taken by democratically accountable bod</w:t>
      </w:r>
      <w:r w:rsidR="00350D5D">
        <w:rPr>
          <w:rFonts w:ascii="Times New Roman" w:hAnsi="Times New Roman" w:cs="Times New Roman"/>
        </w:rPr>
        <w:t>ies</w:t>
      </w:r>
      <w:r w:rsidR="00540267">
        <w:rPr>
          <w:rFonts w:ascii="Times New Roman" w:hAnsi="Times New Roman" w:cs="Times New Roman"/>
        </w:rPr>
        <w:t>.</w:t>
      </w:r>
      <w:r w:rsidR="00540267" w:rsidRPr="006C0632">
        <w:rPr>
          <w:rStyle w:val="FootnoteReference"/>
        </w:rPr>
        <w:footnoteReference w:id="52"/>
      </w:r>
      <w:r w:rsidR="00540267">
        <w:rPr>
          <w:rFonts w:ascii="Times New Roman" w:hAnsi="Times New Roman" w:cs="Times New Roman"/>
        </w:rPr>
        <w:t xml:space="preserve"> Therefore, the puzzle is: g</w:t>
      </w:r>
      <w:r>
        <w:rPr>
          <w:rFonts w:ascii="Times New Roman" w:hAnsi="Times New Roman" w:cs="Times New Roman"/>
        </w:rPr>
        <w:t xml:space="preserve">iven that the reduction in antitrust enforcement is correlated with </w:t>
      </w:r>
      <w:del w:id="136" w:author="Sima Biondi" w:date="2022-01-19T09:40:00Z">
        <w:r w:rsidDel="00575F4C">
          <w:rPr>
            <w:rFonts w:ascii="Times New Roman" w:hAnsi="Times New Roman" w:cs="Times New Roman"/>
          </w:rPr>
          <w:delText xml:space="preserve">a </w:delText>
        </w:r>
      </w:del>
      <w:r>
        <w:rPr>
          <w:rFonts w:ascii="Times New Roman" w:hAnsi="Times New Roman" w:cs="Times New Roman"/>
        </w:rPr>
        <w:t xml:space="preserve">worsening </w:t>
      </w:r>
      <w:del w:id="137" w:author="Sima Biondi" w:date="2022-01-19T09:40:00Z">
        <w:r w:rsidDel="00575F4C">
          <w:rPr>
            <w:rFonts w:ascii="Times New Roman" w:hAnsi="Times New Roman" w:cs="Times New Roman"/>
          </w:rPr>
          <w:delText xml:space="preserve">in the </w:delText>
        </w:r>
      </w:del>
      <w:r>
        <w:rPr>
          <w:rFonts w:ascii="Times New Roman" w:hAnsi="Times New Roman" w:cs="Times New Roman"/>
        </w:rPr>
        <w:t xml:space="preserve">welfare </w:t>
      </w:r>
      <w:ins w:id="138" w:author="Sima Biondi" w:date="2022-01-19T09:40:00Z">
        <w:r w:rsidR="00575F4C">
          <w:rPr>
            <w:rFonts w:ascii="Times New Roman" w:hAnsi="Times New Roman" w:cs="Times New Roman"/>
          </w:rPr>
          <w:t>for</w:t>
        </w:r>
      </w:ins>
      <w:del w:id="139" w:author="Sima Biondi" w:date="2022-01-19T09:40:00Z">
        <w:r w:rsidDel="00575F4C">
          <w:rPr>
            <w:rFonts w:ascii="Times New Roman" w:hAnsi="Times New Roman" w:cs="Times New Roman"/>
          </w:rPr>
          <w:delText>of</w:delText>
        </w:r>
      </w:del>
      <w:r>
        <w:rPr>
          <w:rFonts w:ascii="Times New Roman" w:hAnsi="Times New Roman" w:cs="Times New Roman"/>
        </w:rPr>
        <w:t xml:space="preserve"> a majority of the American people, why </w:t>
      </w:r>
      <w:ins w:id="140" w:author="Sima Biondi" w:date="2022-01-19T09:41:00Z">
        <w:r w:rsidR="00575F4C">
          <w:rPr>
            <w:rFonts w:ascii="Times New Roman" w:hAnsi="Times New Roman" w:cs="Times New Roman"/>
          </w:rPr>
          <w:t xml:space="preserve">has </w:t>
        </w:r>
      </w:ins>
      <w:r>
        <w:rPr>
          <w:rFonts w:ascii="Times New Roman" w:hAnsi="Times New Roman" w:cs="Times New Roman"/>
        </w:rPr>
        <w:t xml:space="preserve">this reduction in antitrust enforcement </w:t>
      </w:r>
      <w:del w:id="141" w:author="Sima Biondi" w:date="2022-01-19T09:41:00Z">
        <w:r w:rsidDel="00575F4C">
          <w:rPr>
            <w:rFonts w:ascii="Times New Roman" w:hAnsi="Times New Roman" w:cs="Times New Roman"/>
          </w:rPr>
          <w:delText xml:space="preserve">has </w:delText>
        </w:r>
      </w:del>
      <w:r>
        <w:rPr>
          <w:rFonts w:ascii="Times New Roman" w:hAnsi="Times New Roman" w:cs="Times New Roman"/>
        </w:rPr>
        <w:t xml:space="preserve">gone unchallenged until recently? </w:t>
      </w:r>
    </w:p>
    <w:p w14:paraId="30A4D38E" w14:textId="77777777" w:rsidR="00BA0B5B" w:rsidRPr="004A094F" w:rsidRDefault="00BA0B5B" w:rsidP="00BA0B5B">
      <w:pPr>
        <w:pStyle w:val="Heading1"/>
        <w:rPr>
          <w:rFonts w:ascii="Times New Roman" w:hAnsi="Times New Roman" w:cs="Times New Roman"/>
        </w:rPr>
      </w:pPr>
      <w:r w:rsidRPr="004A094F">
        <w:rPr>
          <w:rFonts w:ascii="Times New Roman" w:hAnsi="Times New Roman" w:cs="Times New Roman"/>
        </w:rPr>
        <w:t xml:space="preserve">Part II. A Theory of Regulatory Change: Direct </w:t>
      </w:r>
      <w:r>
        <w:rPr>
          <w:rFonts w:ascii="Times New Roman" w:hAnsi="Times New Roman" w:cs="Times New Roman"/>
        </w:rPr>
        <w:t>C</w:t>
      </w:r>
      <w:r w:rsidRPr="004A094F">
        <w:rPr>
          <w:rFonts w:ascii="Times New Roman" w:hAnsi="Times New Roman" w:cs="Times New Roman"/>
        </w:rPr>
        <w:t>apture, Epistemological Capture, and the Chomsky Effect</w:t>
      </w:r>
    </w:p>
    <w:p w14:paraId="3E54C7C0" w14:textId="1F21F6AF"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 xml:space="preserve">Understanding the political economy of changes in antitrust enforcement requires identifying what is a </w:t>
      </w:r>
      <w:r w:rsidRPr="009330D0">
        <w:rPr>
          <w:rFonts w:ascii="Times New Roman" w:hAnsi="Times New Roman" w:cs="Times New Roman"/>
          <w:i/>
          <w:iCs/>
        </w:rPr>
        <w:t>political decision made in a democratically accountable manner</w:t>
      </w:r>
      <w:r>
        <w:rPr>
          <w:rFonts w:ascii="Times New Roman" w:hAnsi="Times New Roman" w:cs="Times New Roman"/>
        </w:rPr>
        <w:t xml:space="preserve">. This task is complicated by the fact that </w:t>
      </w:r>
      <w:r w:rsidRPr="00652DE6">
        <w:rPr>
          <w:rFonts w:ascii="Times New Roman" w:hAnsi="Times New Roman" w:cs="Times New Roman"/>
        </w:rPr>
        <w:t>we still lack a comprehensive political economy theory of regulation</w:t>
      </w:r>
      <w:r>
        <w:rPr>
          <w:rFonts w:ascii="Times New Roman" w:hAnsi="Times New Roman" w:cs="Times New Roman"/>
        </w:rPr>
        <w:t>,</w:t>
      </w:r>
      <w:r w:rsidRPr="006C0632">
        <w:rPr>
          <w:rStyle w:val="FootnoteReference"/>
        </w:rPr>
        <w:footnoteReference w:id="53"/>
      </w:r>
      <w:r>
        <w:rPr>
          <w:rFonts w:ascii="Times New Roman" w:hAnsi="Times New Roman" w:cs="Times New Roman"/>
        </w:rPr>
        <w:t xml:space="preserve"> f</w:t>
      </w:r>
      <w:r w:rsidRPr="00652DE6">
        <w:rPr>
          <w:rFonts w:ascii="Times New Roman" w:hAnsi="Times New Roman" w:cs="Times New Roman"/>
        </w:rPr>
        <w:t xml:space="preserve">ifty years after George Stigler’s </w:t>
      </w:r>
      <w:r>
        <w:rPr>
          <w:rFonts w:ascii="Times New Roman" w:hAnsi="Times New Roman" w:cs="Times New Roman"/>
        </w:rPr>
        <w:t>seminal contribution.</w:t>
      </w:r>
      <w:r w:rsidRPr="006C0632">
        <w:rPr>
          <w:rStyle w:val="FootnoteReference"/>
        </w:rPr>
        <w:footnoteReference w:id="54"/>
      </w:r>
      <w:r w:rsidRPr="004D0642">
        <w:rPr>
          <w:rFonts w:ascii="Times New Roman" w:hAnsi="Times New Roman" w:cs="Times New Roman"/>
        </w:rPr>
        <w:t xml:space="preserve"> </w:t>
      </w:r>
      <w:r>
        <w:rPr>
          <w:rFonts w:ascii="Times New Roman" w:hAnsi="Times New Roman" w:cs="Times New Roman"/>
        </w:rPr>
        <w:t>This Part develops a simple but holistic conceptual framework that can help us analyze the available evidence.</w:t>
      </w:r>
    </w:p>
    <w:p w14:paraId="557FF06F" w14:textId="116B565E" w:rsidR="00BA0B5B" w:rsidRDefault="00BA0B5B" w:rsidP="00BA0B5B">
      <w:pPr>
        <w:spacing w:before="100" w:after="100"/>
        <w:ind w:firstLine="630"/>
        <w:jc w:val="both"/>
        <w:rPr>
          <w:rFonts w:ascii="Times New Roman" w:hAnsi="Times New Roman" w:cs="Times New Roman"/>
        </w:rPr>
      </w:pPr>
      <w:r w:rsidRPr="00652DE6">
        <w:rPr>
          <w:rFonts w:ascii="Times New Roman" w:hAnsi="Times New Roman" w:cs="Times New Roman"/>
        </w:rPr>
        <w:t xml:space="preserve">Our starting point is the pressure group theory developed by </w:t>
      </w:r>
      <w:proofErr w:type="spellStart"/>
      <w:r w:rsidRPr="00652DE6">
        <w:rPr>
          <w:rFonts w:ascii="Times New Roman" w:hAnsi="Times New Roman" w:cs="Times New Roman"/>
        </w:rPr>
        <w:t>Peltzman</w:t>
      </w:r>
      <w:proofErr w:type="spellEnd"/>
      <w:r w:rsidRPr="006C0632">
        <w:rPr>
          <w:rStyle w:val="FootnoteReference"/>
        </w:rPr>
        <w:footnoteReference w:id="55"/>
      </w:r>
      <w:r w:rsidRPr="00652DE6">
        <w:rPr>
          <w:rFonts w:ascii="Times New Roman" w:hAnsi="Times New Roman" w:cs="Times New Roman"/>
        </w:rPr>
        <w:t xml:space="preserve"> and </w:t>
      </w:r>
      <w:r w:rsidRPr="004D0642">
        <w:rPr>
          <w:rFonts w:ascii="Times New Roman" w:hAnsi="Times New Roman" w:cs="Times New Roman"/>
        </w:rPr>
        <w:t>Becker.</w:t>
      </w:r>
      <w:r w:rsidRPr="006C0632">
        <w:rPr>
          <w:rStyle w:val="FootnoteReference"/>
        </w:rPr>
        <w:footnoteReference w:id="56"/>
      </w:r>
      <w:r w:rsidRPr="00652DE6">
        <w:rPr>
          <w:rFonts w:ascii="Times New Roman" w:hAnsi="Times New Roman" w:cs="Times New Roman"/>
        </w:rPr>
        <w:t xml:space="preserve"> </w:t>
      </w:r>
      <w:proofErr w:type="spellStart"/>
      <w:r>
        <w:rPr>
          <w:rFonts w:ascii="Times New Roman" w:hAnsi="Times New Roman" w:cs="Times New Roman"/>
        </w:rPr>
        <w:t>Peltzman</w:t>
      </w:r>
      <w:proofErr w:type="spellEnd"/>
      <w:r>
        <w:rPr>
          <w:rFonts w:ascii="Times New Roman" w:hAnsi="Times New Roman" w:cs="Times New Roman"/>
        </w:rPr>
        <w:t xml:space="preserve"> </w:t>
      </w:r>
      <w:del w:id="142" w:author="Sima Biondi" w:date="2022-01-19T09:42:00Z">
        <w:r w:rsidDel="00575F4C">
          <w:rPr>
            <w:rFonts w:ascii="Times New Roman" w:hAnsi="Times New Roman" w:cs="Times New Roman"/>
          </w:rPr>
          <w:delText>argued</w:delText>
        </w:r>
        <w:r w:rsidRPr="00652DE6" w:rsidDel="00575F4C">
          <w:rPr>
            <w:rFonts w:ascii="Times New Roman" w:hAnsi="Times New Roman" w:cs="Times New Roman"/>
          </w:rPr>
          <w:delText xml:space="preserve"> </w:delText>
        </w:r>
      </w:del>
      <w:ins w:id="143" w:author="Sima Biondi" w:date="2022-01-19T09:42:00Z">
        <w:r w:rsidR="00575F4C">
          <w:rPr>
            <w:rFonts w:ascii="Times New Roman" w:hAnsi="Times New Roman" w:cs="Times New Roman"/>
          </w:rPr>
          <w:t>argues</w:t>
        </w:r>
        <w:r w:rsidR="00575F4C" w:rsidRPr="00652DE6">
          <w:rPr>
            <w:rFonts w:ascii="Times New Roman" w:hAnsi="Times New Roman" w:cs="Times New Roman"/>
          </w:rPr>
          <w:t xml:space="preserve"> </w:t>
        </w:r>
      </w:ins>
      <w:r w:rsidRPr="00652DE6">
        <w:rPr>
          <w:rFonts w:ascii="Times New Roman" w:hAnsi="Times New Roman" w:cs="Times New Roman"/>
        </w:rPr>
        <w:t xml:space="preserve">that politicians and public </w:t>
      </w:r>
      <w:proofErr w:type="gramStart"/>
      <w:r w:rsidRPr="00652DE6">
        <w:rPr>
          <w:rFonts w:ascii="Times New Roman" w:hAnsi="Times New Roman" w:cs="Times New Roman"/>
        </w:rPr>
        <w:t>officials</w:t>
      </w:r>
      <w:proofErr w:type="gramEnd"/>
      <w:r w:rsidRPr="00652DE6">
        <w:rPr>
          <w:rFonts w:ascii="Times New Roman" w:hAnsi="Times New Roman" w:cs="Times New Roman"/>
        </w:rPr>
        <w:t xml:space="preserve"> trade</w:t>
      </w:r>
      <w:r>
        <w:rPr>
          <w:rFonts w:ascii="Times New Roman" w:hAnsi="Times New Roman" w:cs="Times New Roman"/>
        </w:rPr>
        <w:t>-</w:t>
      </w:r>
      <w:r w:rsidRPr="00652DE6">
        <w:rPr>
          <w:rFonts w:ascii="Times New Roman" w:hAnsi="Times New Roman" w:cs="Times New Roman"/>
        </w:rPr>
        <w:t xml:space="preserve">off efficiency </w:t>
      </w:r>
      <w:ins w:id="144" w:author="Sima Biondi" w:date="2022-01-19T09:41:00Z">
        <w:r w:rsidR="00575F4C">
          <w:rPr>
            <w:rFonts w:ascii="Times New Roman" w:hAnsi="Times New Roman" w:cs="Times New Roman"/>
          </w:rPr>
          <w:t>and distributi</w:t>
        </w:r>
      </w:ins>
      <w:ins w:id="145" w:author="Sima Biondi" w:date="2022-01-19T09:42:00Z">
        <w:r w:rsidR="00575F4C">
          <w:rPr>
            <w:rFonts w:ascii="Times New Roman" w:hAnsi="Times New Roman" w:cs="Times New Roman"/>
          </w:rPr>
          <w:t xml:space="preserve">onal </w:t>
        </w:r>
      </w:ins>
      <w:r w:rsidRPr="00652DE6">
        <w:rPr>
          <w:rFonts w:ascii="Times New Roman" w:hAnsi="Times New Roman" w:cs="Times New Roman"/>
        </w:rPr>
        <w:t xml:space="preserve">considerations </w:t>
      </w:r>
      <w:del w:id="146" w:author="Sima Biondi" w:date="2022-01-19T09:42:00Z">
        <w:r w:rsidRPr="00652DE6" w:rsidDel="00575F4C">
          <w:rPr>
            <w:rFonts w:ascii="Times New Roman" w:hAnsi="Times New Roman" w:cs="Times New Roman"/>
          </w:rPr>
          <w:delText>and distributional ones</w:delText>
        </w:r>
        <w:r w:rsidDel="00575F4C">
          <w:rPr>
            <w:rFonts w:ascii="Times New Roman" w:hAnsi="Times New Roman" w:cs="Times New Roman"/>
          </w:rPr>
          <w:delText xml:space="preserve"> </w:delText>
        </w:r>
      </w:del>
      <w:r>
        <w:rPr>
          <w:rFonts w:ascii="Times New Roman" w:hAnsi="Times New Roman" w:cs="Times New Roman"/>
        </w:rPr>
        <w:t>when they make policy</w:t>
      </w:r>
      <w:r w:rsidRPr="00652DE6">
        <w:rPr>
          <w:rFonts w:ascii="Times New Roman" w:hAnsi="Times New Roman" w:cs="Times New Roman"/>
        </w:rPr>
        <w:t>. This tradeoff is greatly affected by the initial conditions. Reducing competition in a perfectly competitive market leads to first-order profit gains and second</w:t>
      </w:r>
      <w:r>
        <w:rPr>
          <w:rFonts w:ascii="Times New Roman" w:hAnsi="Times New Roman" w:cs="Times New Roman"/>
        </w:rPr>
        <w:t>-</w:t>
      </w:r>
      <w:r w:rsidRPr="00652DE6">
        <w:rPr>
          <w:rFonts w:ascii="Times New Roman" w:hAnsi="Times New Roman" w:cs="Times New Roman"/>
        </w:rPr>
        <w:t xml:space="preserve">order consumer-surplus losses. By contrast, increasing competition in a monopolistic situation delivers first-order consumer surplus gains and second-order profit losses. Unlike Becker, however, we do not think that competition among pressure groups </w:t>
      </w:r>
      <w:r>
        <w:rPr>
          <w:rFonts w:ascii="Times New Roman" w:hAnsi="Times New Roman" w:cs="Times New Roman"/>
        </w:rPr>
        <w:t>leads to efficient outcomes. In fact, the interest of the public is not adequately represented.</w:t>
      </w:r>
      <w:r w:rsidRPr="006C0632">
        <w:rPr>
          <w:rStyle w:val="FootnoteReference"/>
        </w:rPr>
        <w:footnoteReference w:id="57"/>
      </w:r>
      <w:r>
        <w:rPr>
          <w:rFonts w:ascii="Times New Roman" w:hAnsi="Times New Roman" w:cs="Times New Roman"/>
        </w:rPr>
        <w:t xml:space="preserve"> This does not mean that the public interest is always ignored. While business has always been powerful in the United States, the enforcement of antitrust law has waxed and waned at various times, likely as a result of the changing strength of the countervailing pressure groups </w:t>
      </w:r>
      <w:del w:id="147" w:author="Sima Biondi" w:date="2022-01-19T09:42:00Z">
        <w:r w:rsidDel="00575F4C">
          <w:rPr>
            <w:rFonts w:ascii="Times New Roman" w:hAnsi="Times New Roman" w:cs="Times New Roman"/>
          </w:rPr>
          <w:delText xml:space="preserve">and </w:delText>
        </w:r>
      </w:del>
      <w:ins w:id="148" w:author="Sima Biondi" w:date="2022-01-19T09:42:00Z">
        <w:r w:rsidR="00575F4C">
          <w:rPr>
            <w:rFonts w:ascii="Times New Roman" w:hAnsi="Times New Roman" w:cs="Times New Roman"/>
          </w:rPr>
          <w:t xml:space="preserve">as well as the business coalition’s strength and cohesion. </w:t>
        </w:r>
      </w:ins>
      <w:del w:id="149" w:author="Sima Biondi" w:date="2022-01-19T09:42:00Z">
        <w:r w:rsidDel="00575F4C">
          <w:rPr>
            <w:rFonts w:ascii="Times New Roman" w:hAnsi="Times New Roman" w:cs="Times New Roman"/>
          </w:rPr>
          <w:delText xml:space="preserve">of the cohesion and strength of the business coalition as well. </w:delText>
        </w:r>
      </w:del>
      <w:r>
        <w:rPr>
          <w:rFonts w:ascii="Times New Roman" w:hAnsi="Times New Roman" w:cs="Times New Roman"/>
        </w:rPr>
        <w:t xml:space="preserve">Some businesses (especially small or new entrants) tend to see antitrust enforcement as a net positive, while large businesses generally oppose it because it may represent an impediment to their own growth (at the very minimum). Many market characteristics impact these dynamics, such as how concentrated the industry is, how aligned are the political interests of </w:t>
      </w:r>
      <w:r>
        <w:rPr>
          <w:rFonts w:ascii="Times New Roman" w:hAnsi="Times New Roman" w:cs="Times New Roman"/>
        </w:rPr>
        <w:lastRenderedPageBreak/>
        <w:t xml:space="preserve">industry players, how disperse the group paying the rent is, how opaque is the rent payment itself, </w:t>
      </w:r>
      <w:ins w:id="150" w:author="Sima Biondi" w:date="2022-01-19T09:43:00Z">
        <w:r w:rsidR="00575F4C">
          <w:rPr>
            <w:rFonts w:ascii="Times New Roman" w:hAnsi="Times New Roman" w:cs="Times New Roman"/>
          </w:rPr>
          <w:t xml:space="preserve">the </w:t>
        </w:r>
      </w:ins>
      <w:r>
        <w:rPr>
          <w:rFonts w:ascii="Times New Roman" w:hAnsi="Times New Roman" w:cs="Times New Roman"/>
        </w:rPr>
        <w:t>transaction costs in the political organization of dispersed agents, among others</w:t>
      </w:r>
      <w:r w:rsidRPr="00B836EE">
        <w:rPr>
          <w:rFonts w:ascii="Times New Roman" w:hAnsi="Times New Roman" w:cs="Times New Roman"/>
        </w:rPr>
        <w:t>.</w:t>
      </w:r>
      <w:r w:rsidRPr="006C0632">
        <w:rPr>
          <w:rStyle w:val="FootnoteReference"/>
        </w:rPr>
        <w:footnoteReference w:id="58"/>
      </w:r>
    </w:p>
    <w:p w14:paraId="2837AA71" w14:textId="53E06095"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Tracing legislative and enforcement changes to particular interest groups by means of a single statistical test is likely impossible. Interest groups rarely act in the open (as their very involvement may electrify the opposition), and the impact of lobbying and donations on policy outcomes can be ambiguous. For this reason, we adopt an indirect approach. When elected officials act, they usually act publicly and thus become democratically accountable. Members of Congress vote for bills; the president announces policies and issues orders. Even when these actions are not reported in the media, political opponents can bring them to light in election campaigns—every action by an elected official creates a risk of public backlash if it does not please voters. F</w:t>
      </w:r>
      <w:r w:rsidRPr="00C22E63">
        <w:rPr>
          <w:rFonts w:ascii="Times New Roman" w:hAnsi="Times New Roman" w:cs="Times New Roman"/>
        </w:rPr>
        <w:t>or public officials directly account</w:t>
      </w:r>
      <w:r>
        <w:rPr>
          <w:rFonts w:ascii="Times New Roman" w:hAnsi="Times New Roman" w:cs="Times New Roman"/>
        </w:rPr>
        <w:t>a</w:t>
      </w:r>
      <w:r w:rsidRPr="00C22E63">
        <w:rPr>
          <w:rFonts w:ascii="Times New Roman" w:hAnsi="Times New Roman" w:cs="Times New Roman"/>
        </w:rPr>
        <w:t xml:space="preserve">ble to voters (like </w:t>
      </w:r>
      <w:del w:id="151" w:author="Sima Biondi" w:date="2022-01-19T09:45:00Z">
        <w:r w:rsidRPr="00C22E63" w:rsidDel="00575F4C">
          <w:rPr>
            <w:rFonts w:ascii="Times New Roman" w:hAnsi="Times New Roman" w:cs="Times New Roman"/>
          </w:rPr>
          <w:delText xml:space="preserve">Congress </w:delText>
        </w:r>
      </w:del>
      <w:ins w:id="152" w:author="Sima Biondi" w:date="2022-01-19T09:45:00Z">
        <w:r w:rsidR="00575F4C">
          <w:rPr>
            <w:rFonts w:ascii="Times New Roman" w:hAnsi="Times New Roman" w:cs="Times New Roman"/>
          </w:rPr>
          <w:t>congressmen</w:t>
        </w:r>
        <w:r w:rsidR="00575F4C" w:rsidRPr="00C22E63">
          <w:rPr>
            <w:rFonts w:ascii="Times New Roman" w:hAnsi="Times New Roman" w:cs="Times New Roman"/>
          </w:rPr>
          <w:t xml:space="preserve"> </w:t>
        </w:r>
      </w:ins>
      <w:r w:rsidRPr="00C22E63">
        <w:rPr>
          <w:rFonts w:ascii="Times New Roman" w:hAnsi="Times New Roman" w:cs="Times New Roman"/>
        </w:rPr>
        <w:t xml:space="preserve">and the </w:t>
      </w:r>
      <w:ins w:id="153" w:author="Sima Biondi" w:date="2022-01-19T09:45:00Z">
        <w:r w:rsidR="00575F4C">
          <w:rPr>
            <w:rFonts w:ascii="Times New Roman" w:hAnsi="Times New Roman" w:cs="Times New Roman"/>
          </w:rPr>
          <w:t>p</w:t>
        </w:r>
      </w:ins>
      <w:del w:id="154" w:author="Sima Biondi" w:date="2022-01-19T09:45:00Z">
        <w:r w:rsidRPr="00C22E63" w:rsidDel="00575F4C">
          <w:rPr>
            <w:rFonts w:ascii="Times New Roman" w:hAnsi="Times New Roman" w:cs="Times New Roman"/>
          </w:rPr>
          <w:delText>P</w:delText>
        </w:r>
      </w:del>
      <w:r w:rsidRPr="00C22E63">
        <w:rPr>
          <w:rFonts w:ascii="Times New Roman" w:hAnsi="Times New Roman" w:cs="Times New Roman"/>
        </w:rPr>
        <w:t xml:space="preserve">resident) we assume that a decision </w:t>
      </w:r>
      <w:del w:id="155" w:author="Sima Biondi" w:date="2022-01-19T09:46:00Z">
        <w:r w:rsidRPr="00C22E63" w:rsidDel="00575F4C">
          <w:rPr>
            <w:rFonts w:ascii="Times New Roman" w:hAnsi="Times New Roman" w:cs="Times New Roman"/>
          </w:rPr>
          <w:delText>is more in favor of</w:delText>
        </w:r>
      </w:del>
      <w:ins w:id="156" w:author="Sima Biondi" w:date="2022-01-19T09:46:00Z">
        <w:r w:rsidR="00575F4C">
          <w:rPr>
            <w:rFonts w:ascii="Times New Roman" w:hAnsi="Times New Roman" w:cs="Times New Roman"/>
          </w:rPr>
          <w:t>favors</w:t>
        </w:r>
      </w:ins>
      <w:r w:rsidRPr="00C22E63">
        <w:rPr>
          <w:rFonts w:ascii="Times New Roman" w:hAnsi="Times New Roman" w:cs="Times New Roman"/>
        </w:rPr>
        <w:t xml:space="preserve"> the broader public if the </w:t>
      </w:r>
      <w:del w:id="157" w:author="Sima Biondi" w:date="2022-01-19T09:46:00Z">
        <w:r w:rsidRPr="00C22E63" w:rsidDel="00575F4C">
          <w:rPr>
            <w:rFonts w:ascii="Times New Roman" w:hAnsi="Times New Roman" w:cs="Times New Roman"/>
          </w:rPr>
          <w:delText xml:space="preserve">public </w:delText>
        </w:r>
      </w:del>
      <w:r w:rsidRPr="00C22E63">
        <w:rPr>
          <w:rFonts w:ascii="Times New Roman" w:hAnsi="Times New Roman" w:cs="Times New Roman"/>
        </w:rPr>
        <w:t>official openly advertises this decision in public speeches and campaign platforms</w:t>
      </w:r>
      <w:r>
        <w:rPr>
          <w:rFonts w:ascii="Times New Roman" w:hAnsi="Times New Roman" w:cs="Times New Roman"/>
        </w:rPr>
        <w:t xml:space="preserve"> than if he does not. Th</w:t>
      </w:r>
      <w:r w:rsidR="000E73DC">
        <w:rPr>
          <w:rFonts w:ascii="Times New Roman" w:hAnsi="Times New Roman" w:cs="Times New Roman"/>
        </w:rPr>
        <w:t>ese</w:t>
      </w:r>
      <w:r>
        <w:rPr>
          <w:rFonts w:ascii="Times New Roman" w:hAnsi="Times New Roman" w:cs="Times New Roman"/>
        </w:rPr>
        <w:t xml:space="preserve"> assumptions allow us to distinguish among specific mechanisms of action by these </w:t>
      </w:r>
      <w:r w:rsidRPr="002E6535">
        <w:rPr>
          <w:rFonts w:ascii="Times New Roman" w:hAnsi="Times New Roman" w:cs="Times New Roman"/>
        </w:rPr>
        <w:t xml:space="preserve">agents. For example, </w:t>
      </w:r>
      <w:r>
        <w:rPr>
          <w:rFonts w:ascii="Times New Roman" w:hAnsi="Times New Roman" w:cs="Times New Roman"/>
        </w:rPr>
        <w:t xml:space="preserve">single-issue, ordinary legislation is more accountable to society and, as such, more likely to be aligned to voters’ interests than </w:t>
      </w:r>
      <w:r w:rsidRPr="002E6535">
        <w:rPr>
          <w:rFonts w:ascii="Times New Roman" w:hAnsi="Times New Roman" w:cs="Times New Roman"/>
        </w:rPr>
        <w:t xml:space="preserve">changes </w:t>
      </w:r>
      <w:r>
        <w:rPr>
          <w:rFonts w:ascii="Times New Roman" w:hAnsi="Times New Roman" w:cs="Times New Roman"/>
        </w:rPr>
        <w:t xml:space="preserve">taking place </w:t>
      </w:r>
      <w:r w:rsidRPr="002E6535">
        <w:rPr>
          <w:rFonts w:ascii="Times New Roman" w:hAnsi="Times New Roman" w:cs="Times New Roman"/>
        </w:rPr>
        <w:t>amids</w:t>
      </w:r>
      <w:r>
        <w:rPr>
          <w:rFonts w:ascii="Times New Roman" w:hAnsi="Times New Roman" w:cs="Times New Roman"/>
        </w:rPr>
        <w:t>t</w:t>
      </w:r>
      <w:r w:rsidRPr="002E6535">
        <w:rPr>
          <w:rFonts w:ascii="Times New Roman" w:hAnsi="Times New Roman" w:cs="Times New Roman"/>
        </w:rPr>
        <w:t xml:space="preserve"> large, </w:t>
      </w:r>
      <w:r>
        <w:rPr>
          <w:rFonts w:ascii="Times New Roman" w:hAnsi="Times New Roman" w:cs="Times New Roman"/>
        </w:rPr>
        <w:t xml:space="preserve">multi-topic omnibus </w:t>
      </w:r>
      <w:r w:rsidRPr="002E6535">
        <w:rPr>
          <w:rFonts w:ascii="Times New Roman" w:hAnsi="Times New Roman" w:cs="Times New Roman"/>
        </w:rPr>
        <w:t>bills</w:t>
      </w:r>
      <w:r>
        <w:rPr>
          <w:rFonts w:ascii="Times New Roman" w:hAnsi="Times New Roman" w:cs="Times New Roman"/>
        </w:rPr>
        <w:t xml:space="preserve"> (such as general budgets) or</w:t>
      </w:r>
      <w:r w:rsidRPr="002E6535">
        <w:rPr>
          <w:rFonts w:ascii="Times New Roman" w:hAnsi="Times New Roman" w:cs="Times New Roman"/>
        </w:rPr>
        <w:t xml:space="preserve"> decisions </w:t>
      </w:r>
      <w:del w:id="158" w:author="Sima Biondi" w:date="2022-01-19T09:46:00Z">
        <w:r w:rsidRPr="002E6535" w:rsidDel="00575F4C">
          <w:rPr>
            <w:rFonts w:ascii="Times New Roman" w:hAnsi="Times New Roman" w:cs="Times New Roman"/>
          </w:rPr>
          <w:delText xml:space="preserve">taken </w:delText>
        </w:r>
      </w:del>
      <w:ins w:id="159" w:author="Sima Biondi" w:date="2022-01-19T09:46:00Z">
        <w:r w:rsidR="00575F4C">
          <w:rPr>
            <w:rFonts w:ascii="Times New Roman" w:hAnsi="Times New Roman" w:cs="Times New Roman"/>
          </w:rPr>
          <w:t>made</w:t>
        </w:r>
        <w:r w:rsidR="00575F4C" w:rsidRPr="002E6535">
          <w:rPr>
            <w:rFonts w:ascii="Times New Roman" w:hAnsi="Times New Roman" w:cs="Times New Roman"/>
          </w:rPr>
          <w:t xml:space="preserve"> </w:t>
        </w:r>
      </w:ins>
      <w:r>
        <w:rPr>
          <w:rFonts w:ascii="Times New Roman" w:hAnsi="Times New Roman" w:cs="Times New Roman"/>
        </w:rPr>
        <w:t xml:space="preserve">through obscure processes in secondary </w:t>
      </w:r>
      <w:r w:rsidRPr="002E6535">
        <w:rPr>
          <w:rFonts w:ascii="Times New Roman" w:hAnsi="Times New Roman" w:cs="Times New Roman"/>
        </w:rPr>
        <w:t>Congressional Committee</w:t>
      </w:r>
      <w:r>
        <w:rPr>
          <w:rFonts w:ascii="Times New Roman" w:hAnsi="Times New Roman" w:cs="Times New Roman"/>
        </w:rPr>
        <w:t>s</w:t>
      </w:r>
      <w:r w:rsidRPr="002E6535">
        <w:rPr>
          <w:rFonts w:ascii="Times New Roman" w:hAnsi="Times New Roman" w:cs="Times New Roman"/>
        </w:rPr>
        <w:t>.</w:t>
      </w:r>
      <w:r>
        <w:rPr>
          <w:rFonts w:ascii="Times New Roman" w:hAnsi="Times New Roman" w:cs="Times New Roman"/>
        </w:rPr>
        <w:t xml:space="preserve"> In other words, the democratic legitimacy of actions by the president and Congress </w:t>
      </w:r>
      <w:del w:id="160" w:author="Sima Biondi" w:date="2022-01-19T09:47:00Z">
        <w:r w:rsidDel="00575F4C">
          <w:rPr>
            <w:rFonts w:ascii="Times New Roman" w:hAnsi="Times New Roman" w:cs="Times New Roman"/>
          </w:rPr>
          <w:delText xml:space="preserve">are </w:delText>
        </w:r>
      </w:del>
      <w:ins w:id="161" w:author="Sima Biondi" w:date="2022-01-19T09:47:00Z">
        <w:r w:rsidR="00575F4C">
          <w:rPr>
            <w:rFonts w:ascii="Times New Roman" w:hAnsi="Times New Roman" w:cs="Times New Roman"/>
          </w:rPr>
          <w:t xml:space="preserve">is </w:t>
        </w:r>
      </w:ins>
      <w:r>
        <w:rPr>
          <w:rFonts w:ascii="Times New Roman" w:hAnsi="Times New Roman" w:cs="Times New Roman"/>
        </w:rPr>
        <w:t xml:space="preserve">tied to the specific publicity and general voter accountability of those actions—an ill-publicized and barely discussed decision </w:t>
      </w:r>
      <w:del w:id="162" w:author="Sima Biondi" w:date="2022-01-19T09:47:00Z">
        <w:r w:rsidDel="00575F4C">
          <w:rPr>
            <w:rFonts w:ascii="Times New Roman" w:hAnsi="Times New Roman" w:cs="Times New Roman"/>
          </w:rPr>
          <w:delText xml:space="preserve">taken </w:delText>
        </w:r>
      </w:del>
      <w:ins w:id="163" w:author="Sima Biondi" w:date="2022-01-19T09:47:00Z">
        <w:r w:rsidR="00575F4C">
          <w:rPr>
            <w:rFonts w:ascii="Times New Roman" w:hAnsi="Times New Roman" w:cs="Times New Roman"/>
          </w:rPr>
          <w:t xml:space="preserve">made </w:t>
        </w:r>
      </w:ins>
      <w:r>
        <w:rPr>
          <w:rFonts w:ascii="Times New Roman" w:hAnsi="Times New Roman" w:cs="Times New Roman"/>
        </w:rPr>
        <w:t>through obscure and indirect means does not qualify as so: what provides democratic legitimacy is democratic oversight.</w:t>
      </w:r>
    </w:p>
    <w:p w14:paraId="7A927BE7" w14:textId="73C43A71"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 xml:space="preserve">A different rationale must be employed to assess the actions of </w:t>
      </w:r>
      <w:r w:rsidRPr="00207155">
        <w:rPr>
          <w:rFonts w:ascii="Times New Roman" w:hAnsi="Times New Roman" w:cs="Times New Roman"/>
        </w:rPr>
        <w:t>public officials</w:t>
      </w:r>
      <w:r>
        <w:rPr>
          <w:rFonts w:ascii="Times New Roman" w:hAnsi="Times New Roman" w:cs="Times New Roman"/>
        </w:rPr>
        <w:t xml:space="preserve"> </w:t>
      </w:r>
      <w:r w:rsidRPr="00207155">
        <w:rPr>
          <w:rFonts w:ascii="Times New Roman" w:hAnsi="Times New Roman" w:cs="Times New Roman"/>
        </w:rPr>
        <w:t>who are only indirectly accountable to voters</w:t>
      </w:r>
      <w:ins w:id="164" w:author="Sima Biondi" w:date="2022-01-19T09:47:00Z">
        <w:r w:rsidR="00575F4C">
          <w:rPr>
            <w:rFonts w:ascii="Times New Roman" w:hAnsi="Times New Roman" w:cs="Times New Roman"/>
          </w:rPr>
          <w:t>.</w:t>
        </w:r>
      </w:ins>
      <w:del w:id="165" w:author="Sima Biondi" w:date="2022-01-19T09:47:00Z">
        <w:r w:rsidDel="00575F4C">
          <w:rPr>
            <w:rFonts w:ascii="Times New Roman" w:hAnsi="Times New Roman" w:cs="Times New Roman"/>
          </w:rPr>
          <w:delText>:</w:delText>
        </w:r>
      </w:del>
      <w:r w:rsidRPr="00207155">
        <w:rPr>
          <w:rFonts w:ascii="Times New Roman" w:hAnsi="Times New Roman" w:cs="Times New Roman"/>
        </w:rPr>
        <w:t xml:space="preserve"> Regulators and federal judges</w:t>
      </w:r>
      <w:r>
        <w:rPr>
          <w:rFonts w:ascii="Times New Roman" w:hAnsi="Times New Roman" w:cs="Times New Roman"/>
        </w:rPr>
        <w:t xml:space="preserve"> usually</w:t>
      </w:r>
      <w:r w:rsidRPr="00207155">
        <w:rPr>
          <w:rFonts w:ascii="Times New Roman" w:hAnsi="Times New Roman" w:cs="Times New Roman"/>
        </w:rPr>
        <w:t xml:space="preserve"> do not fear public retaliation in the polls</w:t>
      </w:r>
      <w:r>
        <w:rPr>
          <w:rFonts w:ascii="Times New Roman" w:hAnsi="Times New Roman" w:cs="Times New Roman"/>
        </w:rPr>
        <w:t>,</w:t>
      </w:r>
      <w:r w:rsidRPr="006C0632">
        <w:rPr>
          <w:rStyle w:val="FootnoteReference"/>
        </w:rPr>
        <w:footnoteReference w:id="59"/>
      </w:r>
      <w:r>
        <w:rPr>
          <w:rFonts w:ascii="Times New Roman" w:hAnsi="Times New Roman" w:cs="Times New Roman"/>
        </w:rPr>
        <w:t xml:space="preserve"> but elected officials who nominate and appoint unpopular regulators and judges do, providing some form of indirect oversight. This means that once appointed, regulators and judges are relatively </w:t>
      </w:r>
      <w:del w:id="166" w:author="Sima Biondi" w:date="2022-01-19T09:47:00Z">
        <w:r w:rsidDel="00575F4C">
          <w:rPr>
            <w:rFonts w:ascii="Times New Roman" w:hAnsi="Times New Roman" w:cs="Times New Roman"/>
          </w:rPr>
          <w:delText xml:space="preserve">freer </w:delText>
        </w:r>
      </w:del>
      <w:ins w:id="167" w:author="Sima Biondi" w:date="2022-01-19T09:47:00Z">
        <w:r w:rsidR="00575F4C">
          <w:rPr>
            <w:rFonts w:ascii="Times New Roman" w:hAnsi="Times New Roman" w:cs="Times New Roman"/>
          </w:rPr>
          <w:t>more fre</w:t>
        </w:r>
      </w:ins>
      <w:ins w:id="168" w:author="Sima Biondi" w:date="2022-01-19T09:48:00Z">
        <w:r w:rsidR="00575F4C">
          <w:rPr>
            <w:rFonts w:ascii="Times New Roman" w:hAnsi="Times New Roman" w:cs="Times New Roman"/>
          </w:rPr>
          <w:t>e</w:t>
        </w:r>
      </w:ins>
      <w:ins w:id="169" w:author="Sima Biondi" w:date="2022-01-19T09:47:00Z">
        <w:r w:rsidR="00575F4C">
          <w:rPr>
            <w:rFonts w:ascii="Times New Roman" w:hAnsi="Times New Roman" w:cs="Times New Roman"/>
          </w:rPr>
          <w:t xml:space="preserve"> </w:t>
        </w:r>
      </w:ins>
      <w:r>
        <w:rPr>
          <w:rFonts w:ascii="Times New Roman" w:hAnsi="Times New Roman" w:cs="Times New Roman"/>
        </w:rPr>
        <w:t>than elected officials to follow their ideological inclinations</w:t>
      </w:r>
      <w:ins w:id="170" w:author="Sima Biondi" w:date="2022-01-19T09:48:00Z">
        <w:r w:rsidR="00575F4C">
          <w:rPr>
            <w:rFonts w:ascii="Times New Roman" w:hAnsi="Times New Roman" w:cs="Times New Roman"/>
          </w:rPr>
          <w:t xml:space="preserve"> or </w:t>
        </w:r>
      </w:ins>
      <w:del w:id="171" w:author="Sima Biondi" w:date="2022-01-19T09:48:00Z">
        <w:r w:rsidDel="00575F4C">
          <w:rPr>
            <w:rFonts w:ascii="Times New Roman" w:hAnsi="Times New Roman" w:cs="Times New Roman"/>
          </w:rPr>
          <w:delText>/</w:delText>
        </w:r>
      </w:del>
      <w:r>
        <w:rPr>
          <w:rFonts w:ascii="Times New Roman" w:hAnsi="Times New Roman" w:cs="Times New Roman"/>
        </w:rPr>
        <w:t xml:space="preserve">personal beliefs </w:t>
      </w:r>
      <w:del w:id="172" w:author="Sima Biondi" w:date="2022-01-19T09:48:00Z">
        <w:r w:rsidDel="00575F4C">
          <w:rPr>
            <w:rFonts w:ascii="Times New Roman" w:hAnsi="Times New Roman" w:cs="Times New Roman"/>
          </w:rPr>
          <w:delText xml:space="preserve">in </w:delText>
        </w:r>
      </w:del>
      <w:ins w:id="173" w:author="Sima Biondi" w:date="2022-01-19T09:48:00Z">
        <w:r w:rsidR="00575F4C">
          <w:rPr>
            <w:rFonts w:ascii="Times New Roman" w:hAnsi="Times New Roman" w:cs="Times New Roman"/>
          </w:rPr>
          <w:t xml:space="preserve">when </w:t>
        </w:r>
      </w:ins>
      <w:r>
        <w:rPr>
          <w:rFonts w:ascii="Times New Roman" w:hAnsi="Times New Roman" w:cs="Times New Roman"/>
        </w:rPr>
        <w:t xml:space="preserve">implementing policies or even to make decisions that benefit them personally, for example, by making themselves more attractive to future employers. </w:t>
      </w:r>
      <w:del w:id="174" w:author="Sima Biondi" w:date="2022-01-19T09:48:00Z">
        <w:r w:rsidDel="00575F4C">
          <w:rPr>
            <w:rFonts w:ascii="Times New Roman" w:hAnsi="Times New Roman" w:cs="Times New Roman"/>
          </w:rPr>
          <w:delText xml:space="preserve">This </w:delText>
        </w:r>
      </w:del>
      <w:ins w:id="175" w:author="Sima Biondi" w:date="2022-01-19T09:48:00Z">
        <w:r w:rsidR="00575F4C">
          <w:rPr>
            <w:rFonts w:ascii="Times New Roman" w:hAnsi="Times New Roman" w:cs="Times New Roman"/>
          </w:rPr>
          <w:t xml:space="preserve">The degree of this </w:t>
        </w:r>
      </w:ins>
      <w:r>
        <w:rPr>
          <w:rFonts w:ascii="Times New Roman" w:hAnsi="Times New Roman" w:cs="Times New Roman"/>
        </w:rPr>
        <w:t>relative freedom reflects the specific characteristics of each position and the stringency of political oversight.</w:t>
      </w:r>
      <w:r w:rsidRPr="006C0632">
        <w:rPr>
          <w:rStyle w:val="FootnoteReference"/>
        </w:rPr>
        <w:footnoteReference w:id="60"/>
      </w:r>
      <w:r>
        <w:rPr>
          <w:rFonts w:ascii="Times New Roman" w:hAnsi="Times New Roman" w:cs="Times New Roman"/>
        </w:rPr>
        <w:t xml:space="preserve"> The existence of these processes </w:t>
      </w:r>
      <w:r w:rsidRPr="00207155">
        <w:rPr>
          <w:rFonts w:ascii="Times New Roman" w:hAnsi="Times New Roman" w:cs="Times New Roman"/>
        </w:rPr>
        <w:t xml:space="preserve">changes incentives and shapes policymaking. On </w:t>
      </w:r>
      <w:del w:id="176" w:author="Sima Biondi" w:date="2022-01-19T09:48:00Z">
        <w:r w:rsidRPr="00207155" w:rsidDel="00575F4C">
          <w:rPr>
            <w:rFonts w:ascii="Times New Roman" w:hAnsi="Times New Roman" w:cs="Times New Roman"/>
          </w:rPr>
          <w:delText xml:space="preserve">the </w:delText>
        </w:r>
      </w:del>
      <w:r w:rsidRPr="00207155">
        <w:rPr>
          <w:rFonts w:ascii="Times New Roman" w:hAnsi="Times New Roman" w:cs="Times New Roman"/>
        </w:rPr>
        <w:t xml:space="preserve">one hand, transferring the decision to a body of experts only indirectly accountable to voters could be a way to hide </w:t>
      </w:r>
      <w:del w:id="177" w:author="Sima Biondi" w:date="2022-01-19T09:48:00Z">
        <w:r w:rsidRPr="00207155" w:rsidDel="00575F4C">
          <w:rPr>
            <w:rFonts w:ascii="Times New Roman" w:hAnsi="Times New Roman" w:cs="Times New Roman"/>
          </w:rPr>
          <w:delText xml:space="preserve">this </w:delText>
        </w:r>
      </w:del>
      <w:ins w:id="178" w:author="Sima Biondi" w:date="2022-01-19T09:48:00Z">
        <w:r w:rsidR="00575F4C">
          <w:rPr>
            <w:rFonts w:ascii="Times New Roman" w:hAnsi="Times New Roman" w:cs="Times New Roman"/>
          </w:rPr>
          <w:t>a</w:t>
        </w:r>
        <w:r w:rsidR="00575F4C" w:rsidRPr="00207155">
          <w:rPr>
            <w:rFonts w:ascii="Times New Roman" w:hAnsi="Times New Roman" w:cs="Times New Roman"/>
          </w:rPr>
          <w:t xml:space="preserve"> </w:t>
        </w:r>
      </w:ins>
      <w:r w:rsidRPr="00207155">
        <w:rPr>
          <w:rFonts w:ascii="Times New Roman" w:hAnsi="Times New Roman" w:cs="Times New Roman"/>
        </w:rPr>
        <w:t>decision from the public, a</w:t>
      </w:r>
      <w:ins w:id="179" w:author="Sima Biondi" w:date="2022-01-19T09:49:00Z">
        <w:r w:rsidR="00575F4C">
          <w:rPr>
            <w:rFonts w:ascii="Times New Roman" w:hAnsi="Times New Roman" w:cs="Times New Roman"/>
          </w:rPr>
          <w:t>n</w:t>
        </w:r>
      </w:ins>
      <w:r w:rsidRPr="00207155">
        <w:rPr>
          <w:rFonts w:ascii="Times New Roman" w:hAnsi="Times New Roman" w:cs="Times New Roman"/>
        </w:rPr>
        <w:t xml:space="preserve"> </w:t>
      </w:r>
      <w:del w:id="180" w:author="Sima Biondi" w:date="2022-01-19T09:49:00Z">
        <w:r w:rsidRPr="00207155" w:rsidDel="00575F4C">
          <w:rPr>
            <w:rFonts w:ascii="Times New Roman" w:hAnsi="Times New Roman" w:cs="Times New Roman"/>
          </w:rPr>
          <w:delText xml:space="preserve">move </w:delText>
        </w:r>
      </w:del>
      <w:r w:rsidRPr="00207155">
        <w:rPr>
          <w:rFonts w:ascii="Times New Roman" w:hAnsi="Times New Roman" w:cs="Times New Roman"/>
        </w:rPr>
        <w:t xml:space="preserve">especially appealing </w:t>
      </w:r>
      <w:ins w:id="181" w:author="Sima Biondi" w:date="2022-01-19T09:49:00Z">
        <w:r w:rsidR="00575F4C">
          <w:rPr>
            <w:rFonts w:ascii="Times New Roman" w:hAnsi="Times New Roman" w:cs="Times New Roman"/>
          </w:rPr>
          <w:t xml:space="preserve">move </w:t>
        </w:r>
      </w:ins>
      <w:r w:rsidRPr="00207155">
        <w:rPr>
          <w:rFonts w:ascii="Times New Roman" w:hAnsi="Times New Roman" w:cs="Times New Roman"/>
        </w:rPr>
        <w:t xml:space="preserve">when the decision is unpopular. On the other, </w:t>
      </w:r>
      <w:ins w:id="182" w:author="Sima Biondi" w:date="2022-01-19T09:49:00Z">
        <w:r w:rsidR="00575F4C">
          <w:rPr>
            <w:rFonts w:ascii="Times New Roman" w:hAnsi="Times New Roman" w:cs="Times New Roman"/>
          </w:rPr>
          <w:t xml:space="preserve">a decision transferred to a more </w:t>
        </w:r>
      </w:ins>
      <w:ins w:id="183" w:author="Sima Biondi" w:date="2022-01-19T09:50:00Z">
        <w:r w:rsidR="00575F4C">
          <w:rPr>
            <w:rFonts w:ascii="Times New Roman" w:hAnsi="Times New Roman" w:cs="Times New Roman"/>
          </w:rPr>
          <w:t xml:space="preserve">technocratic body </w:t>
        </w:r>
        <w:r w:rsidR="00D25D1B">
          <w:rPr>
            <w:rFonts w:ascii="Times New Roman" w:hAnsi="Times New Roman" w:cs="Times New Roman"/>
          </w:rPr>
          <w:t xml:space="preserve">is not </w:t>
        </w:r>
      </w:ins>
      <w:del w:id="184" w:author="Sima Biondi" w:date="2022-01-19T09:50:00Z">
        <w:r w:rsidDel="00D25D1B">
          <w:rPr>
            <w:rFonts w:ascii="Times New Roman" w:hAnsi="Times New Roman" w:cs="Times New Roman"/>
          </w:rPr>
          <w:delText xml:space="preserve">one </w:delText>
        </w:r>
        <w:r w:rsidRPr="00207155" w:rsidDel="00D25D1B">
          <w:rPr>
            <w:rFonts w:ascii="Times New Roman" w:hAnsi="Times New Roman" w:cs="Times New Roman"/>
          </w:rPr>
          <w:delText xml:space="preserve">cannot presume that just because a decision is transferred to a more technocratic body, it is </w:delText>
        </w:r>
      </w:del>
      <w:r w:rsidRPr="00207155">
        <w:rPr>
          <w:rFonts w:ascii="Times New Roman" w:hAnsi="Times New Roman" w:cs="Times New Roman"/>
        </w:rPr>
        <w:t>necessarily against the interest of the broader public</w:t>
      </w:r>
      <w:del w:id="185" w:author="Sima Biondi" w:date="2022-01-19T09:50:00Z">
        <w:r w:rsidDel="00D25D1B">
          <w:rPr>
            <w:rFonts w:ascii="Times New Roman" w:hAnsi="Times New Roman" w:cs="Times New Roman"/>
          </w:rPr>
          <w:delText>, and neither do we</w:delText>
        </w:r>
      </w:del>
      <w:r>
        <w:rPr>
          <w:rFonts w:ascii="Times New Roman" w:hAnsi="Times New Roman" w:cs="Times New Roman"/>
        </w:rPr>
        <w:t>—t</w:t>
      </w:r>
      <w:r w:rsidRPr="00207155">
        <w:rPr>
          <w:rFonts w:ascii="Times New Roman" w:hAnsi="Times New Roman" w:cs="Times New Roman"/>
        </w:rPr>
        <w:t>here are many efficiency</w:t>
      </w:r>
      <w:r>
        <w:rPr>
          <w:rFonts w:ascii="Times New Roman" w:hAnsi="Times New Roman" w:cs="Times New Roman"/>
        </w:rPr>
        <w:t xml:space="preserve"> and other legitimate</w:t>
      </w:r>
      <w:r w:rsidRPr="00207155">
        <w:rPr>
          <w:rFonts w:ascii="Times New Roman" w:hAnsi="Times New Roman" w:cs="Times New Roman"/>
        </w:rPr>
        <w:t xml:space="preserve"> reasons why technical decisions are delegated to expert</w:t>
      </w:r>
      <w:r>
        <w:rPr>
          <w:rFonts w:ascii="Times New Roman" w:hAnsi="Times New Roman" w:cs="Times New Roman"/>
        </w:rPr>
        <w:t>s</w:t>
      </w:r>
      <w:r w:rsidRPr="00207155">
        <w:rPr>
          <w:rFonts w:ascii="Times New Roman" w:hAnsi="Times New Roman" w:cs="Times New Roman"/>
        </w:rPr>
        <w:t>.</w:t>
      </w:r>
      <w:r w:rsidRPr="006C0632">
        <w:rPr>
          <w:rStyle w:val="FootnoteReference"/>
        </w:rPr>
        <w:footnoteReference w:id="61"/>
      </w:r>
      <w:r>
        <w:rPr>
          <w:rFonts w:ascii="Times New Roman" w:hAnsi="Times New Roman" w:cs="Times New Roman"/>
        </w:rPr>
        <w:t xml:space="preserve"> </w:t>
      </w:r>
    </w:p>
    <w:p w14:paraId="60A8385D" w14:textId="77777777"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lastRenderedPageBreak/>
        <w:t>In general, interest groups can influence expert policymaking through at least three different mechanisms, which differ in how democratically accountable they are. The first, often highlighted in early public choice work, is that these groups can exploit regulators’ conscious acts to maximize their prospect of obtaining a well-paying job in the private sector after they leave government. This is the traditional revolving-door/lobbying mechanism through which firms directly “acquire” regulation, as Stigler put it. It is certainly not democratically accountable and has been documented in both the popular press</w:t>
      </w:r>
      <w:r w:rsidRPr="006C0632">
        <w:rPr>
          <w:rStyle w:val="FootnoteReference"/>
        </w:rPr>
        <w:footnoteReference w:id="62"/>
      </w:r>
      <w:r>
        <w:rPr>
          <w:rFonts w:ascii="Times New Roman" w:hAnsi="Times New Roman" w:cs="Times New Roman"/>
        </w:rPr>
        <w:t xml:space="preserve"> and in academia more generally.</w:t>
      </w:r>
      <w:r w:rsidRPr="006C0632">
        <w:rPr>
          <w:rStyle w:val="FootnoteReference"/>
        </w:rPr>
        <w:footnoteReference w:id="63"/>
      </w:r>
      <w:r>
        <w:rPr>
          <w:rFonts w:ascii="Times New Roman" w:hAnsi="Times New Roman" w:cs="Times New Roman"/>
        </w:rPr>
        <w:t xml:space="preserve"> </w:t>
      </w:r>
    </w:p>
    <w:p w14:paraId="308733E8" w14:textId="4A02FC4F"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The second, which one may call “epistemological regulatory capture</w:t>
      </w:r>
      <w:r w:rsidR="005E3588">
        <w:rPr>
          <w:rFonts w:ascii="Times New Roman" w:hAnsi="Times New Roman" w:cs="Times New Roman"/>
        </w:rPr>
        <w:t>,</w:t>
      </w:r>
      <w:r>
        <w:rPr>
          <w:rFonts w:ascii="Times New Roman" w:hAnsi="Times New Roman" w:cs="Times New Roman"/>
        </w:rPr>
        <w:t>”</w:t>
      </w:r>
      <w:r w:rsidRPr="006C0632">
        <w:rPr>
          <w:rStyle w:val="FootnoteReference"/>
        </w:rPr>
        <w:footnoteReference w:id="64"/>
      </w:r>
      <w:r>
        <w:rPr>
          <w:rFonts w:ascii="Times New Roman" w:hAnsi="Times New Roman" w:cs="Times New Roman"/>
        </w:rPr>
        <w:t xml:space="preserve"> reflects a process through which experts enact policies after being disproportionally exposed to ideas or data that benefit interest groups at the expense of the public. Epistemological capture can take place even in a world where experts are independent and well-intentioned, as special interest groups exploit large information asymmetries between industry and regulators to push their agenda.</w:t>
      </w:r>
      <w:r w:rsidRPr="006C0632">
        <w:rPr>
          <w:rStyle w:val="FootnoteReference"/>
        </w:rPr>
        <w:footnoteReference w:id="65"/>
      </w:r>
      <w:r>
        <w:rPr>
          <w:rFonts w:ascii="Times New Roman" w:hAnsi="Times New Roman" w:cs="Times New Roman"/>
        </w:rPr>
        <w:t xml:space="preserve"> This theory is reminiscent of </w:t>
      </w:r>
      <w:proofErr w:type="spellStart"/>
      <w:r>
        <w:rPr>
          <w:rFonts w:ascii="Times New Roman" w:hAnsi="Times New Roman" w:cs="Times New Roman"/>
        </w:rPr>
        <w:t>Aghion</w:t>
      </w:r>
      <w:proofErr w:type="spellEnd"/>
      <w:r>
        <w:rPr>
          <w:rFonts w:ascii="Times New Roman" w:hAnsi="Times New Roman" w:cs="Times New Roman"/>
        </w:rPr>
        <w:t xml:space="preserve"> and </w:t>
      </w:r>
      <w:proofErr w:type="spellStart"/>
      <w:r>
        <w:rPr>
          <w:rFonts w:ascii="Times New Roman" w:hAnsi="Times New Roman" w:cs="Times New Roman"/>
        </w:rPr>
        <w:t>Tirole’s</w:t>
      </w:r>
      <w:proofErr w:type="spellEnd"/>
      <w:r>
        <w:rPr>
          <w:rFonts w:ascii="Times New Roman" w:hAnsi="Times New Roman" w:cs="Times New Roman"/>
        </w:rPr>
        <w:t xml:space="preserve"> model of authority in principal-agent relations,</w:t>
      </w:r>
      <w:r w:rsidRPr="00DF178A">
        <w:rPr>
          <w:rFonts w:ascii="Times New Roman" w:hAnsi="Times New Roman" w:cs="Times New Roman"/>
        </w:rPr>
        <w:t xml:space="preserve"> in which a </w:t>
      </w:r>
      <w:r>
        <w:rPr>
          <w:rFonts w:ascii="Times New Roman" w:hAnsi="Times New Roman" w:cs="Times New Roman"/>
        </w:rPr>
        <w:t xml:space="preserve">principal </w:t>
      </w:r>
      <w:r w:rsidRPr="00DF178A">
        <w:rPr>
          <w:rFonts w:ascii="Times New Roman" w:hAnsi="Times New Roman" w:cs="Times New Roman"/>
        </w:rPr>
        <w:t xml:space="preserve">has formal authority to make a decision (the right to decide), but </w:t>
      </w:r>
      <w:r>
        <w:rPr>
          <w:rFonts w:ascii="Times New Roman" w:hAnsi="Times New Roman" w:cs="Times New Roman"/>
        </w:rPr>
        <w:t xml:space="preserve">an agent </w:t>
      </w:r>
      <w:r w:rsidRPr="00DF178A">
        <w:rPr>
          <w:rFonts w:ascii="Times New Roman" w:hAnsi="Times New Roman" w:cs="Times New Roman"/>
        </w:rPr>
        <w:t>has real authority (the effective control over the decision)</w:t>
      </w:r>
      <w:r>
        <w:rPr>
          <w:rFonts w:ascii="Times New Roman" w:hAnsi="Times New Roman" w:cs="Times New Roman"/>
        </w:rPr>
        <w:t xml:space="preserve"> because such decision requires information in the possession of the agent.</w:t>
      </w:r>
      <w:r w:rsidRPr="006C0632">
        <w:rPr>
          <w:rStyle w:val="FootnoteReference"/>
        </w:rPr>
        <w:footnoteReference w:id="66"/>
      </w:r>
      <w:r>
        <w:rPr>
          <w:rFonts w:ascii="Times New Roman" w:hAnsi="Times New Roman" w:cs="Times New Roman"/>
        </w:rPr>
        <w:t xml:space="preserve"> Here, the regulators are the princip</w:t>
      </w:r>
      <w:r w:rsidR="00FD4828">
        <w:rPr>
          <w:rFonts w:ascii="Times New Roman" w:hAnsi="Times New Roman" w:cs="Times New Roman"/>
        </w:rPr>
        <w:t>a</w:t>
      </w:r>
      <w:r>
        <w:rPr>
          <w:rFonts w:ascii="Times New Roman" w:hAnsi="Times New Roman" w:cs="Times New Roman"/>
        </w:rPr>
        <w:t xml:space="preserve">ls and the interest groups are the agents. </w:t>
      </w:r>
      <w:r w:rsidR="009330D0">
        <w:rPr>
          <w:rFonts w:ascii="Times New Roman" w:hAnsi="Times New Roman" w:cs="Times New Roman"/>
        </w:rPr>
        <w:t>R</w:t>
      </w:r>
      <w:r>
        <w:rPr>
          <w:rFonts w:ascii="Times New Roman" w:hAnsi="Times New Roman" w:cs="Times New Roman"/>
        </w:rPr>
        <w:t xml:space="preserve">egulators know about this imbalance and </w:t>
      </w:r>
      <w:r w:rsidR="009330D0">
        <w:rPr>
          <w:rFonts w:ascii="Times New Roman" w:hAnsi="Times New Roman" w:cs="Times New Roman"/>
        </w:rPr>
        <w:t>are often</w:t>
      </w:r>
      <w:r>
        <w:rPr>
          <w:rFonts w:ascii="Times New Roman" w:hAnsi="Times New Roman" w:cs="Times New Roman"/>
        </w:rPr>
        <w:t xml:space="preserve"> suspicious about the information provided by companies. That is why interest groups rely on indirect mechanisms such as their control over datasets and influence over academics</w:t>
      </w:r>
      <w:ins w:id="186" w:author="Sima Biondi" w:date="2022-01-19T09:51:00Z">
        <w:r w:rsidR="00D25D1B">
          <w:rPr>
            <w:rFonts w:ascii="Times New Roman" w:hAnsi="Times New Roman" w:cs="Times New Roman"/>
          </w:rPr>
          <w:t>,</w:t>
        </w:r>
      </w:ins>
      <w:del w:id="187" w:author="Sima Biondi" w:date="2022-01-19T09:51:00Z">
        <w:r w:rsidDel="00D25D1B">
          <w:rPr>
            <w:rFonts w:ascii="Times New Roman" w:hAnsi="Times New Roman" w:cs="Times New Roman"/>
          </w:rPr>
          <w:delText>;</w:delText>
        </w:r>
      </w:del>
      <w:r w:rsidRPr="006C0632">
        <w:rPr>
          <w:rStyle w:val="FootnoteReference"/>
        </w:rPr>
        <w:footnoteReference w:id="67"/>
      </w:r>
      <w:r>
        <w:rPr>
          <w:rFonts w:ascii="Times New Roman" w:hAnsi="Times New Roman" w:cs="Times New Roman"/>
        </w:rPr>
        <w:t xml:space="preserve"> financial resources and donations to NGOs and think </w:t>
      </w:r>
      <w:r w:rsidRPr="00DF2E68">
        <w:rPr>
          <w:rFonts w:ascii="Times New Roman" w:hAnsi="Times New Roman" w:cs="Times New Roman"/>
        </w:rPr>
        <w:t>tanks,</w:t>
      </w:r>
      <w:r w:rsidRPr="006C0632">
        <w:rPr>
          <w:rStyle w:val="FootnoteReference"/>
        </w:rPr>
        <w:footnoteReference w:id="68"/>
      </w:r>
      <w:r w:rsidRPr="00DF2E68">
        <w:rPr>
          <w:rFonts w:ascii="Times New Roman" w:hAnsi="Times New Roman" w:cs="Times New Roman"/>
        </w:rPr>
        <w:t xml:space="preserve"> </w:t>
      </w:r>
      <w:r w:rsidR="009330D0">
        <w:rPr>
          <w:rFonts w:ascii="Times New Roman" w:hAnsi="Times New Roman" w:cs="Times New Roman"/>
        </w:rPr>
        <w:t>influence on appointments to regulatory bodies</w:t>
      </w:r>
      <w:r w:rsidRPr="00DF2E68">
        <w:rPr>
          <w:rFonts w:ascii="Times New Roman" w:hAnsi="Times New Roman" w:cs="Times New Roman"/>
        </w:rPr>
        <w:t>,</w:t>
      </w:r>
      <w:r w:rsidRPr="006C0632">
        <w:rPr>
          <w:rStyle w:val="FootnoteReference"/>
        </w:rPr>
        <w:footnoteReference w:id="69"/>
      </w:r>
      <w:r w:rsidRPr="00DF2E68">
        <w:rPr>
          <w:rFonts w:ascii="Times New Roman" w:hAnsi="Times New Roman" w:cs="Times New Roman"/>
        </w:rPr>
        <w:t xml:space="preserve"> sponsor</w:t>
      </w:r>
      <w:r w:rsidR="009330D0">
        <w:rPr>
          <w:rFonts w:ascii="Times New Roman" w:hAnsi="Times New Roman" w:cs="Times New Roman"/>
        </w:rPr>
        <w:t>ship of</w:t>
      </w:r>
      <w:r w:rsidRPr="00DF2E68">
        <w:rPr>
          <w:rFonts w:ascii="Times New Roman" w:hAnsi="Times New Roman" w:cs="Times New Roman"/>
        </w:rPr>
        <w:t xml:space="preserve"> training programs,</w:t>
      </w:r>
      <w:r w:rsidRPr="006C0632">
        <w:rPr>
          <w:rStyle w:val="FootnoteReference"/>
        </w:rPr>
        <w:footnoteReference w:id="70"/>
      </w:r>
      <w:r w:rsidRPr="00DF2E68">
        <w:rPr>
          <w:rFonts w:ascii="Times New Roman" w:hAnsi="Times New Roman" w:cs="Times New Roman"/>
        </w:rPr>
        <w:t xml:space="preserve"> and influence</w:t>
      </w:r>
      <w:r w:rsidR="009330D0">
        <w:rPr>
          <w:rFonts w:ascii="Times New Roman" w:hAnsi="Times New Roman" w:cs="Times New Roman"/>
        </w:rPr>
        <w:t xml:space="preserve"> on</w:t>
      </w:r>
      <w:r>
        <w:rPr>
          <w:rFonts w:ascii="Times New Roman" w:hAnsi="Times New Roman" w:cs="Times New Roman"/>
        </w:rPr>
        <w:t xml:space="preserve"> media </w:t>
      </w:r>
      <w:r w:rsidRPr="00DF2E68">
        <w:rPr>
          <w:rFonts w:ascii="Times New Roman" w:hAnsi="Times New Roman" w:cs="Times New Roman"/>
        </w:rPr>
        <w:t>coverage</w:t>
      </w:r>
      <w:r w:rsidRPr="006C0632">
        <w:rPr>
          <w:rStyle w:val="FootnoteReference"/>
        </w:rPr>
        <w:footnoteReference w:id="71"/>
      </w:r>
      <w:r w:rsidRPr="00DF2E68">
        <w:rPr>
          <w:rFonts w:ascii="Times New Roman" w:hAnsi="Times New Roman" w:cs="Times New Roman"/>
        </w:rPr>
        <w:t xml:space="preserve"> to</w:t>
      </w:r>
      <w:r>
        <w:rPr>
          <w:rFonts w:ascii="Times New Roman" w:hAnsi="Times New Roman" w:cs="Times New Roman"/>
        </w:rPr>
        <w:t xml:space="preserve"> convince regulators that a decision that benefits </w:t>
      </w:r>
      <w:r>
        <w:rPr>
          <w:rFonts w:ascii="Times New Roman" w:hAnsi="Times New Roman" w:cs="Times New Roman"/>
        </w:rPr>
        <w:lastRenderedPageBreak/>
        <w:t>the interest group is in the public’s best interest. Epistemological capture is in tension with democratic principles, as it partially relies on control over information and discourse, but that is not to say that it always prevails or cannot be diluted by public debate. In addition, it is hard to detect—experts are usually acting in good faith—making it likely more pervasive but no less dangerous to general welfare than the traditional, revolving-door type of capture.</w:t>
      </w:r>
    </w:p>
    <w:p w14:paraId="4DDF293E" w14:textId="79B404E7"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 xml:space="preserve">The final mechanism is what we call the Chomsky </w:t>
      </w:r>
      <w:r w:rsidRPr="00DF2E68">
        <w:rPr>
          <w:rFonts w:ascii="Times New Roman" w:hAnsi="Times New Roman" w:cs="Times New Roman"/>
        </w:rPr>
        <w:t>effect,</w:t>
      </w:r>
      <w:r w:rsidRPr="006C0632">
        <w:rPr>
          <w:rStyle w:val="FootnoteReference"/>
        </w:rPr>
        <w:footnoteReference w:id="72"/>
      </w:r>
      <w:r>
        <w:rPr>
          <w:rFonts w:ascii="Times New Roman" w:hAnsi="Times New Roman" w:cs="Times New Roman"/>
        </w:rPr>
        <w:t xml:space="preserve"> or the process through which experts are disproportionally selected from a pool of people with an ideology that benefits interest </w:t>
      </w:r>
      <w:r w:rsidRPr="00DF2E68">
        <w:rPr>
          <w:rFonts w:ascii="Times New Roman" w:hAnsi="Times New Roman" w:cs="Times New Roman"/>
        </w:rPr>
        <w:t>groups.</w:t>
      </w:r>
      <w:r w:rsidRPr="006C0632">
        <w:rPr>
          <w:rStyle w:val="FootnoteReference"/>
        </w:rPr>
        <w:footnoteReference w:id="73"/>
      </w:r>
      <w:r w:rsidRPr="00DF2E68">
        <w:rPr>
          <w:rFonts w:ascii="Times New Roman" w:hAnsi="Times New Roman" w:cs="Times New Roman"/>
        </w:rPr>
        <w:t xml:space="preserve"> </w:t>
      </w:r>
      <w:r>
        <w:rPr>
          <w:rFonts w:ascii="Times New Roman" w:hAnsi="Times New Roman" w:cs="Times New Roman"/>
        </w:rPr>
        <w:t xml:space="preserve">When experts in good faith disagree about an issue because of its complexity, and these disagreements harden into factions, we might expect each faction to be correct about half the time. Thus, political agents who select regulators or advisors from only one faction for ideological reasons will introduce ideological bias into the system. </w:t>
      </w:r>
      <w:r w:rsidRPr="00DF2E68">
        <w:rPr>
          <w:rFonts w:ascii="Times New Roman" w:hAnsi="Times New Roman" w:cs="Times New Roman"/>
        </w:rPr>
        <w:t>The</w:t>
      </w:r>
      <w:r>
        <w:rPr>
          <w:rFonts w:ascii="Times New Roman" w:hAnsi="Times New Roman" w:cs="Times New Roman"/>
        </w:rPr>
        <w:t xml:space="preserve"> democratic legitimacy of this system is tied to the legitimacy of the appointment process itself and the amount of public vetting involved: if the </w:t>
      </w:r>
      <w:ins w:id="188" w:author="Sima Biondi" w:date="2022-01-19T09:51:00Z">
        <w:r w:rsidR="00D25D1B">
          <w:rPr>
            <w:rFonts w:ascii="Times New Roman" w:hAnsi="Times New Roman" w:cs="Times New Roman"/>
          </w:rPr>
          <w:t>p</w:t>
        </w:r>
      </w:ins>
      <w:del w:id="189" w:author="Sima Biondi" w:date="2022-01-19T09:51:00Z">
        <w:r w:rsidDel="00D25D1B">
          <w:rPr>
            <w:rFonts w:ascii="Times New Roman" w:hAnsi="Times New Roman" w:cs="Times New Roman"/>
          </w:rPr>
          <w:delText>P</w:delText>
        </w:r>
      </w:del>
      <w:r>
        <w:rPr>
          <w:rFonts w:ascii="Times New Roman" w:hAnsi="Times New Roman" w:cs="Times New Roman"/>
        </w:rPr>
        <w:t xml:space="preserve">resident or </w:t>
      </w:r>
      <w:del w:id="190" w:author="Sima Biondi" w:date="2022-01-19T09:51:00Z">
        <w:r w:rsidDel="00D25D1B">
          <w:rPr>
            <w:rFonts w:ascii="Times New Roman" w:hAnsi="Times New Roman" w:cs="Times New Roman"/>
          </w:rPr>
          <w:delText>Congressional members</w:delText>
        </w:r>
      </w:del>
      <w:ins w:id="191" w:author="Sima Biondi" w:date="2022-01-19T09:51:00Z">
        <w:r w:rsidR="00D25D1B">
          <w:rPr>
            <w:rFonts w:ascii="Times New Roman" w:hAnsi="Times New Roman" w:cs="Times New Roman"/>
          </w:rPr>
          <w:t>member of Congress</w:t>
        </w:r>
      </w:ins>
      <w:r>
        <w:rPr>
          <w:rFonts w:ascii="Times New Roman" w:hAnsi="Times New Roman" w:cs="Times New Roman"/>
        </w:rPr>
        <w:t xml:space="preserve"> campaigned on the topic, the expert was questioned about his or her views during the appointment process and/or was specifically appointed to implement specific policies, then this would be the type of indirect democratic accountability referenced </w:t>
      </w:r>
      <w:del w:id="192" w:author="Sima Biondi" w:date="2022-01-19T09:51:00Z">
        <w:r w:rsidDel="00D25D1B">
          <w:rPr>
            <w:rFonts w:ascii="Times New Roman" w:hAnsi="Times New Roman" w:cs="Times New Roman"/>
          </w:rPr>
          <w:delText xml:space="preserve">to </w:delText>
        </w:r>
      </w:del>
      <w:r>
        <w:rPr>
          <w:rFonts w:ascii="Times New Roman" w:hAnsi="Times New Roman" w:cs="Times New Roman"/>
        </w:rPr>
        <w:t xml:space="preserve">above. The opposite happens, however, if experts are appointed without a clear mandate or much public scrutiny. </w:t>
      </w:r>
    </w:p>
    <w:p w14:paraId="053E00D3" w14:textId="25086C82" w:rsidR="00BA0B5B" w:rsidRPr="002859D8" w:rsidRDefault="00BA0B5B" w:rsidP="00BA0B5B">
      <w:pPr>
        <w:spacing w:before="100" w:after="100"/>
        <w:ind w:firstLine="630"/>
        <w:jc w:val="both"/>
        <w:rPr>
          <w:rFonts w:ascii="Times New Roman" w:hAnsi="Times New Roman"/>
        </w:rPr>
      </w:pPr>
      <w:r>
        <w:rPr>
          <w:rFonts w:ascii="Times New Roman" w:hAnsi="Times New Roman"/>
        </w:rPr>
        <w:t>F</w:t>
      </w:r>
      <w:r>
        <w:rPr>
          <w:rFonts w:ascii="Times New Roman" w:hAnsi="Times New Roman" w:cs="Times New Roman"/>
        </w:rPr>
        <w:t xml:space="preserve">or all three mechanisms, the likelihood that special interests are successful is also tied to the institutional design of the system, which can facilitate or hinder this “policy influence” process. </w:t>
      </w:r>
      <w:r>
        <w:rPr>
          <w:rFonts w:ascii="Times New Roman" w:hAnsi="Times New Roman"/>
        </w:rPr>
        <w:t xml:space="preserve">Capture is costly to </w:t>
      </w:r>
      <w:r w:rsidRPr="00722544">
        <w:rPr>
          <w:rFonts w:ascii="Times New Roman" w:hAnsi="Times New Roman" w:cs="Times New Roman"/>
        </w:rPr>
        <w:t>the</w:t>
      </w:r>
      <w:r>
        <w:rPr>
          <w:rFonts w:ascii="Times New Roman" w:hAnsi="Times New Roman"/>
        </w:rPr>
        <w:t xml:space="preserve"> public—now forced to pay rents—and may lead to civil pushback. In order to overcome or prevent this, effective </w:t>
      </w:r>
      <w:r>
        <w:rPr>
          <w:rFonts w:ascii="Times New Roman" w:hAnsi="Times New Roman" w:cs="Times New Roman"/>
        </w:rPr>
        <w:t>regulatory capture requires an investment by interest groups, who must spend money and other forms of political capital (e.g. mobilization of stakeholders, control over the media, engagement with academics, etc.) to promote their interests without raising awareness to and/or enabling such pushback</w:t>
      </w:r>
      <w:r w:rsidRPr="00E946E7">
        <w:rPr>
          <w:rFonts w:ascii="Times New Roman" w:hAnsi="Times New Roman"/>
        </w:rPr>
        <w:t>.</w:t>
      </w:r>
      <w:r w:rsidRPr="006C0632">
        <w:rPr>
          <w:rStyle w:val="FootnoteReference"/>
        </w:rPr>
        <w:footnoteReference w:id="74"/>
      </w:r>
      <w:r>
        <w:rPr>
          <w:rFonts w:ascii="Times New Roman" w:hAnsi="Times New Roman"/>
        </w:rPr>
        <w:t xml:space="preserve"> </w:t>
      </w:r>
      <w:r w:rsidRPr="00E946E7">
        <w:rPr>
          <w:rFonts w:ascii="Times New Roman" w:hAnsi="Times New Roman"/>
        </w:rPr>
        <w:t>Th</w:t>
      </w:r>
      <w:r>
        <w:rPr>
          <w:rFonts w:ascii="Times New Roman" w:hAnsi="Times New Roman"/>
        </w:rPr>
        <w:t xml:space="preserve">e amount that must be spent (or the cost of this “influence”) increases when </w:t>
      </w:r>
      <w:r w:rsidRPr="00E946E7">
        <w:rPr>
          <w:rFonts w:ascii="Times New Roman" w:hAnsi="Times New Roman"/>
        </w:rPr>
        <w:t>the</w:t>
      </w:r>
      <w:r>
        <w:rPr>
          <w:rFonts w:ascii="Times New Roman" w:hAnsi="Times New Roman"/>
        </w:rPr>
        <w:t xml:space="preserve"> design of the</w:t>
      </w:r>
      <w:r w:rsidRPr="00E946E7">
        <w:rPr>
          <w:rFonts w:ascii="Times New Roman" w:hAnsi="Times New Roman"/>
        </w:rPr>
        <w:t xml:space="preserve"> regulatory system </w:t>
      </w:r>
      <w:r>
        <w:rPr>
          <w:rFonts w:ascii="Times New Roman" w:hAnsi="Times New Roman"/>
        </w:rPr>
        <w:t xml:space="preserve">incorporates </w:t>
      </w:r>
      <w:r w:rsidRPr="00E946E7">
        <w:rPr>
          <w:rFonts w:ascii="Times New Roman" w:hAnsi="Times New Roman"/>
        </w:rPr>
        <w:t xml:space="preserve">institutional counterweights that help </w:t>
      </w:r>
      <w:r>
        <w:rPr>
          <w:rFonts w:ascii="Times New Roman" w:hAnsi="Times New Roman"/>
        </w:rPr>
        <w:t>enable pushback</w:t>
      </w:r>
      <w:r w:rsidRPr="00E946E7">
        <w:rPr>
          <w:rFonts w:ascii="Times New Roman" w:hAnsi="Times New Roman"/>
        </w:rPr>
        <w:t>.</w:t>
      </w:r>
      <w:r w:rsidRPr="006C0632">
        <w:rPr>
          <w:rStyle w:val="FootnoteReference"/>
        </w:rPr>
        <w:footnoteReference w:id="75"/>
      </w:r>
      <w:r w:rsidRPr="00037159">
        <w:rPr>
          <w:rFonts w:ascii="Times New Roman" w:hAnsi="Times New Roman" w:cs="Times New Roman"/>
        </w:rPr>
        <w:t xml:space="preserve"> </w:t>
      </w:r>
      <w:r>
        <w:rPr>
          <w:rFonts w:ascii="Times New Roman" w:hAnsi="Times New Roman"/>
        </w:rPr>
        <w:t xml:space="preserve">Mechanisms vary per area and per jurisdiction, but in general one can </w:t>
      </w:r>
      <w:del w:id="193" w:author="Sima Biondi" w:date="2022-01-19T09:52:00Z">
        <w:r w:rsidDel="00D25D1B">
          <w:rPr>
            <w:rFonts w:ascii="Times New Roman" w:hAnsi="Times New Roman"/>
          </w:rPr>
          <w:delText xml:space="preserve">stress </w:delText>
        </w:r>
      </w:del>
      <w:ins w:id="194" w:author="Sima Biondi" w:date="2022-01-19T09:52:00Z">
        <w:r w:rsidR="00D25D1B">
          <w:rPr>
            <w:rFonts w:ascii="Times New Roman" w:hAnsi="Times New Roman"/>
          </w:rPr>
          <w:t xml:space="preserve">point to </w:t>
        </w:r>
      </w:ins>
      <w:r>
        <w:rPr>
          <w:rFonts w:ascii="Times New Roman" w:hAnsi="Times New Roman"/>
        </w:rPr>
        <w:t>the role of transparency rules (designed to promote public awareness and democratic accountability of regulatory initiatives) and the institutional capacity of the regulator (such as its ability to access independent resource sources and to maintain an independent and qualified civil servant body). The capture of transparent and accountable regulators is costlier because both processes enable opponents of interest groups to mobilize and counter their special influence.</w:t>
      </w:r>
      <w:r w:rsidRPr="006C0632">
        <w:rPr>
          <w:rStyle w:val="FootnoteReference"/>
        </w:rPr>
        <w:footnoteReference w:id="76"/>
      </w:r>
      <w:r>
        <w:rPr>
          <w:rFonts w:ascii="Times New Roman" w:hAnsi="Times New Roman"/>
        </w:rPr>
        <w:t xml:space="preserve"> The institutional capacity of the regulator also matters. A regulator that has independent funding sources and that can count on a well-resourced and well-compensated body </w:t>
      </w:r>
      <w:r>
        <w:rPr>
          <w:rFonts w:ascii="Times New Roman" w:hAnsi="Times New Roman"/>
        </w:rPr>
        <w:lastRenderedPageBreak/>
        <w:t xml:space="preserve">of civil servants is more likely to resist interest group pressure than a weaker regulator. As we will discuss, most regulatory staff are paid less than they can receive in the private sector. This salary difference reduces regulators’ tenure and gives an enormous advantage to the regulated. Lawyers, economists, and accountants who join regulators early in their career will obtain inside knowledge </w:t>
      </w:r>
      <w:ins w:id="195" w:author="Sima Biondi" w:date="2022-01-19T09:52:00Z">
        <w:r w:rsidR="00D25D1B">
          <w:rPr>
            <w:rFonts w:ascii="Times New Roman" w:hAnsi="Times New Roman"/>
          </w:rPr>
          <w:t xml:space="preserve">on the regulator’s </w:t>
        </w:r>
      </w:ins>
      <w:del w:id="196" w:author="Sima Biondi" w:date="2022-01-19T09:52:00Z">
        <w:r w:rsidDel="00D25D1B">
          <w:rPr>
            <w:rFonts w:ascii="Times New Roman" w:hAnsi="Times New Roman"/>
          </w:rPr>
          <w:delText xml:space="preserve">as to the </w:delText>
        </w:r>
      </w:del>
      <w:r>
        <w:rPr>
          <w:rFonts w:ascii="Times New Roman" w:hAnsi="Times New Roman"/>
        </w:rPr>
        <w:t>methods, priorities, and norms</w:t>
      </w:r>
      <w:del w:id="197" w:author="Sima Biondi" w:date="2022-01-19T09:52:00Z">
        <w:r w:rsidDel="00D25D1B">
          <w:rPr>
            <w:rFonts w:ascii="Times New Roman" w:hAnsi="Times New Roman"/>
          </w:rPr>
          <w:delText xml:space="preserve"> of the regulators</w:delText>
        </w:r>
      </w:del>
      <w:r>
        <w:rPr>
          <w:rFonts w:ascii="Times New Roman" w:hAnsi="Times New Roman"/>
        </w:rPr>
        <w:t>—all akin to trade secrets—which they can bring to private-sector employers a few years later.</w:t>
      </w:r>
      <w:r w:rsidRPr="006C0632">
        <w:rPr>
          <w:rStyle w:val="FootnoteReference"/>
        </w:rPr>
        <w:footnoteReference w:id="77"/>
      </w:r>
      <w:r>
        <w:rPr>
          <w:rFonts w:ascii="Times New Roman" w:hAnsi="Times New Roman"/>
        </w:rPr>
        <w:t xml:space="preserve"> Because this inside information is valuable, and is also a good selling point for clients, former high-quality regulators are in great demand and can earn high salaries if they revolve the door to the private sector—the likelihood increasing the higher the pay-differential between the public and private positions. Structural deregulation, or “</w:t>
      </w:r>
      <w:r w:rsidRPr="001356E7">
        <w:rPr>
          <w:rFonts w:ascii="Times New Roman" w:hAnsi="Times New Roman"/>
        </w:rPr>
        <w:t>the systematic undermining of an agency’s ability to execute its statutory mandate</w:t>
      </w:r>
      <w:r>
        <w:rPr>
          <w:rFonts w:ascii="Times New Roman" w:hAnsi="Times New Roman"/>
        </w:rPr>
        <w:t>” through practices such as “</w:t>
      </w:r>
      <w:r w:rsidRPr="001356E7">
        <w:rPr>
          <w:rFonts w:ascii="Times New Roman" w:hAnsi="Times New Roman"/>
        </w:rPr>
        <w:t>leaving agencies understaffed and without permanent leadership; marginalizing agency expertise; reallocating agency resources; occupying an agency with busywork; and damaging an agency’s reputation</w:t>
      </w:r>
      <w:r>
        <w:rPr>
          <w:rFonts w:ascii="Times New Roman" w:hAnsi="Times New Roman"/>
        </w:rPr>
        <w:t>” can be an effective form of capture of a regulatory policy that is usually shielded from public scrutiny and accountability.</w:t>
      </w:r>
      <w:r w:rsidRPr="006C0632">
        <w:rPr>
          <w:rStyle w:val="FootnoteReference"/>
        </w:rPr>
        <w:footnoteReference w:id="78"/>
      </w:r>
    </w:p>
    <w:p w14:paraId="36B25533" w14:textId="6C287E21" w:rsidR="00BA0B5B" w:rsidRDefault="00BA0B5B" w:rsidP="00BA0B5B">
      <w:pPr>
        <w:spacing w:before="100" w:after="100"/>
        <w:ind w:firstLine="630"/>
        <w:jc w:val="both"/>
        <w:rPr>
          <w:rFonts w:ascii="Times New Roman" w:hAnsi="Times New Roman" w:cs="Times New Roman"/>
        </w:rPr>
      </w:pPr>
      <w:r>
        <w:rPr>
          <w:rFonts w:ascii="Times New Roman" w:hAnsi="Times New Roman" w:cs="Times New Roman"/>
        </w:rPr>
        <w:t>Importantly, the framework proposed herein does not assume that regulators and judges necessarily (or even mostly) act against the public interest, or that elected officials always act in the public interest. Nor do we assume that regulators and judges are necessarily (or even mostly) motivated to please a particular interest group. There are innumerous examples of regulatory policies that increase overall welfare, and not all bad policy is “acquired” directly by the industry: incompetence and ideology also play a major role.</w:t>
      </w:r>
      <w:r w:rsidRPr="006C0632">
        <w:rPr>
          <w:rStyle w:val="FootnoteReference"/>
        </w:rPr>
        <w:footnoteReference w:id="79"/>
      </w:r>
      <w:r>
        <w:rPr>
          <w:rFonts w:ascii="Times New Roman" w:hAnsi="Times New Roman" w:cs="Times New Roman"/>
        </w:rPr>
        <w:t xml:space="preserve"> What we assume is that because politicians are themselves accountable to voters, this impacts their incentives</w:t>
      </w:r>
      <w:r w:rsidRPr="00303D2D">
        <w:rPr>
          <w:rFonts w:ascii="Times New Roman" w:hAnsi="Times New Roman" w:cs="Times New Roman"/>
        </w:rPr>
        <w:t xml:space="preserve"> to publicize (or not) </w:t>
      </w:r>
      <w:r>
        <w:rPr>
          <w:rFonts w:ascii="Times New Roman" w:hAnsi="Times New Roman" w:cs="Times New Roman"/>
        </w:rPr>
        <w:t xml:space="preserve">the decisions taken by </w:t>
      </w:r>
      <w:r w:rsidRPr="00303D2D">
        <w:rPr>
          <w:rFonts w:ascii="Times New Roman" w:hAnsi="Times New Roman" w:cs="Times New Roman"/>
        </w:rPr>
        <w:t>these experts: politicians are more likely to openly discuss</w:t>
      </w:r>
      <w:ins w:id="198" w:author="Sima Biondi" w:date="2022-01-19T09:53:00Z">
        <w:r w:rsidR="00D25D1B">
          <w:rPr>
            <w:rFonts w:ascii="Times New Roman" w:hAnsi="Times New Roman" w:cs="Times New Roman"/>
          </w:rPr>
          <w:t xml:space="preserve"> or </w:t>
        </w:r>
      </w:ins>
      <w:del w:id="199" w:author="Sima Biondi" w:date="2022-01-19T09:53:00Z">
        <w:r w:rsidRPr="00303D2D" w:rsidDel="00D25D1B">
          <w:rPr>
            <w:rFonts w:ascii="Times New Roman" w:hAnsi="Times New Roman" w:cs="Times New Roman"/>
          </w:rPr>
          <w:delText>/</w:delText>
        </w:r>
      </w:del>
      <w:r w:rsidRPr="00303D2D">
        <w:rPr>
          <w:rFonts w:ascii="Times New Roman" w:hAnsi="Times New Roman" w:cs="Times New Roman"/>
        </w:rPr>
        <w:t>publicize technical decisions that have positive general welfare impacts than those that do not</w:t>
      </w:r>
      <w:r>
        <w:rPr>
          <w:rFonts w:ascii="Times New Roman" w:hAnsi="Times New Roman" w:cs="Times New Roman"/>
        </w:rPr>
        <w:t>, which are better off shielded from the public eye. Our target is to understand democratic accountability, so our focus is on democratic scrutiny, usually associated with public attention, as a proxy for welfare impacts.</w:t>
      </w:r>
    </w:p>
    <w:p w14:paraId="727B685B" w14:textId="66F9E112" w:rsidR="00BA0B5B" w:rsidRPr="0088624E" w:rsidRDefault="00BA0B5B" w:rsidP="00BA0B5B">
      <w:pPr>
        <w:spacing w:before="100" w:after="100"/>
        <w:ind w:firstLine="630"/>
        <w:jc w:val="both"/>
        <w:rPr>
          <w:rFonts w:ascii="Times New Roman" w:hAnsi="Times New Roman" w:cs="Times New Roman"/>
        </w:rPr>
      </w:pPr>
      <w:r>
        <w:rPr>
          <w:rFonts w:ascii="Times New Roman" w:hAnsi="Times New Roman" w:cs="Times New Roman"/>
        </w:rPr>
        <w:t xml:space="preserve">Putting all these theoretical considerations together, we make the following </w:t>
      </w:r>
      <w:r w:rsidR="009330D0">
        <w:rPr>
          <w:rFonts w:ascii="Times New Roman" w:hAnsi="Times New Roman" w:cs="Times New Roman"/>
        </w:rPr>
        <w:t>assumptions</w:t>
      </w:r>
      <w:r>
        <w:rPr>
          <w:rFonts w:ascii="Times New Roman" w:hAnsi="Times New Roman" w:cs="Times New Roman"/>
        </w:rPr>
        <w:t>: When a decision with important distributional consequences is made by a publicly elected representative, who publicly campaigned on it, we consider this decision to be democratically accountable and generally in the interest of the public at large. If it is made by a delegated expert (judge or regulator) whose appointment was publicly vetted, but it is claimed by the politician who appointed her as a success or is the explicit reason why the expert was appointed to begin with, we consider it less likely to be in the public interest</w:t>
      </w:r>
      <w:r w:rsidR="00B1722A">
        <w:rPr>
          <w:rFonts w:ascii="Times New Roman" w:hAnsi="Times New Roman" w:cs="Times New Roman"/>
        </w:rPr>
        <w:t xml:space="preserve">. </w:t>
      </w:r>
      <w:r>
        <w:rPr>
          <w:rFonts w:ascii="Times New Roman" w:hAnsi="Times New Roman" w:cs="Times New Roman"/>
        </w:rPr>
        <w:t xml:space="preserve">When a decision is made by a publicly elected representative who does not openly advocate for it in an election or </w:t>
      </w:r>
      <w:ins w:id="200" w:author="Sima Biondi" w:date="2022-01-19T09:54:00Z">
        <w:r w:rsidR="00D25D1B">
          <w:rPr>
            <w:rFonts w:ascii="Times New Roman" w:hAnsi="Times New Roman" w:cs="Times New Roman"/>
          </w:rPr>
          <w:t xml:space="preserve">the decision </w:t>
        </w:r>
      </w:ins>
      <w:r>
        <w:rPr>
          <w:rFonts w:ascii="Times New Roman" w:hAnsi="Times New Roman" w:cs="Times New Roman"/>
        </w:rPr>
        <w:t xml:space="preserve">is shielded from public scrutiny by inclusion in general omnibus legislation or </w:t>
      </w:r>
      <w:del w:id="201" w:author="Sima Biondi" w:date="2022-01-19T09:54:00Z">
        <w:r w:rsidDel="00D25D1B">
          <w:rPr>
            <w:rFonts w:ascii="Times New Roman" w:hAnsi="Times New Roman" w:cs="Times New Roman"/>
          </w:rPr>
          <w:delText xml:space="preserve">taken </w:delText>
        </w:r>
      </w:del>
      <w:ins w:id="202" w:author="Sima Biondi" w:date="2022-01-19T09:54:00Z">
        <w:r w:rsidR="00D25D1B">
          <w:rPr>
            <w:rFonts w:ascii="Times New Roman" w:hAnsi="Times New Roman" w:cs="Times New Roman"/>
          </w:rPr>
          <w:t xml:space="preserve">made </w:t>
        </w:r>
      </w:ins>
      <w:r>
        <w:rPr>
          <w:rFonts w:ascii="Times New Roman" w:hAnsi="Times New Roman" w:cs="Times New Roman"/>
        </w:rPr>
        <w:t>through obscure procedural shortcuts, the decision is still less likely to be in the public interest. Finally, the decision that is least likely to be in the public</w:t>
      </w:r>
      <w:ins w:id="203" w:author="Sima Biondi" w:date="2022-01-19T09:54:00Z">
        <w:r w:rsidR="00D25D1B">
          <w:rPr>
            <w:rFonts w:ascii="Times New Roman" w:hAnsi="Times New Roman" w:cs="Times New Roman"/>
          </w:rPr>
          <w:t>’s</w:t>
        </w:r>
      </w:ins>
      <w:r>
        <w:rPr>
          <w:rFonts w:ascii="Times New Roman" w:hAnsi="Times New Roman" w:cs="Times New Roman"/>
        </w:rPr>
        <w:t xml:space="preserve"> interest </w:t>
      </w:r>
      <w:del w:id="204" w:author="Sima Biondi" w:date="2022-01-19T09:54:00Z">
        <w:r w:rsidDel="00D25D1B">
          <w:rPr>
            <w:rFonts w:ascii="Times New Roman" w:hAnsi="Times New Roman" w:cs="Times New Roman"/>
          </w:rPr>
          <w:delText xml:space="preserve">when it </w:delText>
        </w:r>
      </w:del>
      <w:r>
        <w:rPr>
          <w:rFonts w:ascii="Times New Roman" w:hAnsi="Times New Roman" w:cs="Times New Roman"/>
        </w:rPr>
        <w:t>is one made by a non-elected expert in a non-transparent agency while no high-level elected representatives take credit for it.</w:t>
      </w:r>
    </w:p>
    <w:p w14:paraId="346CC852" w14:textId="19D1EC52" w:rsidR="00C351F3" w:rsidRPr="004A094F" w:rsidRDefault="005211F2" w:rsidP="00021AB9">
      <w:pPr>
        <w:pStyle w:val="Heading1"/>
        <w:rPr>
          <w:rFonts w:ascii="Times New Roman" w:hAnsi="Times New Roman" w:cs="Times New Roman"/>
        </w:rPr>
      </w:pPr>
      <w:r w:rsidRPr="004A094F">
        <w:rPr>
          <w:rFonts w:ascii="Times New Roman" w:hAnsi="Times New Roman" w:cs="Times New Roman"/>
        </w:rPr>
        <w:lastRenderedPageBreak/>
        <w:t>Part I</w:t>
      </w:r>
      <w:r w:rsidR="00277642" w:rsidRPr="004A094F">
        <w:rPr>
          <w:rFonts w:ascii="Times New Roman" w:hAnsi="Times New Roman" w:cs="Times New Roman"/>
        </w:rPr>
        <w:t>I</w:t>
      </w:r>
      <w:r w:rsidR="00CB6DDF" w:rsidRPr="004A094F">
        <w:rPr>
          <w:rFonts w:ascii="Times New Roman" w:hAnsi="Times New Roman" w:cs="Times New Roman"/>
        </w:rPr>
        <w:t>I</w:t>
      </w:r>
      <w:r w:rsidRPr="004A094F">
        <w:rPr>
          <w:rFonts w:ascii="Times New Roman" w:hAnsi="Times New Roman" w:cs="Times New Roman"/>
        </w:rPr>
        <w:t xml:space="preserve">. </w:t>
      </w:r>
      <w:r w:rsidR="006B726B">
        <w:rPr>
          <w:rFonts w:ascii="Times New Roman" w:hAnsi="Times New Roman" w:cs="Times New Roman"/>
        </w:rPr>
        <w:t>The Causes of the Decline in</w:t>
      </w:r>
      <w:r w:rsidR="00AA14F4">
        <w:rPr>
          <w:rFonts w:ascii="Times New Roman" w:hAnsi="Times New Roman" w:cs="Times New Roman"/>
        </w:rPr>
        <w:t xml:space="preserve"> Antitrust Enforcement </w:t>
      </w:r>
    </w:p>
    <w:p w14:paraId="494CDBA4" w14:textId="5899C7FF" w:rsidR="00C351F3" w:rsidRDefault="00AA14F4" w:rsidP="009D01A6">
      <w:pPr>
        <w:spacing w:before="100" w:after="100"/>
        <w:ind w:firstLine="630"/>
        <w:jc w:val="both"/>
        <w:rPr>
          <w:rFonts w:ascii="Times New Roman" w:hAnsi="Times New Roman" w:cs="Times New Roman"/>
        </w:rPr>
      </w:pPr>
      <w:bookmarkStart w:id="205" w:name="OLE_LINK3"/>
      <w:bookmarkStart w:id="206" w:name="OLE_LINK4"/>
      <w:r>
        <w:rPr>
          <w:rFonts w:ascii="Times New Roman" w:hAnsi="Times New Roman" w:cs="Times New Roman"/>
        </w:rPr>
        <w:t>The</w:t>
      </w:r>
      <w:r w:rsidR="000B3071" w:rsidRPr="00EF42BA">
        <w:rPr>
          <w:rFonts w:ascii="Times New Roman" w:hAnsi="Times New Roman" w:cs="Times New Roman"/>
        </w:rPr>
        <w:t xml:space="preserve"> framework </w:t>
      </w:r>
      <w:r>
        <w:rPr>
          <w:rFonts w:ascii="Times New Roman" w:hAnsi="Times New Roman" w:cs="Times New Roman"/>
        </w:rPr>
        <w:t>outlined in Part II will guide</w:t>
      </w:r>
      <w:r w:rsidR="009D01A6">
        <w:rPr>
          <w:rFonts w:ascii="Times New Roman" w:hAnsi="Times New Roman" w:cs="Times New Roman"/>
        </w:rPr>
        <w:t xml:space="preserve"> our empirical analysis </w:t>
      </w:r>
      <w:r>
        <w:rPr>
          <w:rFonts w:ascii="Times New Roman" w:hAnsi="Times New Roman" w:cs="Times New Roman"/>
        </w:rPr>
        <w:t xml:space="preserve">in this section. We review the origins of </w:t>
      </w:r>
      <w:del w:id="207" w:author="Sima Biondi" w:date="2022-01-19T09:54:00Z">
        <w:r w:rsidDel="00D25D1B">
          <w:rPr>
            <w:rFonts w:ascii="Times New Roman" w:hAnsi="Times New Roman" w:cs="Times New Roman"/>
          </w:rPr>
          <w:delText xml:space="preserve">the </w:delText>
        </w:r>
      </w:del>
      <w:r>
        <w:rPr>
          <w:rFonts w:ascii="Times New Roman" w:hAnsi="Times New Roman" w:cs="Times New Roman"/>
        </w:rPr>
        <w:t>weakened antitrust enforcement i</w:t>
      </w:r>
      <w:r w:rsidR="009D01A6">
        <w:rPr>
          <w:rFonts w:ascii="Times New Roman" w:hAnsi="Times New Roman" w:cs="Times New Roman"/>
        </w:rPr>
        <w:t>n</w:t>
      </w:r>
      <w:ins w:id="208" w:author="Sima Biondi" w:date="2022-01-19T09:55:00Z">
        <w:r w:rsidR="00D25D1B">
          <w:rPr>
            <w:rFonts w:ascii="Times New Roman" w:hAnsi="Times New Roman" w:cs="Times New Roman"/>
          </w:rPr>
          <w:t xml:space="preserve"> the</w:t>
        </w:r>
      </w:ins>
      <w:r w:rsidR="009D01A6">
        <w:rPr>
          <w:rFonts w:ascii="Times New Roman" w:hAnsi="Times New Roman" w:cs="Times New Roman"/>
        </w:rPr>
        <w:t xml:space="preserve"> order of democratic </w:t>
      </w:r>
      <w:r>
        <w:rPr>
          <w:rFonts w:ascii="Times New Roman" w:hAnsi="Times New Roman" w:cs="Times New Roman"/>
        </w:rPr>
        <w:t>accountability and transparency. W</w:t>
      </w:r>
      <w:r w:rsidR="009D01A6">
        <w:rPr>
          <w:rFonts w:ascii="Times New Roman" w:hAnsi="Times New Roman" w:cs="Times New Roman"/>
        </w:rPr>
        <w:t xml:space="preserve">e start from the laws that were approved (or failed to be repealed) </w:t>
      </w:r>
      <w:r>
        <w:rPr>
          <w:rFonts w:ascii="Times New Roman" w:hAnsi="Times New Roman" w:cs="Times New Roman"/>
        </w:rPr>
        <w:t xml:space="preserve">by Congress </w:t>
      </w:r>
      <w:r w:rsidR="009D01A6">
        <w:rPr>
          <w:rFonts w:ascii="Times New Roman" w:hAnsi="Times New Roman" w:cs="Times New Roman"/>
        </w:rPr>
        <w:t>during this period (</w:t>
      </w:r>
      <w:r w:rsidR="009D01A6" w:rsidRPr="009D01A6">
        <w:rPr>
          <w:rFonts w:ascii="Times New Roman" w:hAnsi="Times New Roman" w:cs="Times New Roman"/>
        </w:rPr>
        <w:t>III.A.1</w:t>
      </w:r>
      <w:r w:rsidR="009D01A6">
        <w:rPr>
          <w:rFonts w:ascii="Times New Roman" w:hAnsi="Times New Roman" w:cs="Times New Roman"/>
        </w:rPr>
        <w:t xml:space="preserve">). Then we move to the </w:t>
      </w:r>
      <w:del w:id="209" w:author="Sima Biondi" w:date="2022-01-19T09:55:00Z">
        <w:r w:rsidR="009D01A6" w:rsidDel="00D25D1B">
          <w:rPr>
            <w:rFonts w:ascii="Times New Roman" w:hAnsi="Times New Roman" w:cs="Times New Roman"/>
          </w:rPr>
          <w:delText xml:space="preserve">official </w:delText>
        </w:r>
      </w:del>
      <w:ins w:id="210" w:author="Sima Biondi" w:date="2022-01-19T09:55:00Z">
        <w:r w:rsidR="00D25D1B">
          <w:rPr>
            <w:rFonts w:ascii="Times New Roman" w:hAnsi="Times New Roman" w:cs="Times New Roman"/>
          </w:rPr>
          <w:t>p</w:t>
        </w:r>
      </w:ins>
      <w:del w:id="211" w:author="Sima Biondi" w:date="2022-01-19T09:55:00Z">
        <w:r w:rsidR="009D01A6" w:rsidDel="00D25D1B">
          <w:rPr>
            <w:rFonts w:ascii="Times New Roman" w:hAnsi="Times New Roman" w:cs="Times New Roman"/>
          </w:rPr>
          <w:delText>P</w:delText>
        </w:r>
      </w:del>
      <w:r w:rsidR="009D01A6">
        <w:rPr>
          <w:rFonts w:ascii="Times New Roman" w:hAnsi="Times New Roman" w:cs="Times New Roman"/>
        </w:rPr>
        <w:t>residential political campaign</w:t>
      </w:r>
      <w:ins w:id="212" w:author="Sima Biondi" w:date="2022-01-19T09:56:00Z">
        <w:r w:rsidR="00D25D1B">
          <w:rPr>
            <w:rFonts w:ascii="Times New Roman" w:hAnsi="Times New Roman" w:cs="Times New Roman"/>
          </w:rPr>
          <w:t xml:space="preserve"> documents</w:t>
        </w:r>
      </w:ins>
      <w:del w:id="213" w:author="Sima Biondi" w:date="2022-01-19T09:56:00Z">
        <w:r w:rsidR="009D01A6" w:rsidDel="00D25D1B">
          <w:rPr>
            <w:rFonts w:ascii="Times New Roman" w:hAnsi="Times New Roman" w:cs="Times New Roman"/>
          </w:rPr>
          <w:delText>s</w:delText>
        </w:r>
      </w:del>
      <w:r w:rsidR="009D01A6">
        <w:rPr>
          <w:rFonts w:ascii="Times New Roman" w:hAnsi="Times New Roman" w:cs="Times New Roman"/>
        </w:rPr>
        <w:t>, speeches, and executive polic</w:t>
      </w:r>
      <w:ins w:id="214" w:author="Sima Biondi" w:date="2022-01-19T09:56:00Z">
        <w:r w:rsidR="00D25D1B">
          <w:rPr>
            <w:rFonts w:ascii="Times New Roman" w:hAnsi="Times New Roman" w:cs="Times New Roman"/>
          </w:rPr>
          <w:t>ies</w:t>
        </w:r>
      </w:ins>
      <w:del w:id="215" w:author="Sima Biondi" w:date="2022-01-19T09:56:00Z">
        <w:r w:rsidR="009D01A6" w:rsidDel="00D25D1B">
          <w:rPr>
            <w:rFonts w:ascii="Times New Roman" w:hAnsi="Times New Roman" w:cs="Times New Roman"/>
          </w:rPr>
          <w:delText>y</w:delText>
        </w:r>
      </w:del>
      <w:r w:rsidR="009D01A6">
        <w:rPr>
          <w:rFonts w:ascii="Times New Roman" w:hAnsi="Times New Roman" w:cs="Times New Roman"/>
        </w:rPr>
        <w:t xml:space="preserve"> (III.A.2) and </w:t>
      </w:r>
      <w:ins w:id="216" w:author="Sima Biondi" w:date="2022-01-19T09:56:00Z">
        <w:r w:rsidR="00D25D1B">
          <w:rPr>
            <w:rFonts w:ascii="Times New Roman" w:hAnsi="Times New Roman" w:cs="Times New Roman"/>
          </w:rPr>
          <w:t>S</w:t>
        </w:r>
      </w:ins>
      <w:del w:id="217" w:author="Sima Biondi" w:date="2022-01-19T09:56:00Z">
        <w:r w:rsidR="009D01A6" w:rsidDel="00D25D1B">
          <w:rPr>
            <w:rFonts w:ascii="Times New Roman" w:hAnsi="Times New Roman" w:cs="Times New Roman"/>
          </w:rPr>
          <w:delText>s</w:delText>
        </w:r>
      </w:del>
      <w:r w:rsidR="009D01A6">
        <w:rPr>
          <w:rFonts w:ascii="Times New Roman" w:hAnsi="Times New Roman" w:cs="Times New Roman"/>
        </w:rPr>
        <w:t>upreme</w:t>
      </w:r>
      <w:ins w:id="218" w:author="Sima Biondi" w:date="2022-01-19T09:56:00Z">
        <w:r w:rsidR="00D25D1B">
          <w:rPr>
            <w:rFonts w:ascii="Times New Roman" w:hAnsi="Times New Roman" w:cs="Times New Roman"/>
          </w:rPr>
          <w:t xml:space="preserve"> C</w:t>
        </w:r>
      </w:ins>
      <w:del w:id="219" w:author="Sima Biondi" w:date="2022-01-19T09:56:00Z">
        <w:r w:rsidR="009D01A6" w:rsidDel="00D25D1B">
          <w:rPr>
            <w:rFonts w:ascii="Times New Roman" w:hAnsi="Times New Roman" w:cs="Times New Roman"/>
          </w:rPr>
          <w:delText>-c</w:delText>
        </w:r>
      </w:del>
      <w:r w:rsidR="009D01A6">
        <w:rPr>
          <w:rFonts w:ascii="Times New Roman" w:hAnsi="Times New Roman" w:cs="Times New Roman"/>
        </w:rPr>
        <w:t>ourt nominations (</w:t>
      </w:r>
      <w:r w:rsidR="009D01A6" w:rsidRPr="004A094F">
        <w:rPr>
          <w:rFonts w:ascii="Times New Roman" w:hAnsi="Times New Roman" w:cs="Times New Roman"/>
        </w:rPr>
        <w:t>III.B.3</w:t>
      </w:r>
      <w:r w:rsidR="009D01A6">
        <w:rPr>
          <w:rFonts w:ascii="Times New Roman" w:hAnsi="Times New Roman" w:cs="Times New Roman"/>
        </w:rPr>
        <w:t xml:space="preserve">). </w:t>
      </w:r>
      <w:del w:id="220" w:author="Sima Biondi" w:date="2022-01-19T09:56:00Z">
        <w:r w:rsidR="009D01A6" w:rsidDel="00D25D1B">
          <w:rPr>
            <w:rFonts w:ascii="Times New Roman" w:hAnsi="Times New Roman" w:cs="Times New Roman"/>
          </w:rPr>
          <w:delText xml:space="preserve">Having exhausted </w:delText>
        </w:r>
      </w:del>
      <w:ins w:id="221" w:author="Sima Biondi" w:date="2022-01-19T09:56:00Z">
        <w:r w:rsidR="00D25D1B">
          <w:rPr>
            <w:rFonts w:ascii="Times New Roman" w:hAnsi="Times New Roman" w:cs="Times New Roman"/>
          </w:rPr>
          <w:t xml:space="preserve">After discussing </w:t>
        </w:r>
      </w:ins>
      <w:r w:rsidR="009D01A6">
        <w:rPr>
          <w:rFonts w:ascii="Times New Roman" w:hAnsi="Times New Roman" w:cs="Times New Roman"/>
        </w:rPr>
        <w:t>the decisions made by elected representatives, we move to the decisions made by technocratic bodies appointed by elected representatives</w:t>
      </w:r>
      <w:r>
        <w:rPr>
          <w:rFonts w:ascii="Times New Roman" w:hAnsi="Times New Roman" w:cs="Times New Roman"/>
        </w:rPr>
        <w:t xml:space="preserve">: in </w:t>
      </w:r>
      <w:r w:rsidR="009D01A6">
        <w:rPr>
          <w:rFonts w:ascii="Times New Roman" w:hAnsi="Times New Roman" w:cs="Times New Roman"/>
        </w:rPr>
        <w:t xml:space="preserve">Part III.B.2 </w:t>
      </w:r>
      <w:ins w:id="222" w:author="Sima Biondi" w:date="2022-01-19T09:56:00Z">
        <w:r w:rsidR="00D25D1B">
          <w:rPr>
            <w:rFonts w:ascii="Times New Roman" w:hAnsi="Times New Roman" w:cs="Times New Roman"/>
          </w:rPr>
          <w:t xml:space="preserve">we </w:t>
        </w:r>
      </w:ins>
      <w:ins w:id="223" w:author="Sima Biondi" w:date="2022-01-19T09:57:00Z">
        <w:r w:rsidR="00D25D1B">
          <w:rPr>
            <w:rFonts w:ascii="Times New Roman" w:hAnsi="Times New Roman" w:cs="Times New Roman"/>
          </w:rPr>
          <w:t>examine</w:t>
        </w:r>
      </w:ins>
      <w:ins w:id="224" w:author="Sima Biondi" w:date="2022-01-19T09:56:00Z">
        <w:r w:rsidR="00D25D1B">
          <w:rPr>
            <w:rFonts w:ascii="Times New Roman" w:hAnsi="Times New Roman" w:cs="Times New Roman"/>
          </w:rPr>
          <w:t xml:space="preserve"> </w:t>
        </w:r>
      </w:ins>
      <w:r w:rsidR="009D01A6">
        <w:rPr>
          <w:rFonts w:ascii="Times New Roman" w:hAnsi="Times New Roman" w:cs="Times New Roman"/>
        </w:rPr>
        <w:t>the FTC and the DOJ (</w:t>
      </w:r>
      <w:r>
        <w:rPr>
          <w:rFonts w:ascii="Times New Roman" w:hAnsi="Times New Roman" w:cs="Times New Roman"/>
        </w:rPr>
        <w:t>agencies whose appointees can be revoked by</w:t>
      </w:r>
      <w:r w:rsidR="009D01A6">
        <w:rPr>
          <w:rFonts w:ascii="Times New Roman" w:hAnsi="Times New Roman" w:cs="Times New Roman"/>
        </w:rPr>
        <w:t xml:space="preserve"> the President) and </w:t>
      </w:r>
      <w:r>
        <w:rPr>
          <w:rFonts w:ascii="Times New Roman" w:hAnsi="Times New Roman" w:cs="Times New Roman"/>
        </w:rPr>
        <w:t xml:space="preserve">in </w:t>
      </w:r>
      <w:r w:rsidR="009D01A6">
        <w:rPr>
          <w:rFonts w:ascii="Times New Roman" w:hAnsi="Times New Roman" w:cs="Times New Roman"/>
        </w:rPr>
        <w:t xml:space="preserve">Part III.B.3 we </w:t>
      </w:r>
      <w:del w:id="225" w:author="Sima Biondi" w:date="2022-01-19T09:57:00Z">
        <w:r w:rsidR="009D01A6" w:rsidDel="00D25D1B">
          <w:rPr>
            <w:rFonts w:ascii="Times New Roman" w:hAnsi="Times New Roman" w:cs="Times New Roman"/>
          </w:rPr>
          <w:delText>end up with</w:delText>
        </w:r>
      </w:del>
      <w:ins w:id="226" w:author="Sima Biondi" w:date="2022-01-19T09:57:00Z">
        <w:r w:rsidR="00D25D1B">
          <w:rPr>
            <w:rFonts w:ascii="Times New Roman" w:hAnsi="Times New Roman" w:cs="Times New Roman"/>
          </w:rPr>
          <w:t xml:space="preserve">consider </w:t>
        </w:r>
      </w:ins>
      <w:del w:id="227" w:author="Sima Biondi" w:date="2022-01-19T09:57:00Z">
        <w:r w:rsidR="009D01A6" w:rsidDel="00D25D1B">
          <w:rPr>
            <w:rFonts w:ascii="Times New Roman" w:hAnsi="Times New Roman" w:cs="Times New Roman"/>
          </w:rPr>
          <w:delText xml:space="preserve"> </w:delText>
        </w:r>
      </w:del>
      <w:r w:rsidR="009D01A6">
        <w:rPr>
          <w:rFonts w:ascii="Times New Roman" w:hAnsi="Times New Roman" w:cs="Times New Roman"/>
        </w:rPr>
        <w:t xml:space="preserve">the federal courts, which by design are not politically accountable.  </w:t>
      </w:r>
    </w:p>
    <w:p w14:paraId="382D73F3" w14:textId="77777777" w:rsidR="009D01A6" w:rsidRPr="00C351F3" w:rsidRDefault="009D01A6" w:rsidP="009D01A6">
      <w:pPr>
        <w:spacing w:before="100" w:after="100"/>
        <w:ind w:firstLine="630"/>
        <w:jc w:val="both"/>
      </w:pPr>
    </w:p>
    <w:p w14:paraId="2F092C86" w14:textId="595C944D" w:rsidR="00253FC0" w:rsidRPr="004A094F" w:rsidRDefault="00845DBB" w:rsidP="00845DBB">
      <w:pPr>
        <w:pStyle w:val="Heading2"/>
        <w:rPr>
          <w:rFonts w:ascii="Times New Roman" w:hAnsi="Times New Roman" w:cs="Times New Roman"/>
          <w:sz w:val="28"/>
          <w:szCs w:val="28"/>
        </w:rPr>
      </w:pPr>
      <w:r w:rsidRPr="004A094F">
        <w:rPr>
          <w:rFonts w:ascii="Times New Roman" w:hAnsi="Times New Roman" w:cs="Times New Roman"/>
          <w:sz w:val="28"/>
          <w:szCs w:val="28"/>
        </w:rPr>
        <w:t xml:space="preserve">Part </w:t>
      </w:r>
      <w:r w:rsidR="00277642" w:rsidRPr="004A094F">
        <w:rPr>
          <w:rFonts w:ascii="Times New Roman" w:hAnsi="Times New Roman" w:cs="Times New Roman"/>
          <w:sz w:val="28"/>
          <w:szCs w:val="28"/>
        </w:rPr>
        <w:t>I</w:t>
      </w:r>
      <w:r w:rsidRPr="004A094F">
        <w:rPr>
          <w:rFonts w:ascii="Times New Roman" w:hAnsi="Times New Roman" w:cs="Times New Roman"/>
          <w:sz w:val="28"/>
          <w:szCs w:val="28"/>
        </w:rPr>
        <w:t>I</w:t>
      </w:r>
      <w:r w:rsidR="000B3071" w:rsidRPr="004A094F">
        <w:rPr>
          <w:rFonts w:ascii="Times New Roman" w:hAnsi="Times New Roman" w:cs="Times New Roman"/>
          <w:sz w:val="28"/>
          <w:szCs w:val="28"/>
        </w:rPr>
        <w:t>I</w:t>
      </w:r>
      <w:r w:rsidRPr="004A094F">
        <w:rPr>
          <w:rFonts w:ascii="Times New Roman" w:hAnsi="Times New Roman" w:cs="Times New Roman"/>
          <w:sz w:val="28"/>
          <w:szCs w:val="28"/>
        </w:rPr>
        <w:t xml:space="preserve">.A. </w:t>
      </w:r>
      <w:r w:rsidR="009D01A6">
        <w:rPr>
          <w:rFonts w:ascii="Times New Roman" w:hAnsi="Times New Roman" w:cs="Times New Roman"/>
          <w:sz w:val="28"/>
          <w:szCs w:val="28"/>
        </w:rPr>
        <w:t xml:space="preserve">Elected Bodies </w:t>
      </w:r>
    </w:p>
    <w:p w14:paraId="1C7CAF90" w14:textId="77777777" w:rsidR="002A4FF2" w:rsidRPr="002A4FF2" w:rsidRDefault="002A4FF2" w:rsidP="002A4FF2"/>
    <w:p w14:paraId="1422F0FF" w14:textId="6BF1BFDB" w:rsidR="00845DBB" w:rsidRPr="004A094F" w:rsidRDefault="00253FC0" w:rsidP="00253FC0">
      <w:pPr>
        <w:pStyle w:val="Heading3"/>
        <w:rPr>
          <w:rFonts w:ascii="Times New Roman" w:hAnsi="Times New Roman" w:cs="Times New Roman"/>
        </w:rPr>
      </w:pPr>
      <w:r w:rsidRPr="004A094F">
        <w:rPr>
          <w:rFonts w:ascii="Times New Roman" w:hAnsi="Times New Roman" w:cs="Times New Roman"/>
        </w:rPr>
        <w:t xml:space="preserve">Part III.A.1 </w:t>
      </w:r>
      <w:r w:rsidR="009D01A6">
        <w:rPr>
          <w:rFonts w:ascii="Times New Roman" w:hAnsi="Times New Roman" w:cs="Times New Roman"/>
        </w:rPr>
        <w:t xml:space="preserve">Congress </w:t>
      </w:r>
    </w:p>
    <w:p w14:paraId="4E26C2F4" w14:textId="5088AB1E" w:rsidR="003D7CEC" w:rsidRDefault="000160AB" w:rsidP="00722544">
      <w:pPr>
        <w:spacing w:before="100" w:after="100"/>
        <w:ind w:firstLine="630"/>
        <w:jc w:val="both"/>
        <w:rPr>
          <w:rFonts w:ascii="Times New Roman" w:hAnsi="Times New Roman" w:cs="Times New Roman"/>
        </w:rPr>
      </w:pPr>
      <w:r>
        <w:rPr>
          <w:rFonts w:ascii="Times New Roman" w:hAnsi="Times New Roman" w:cs="Times New Roman"/>
        </w:rPr>
        <w:t>Starting in the late nineteenth</w:t>
      </w:r>
      <w:r w:rsidR="00845DBB">
        <w:rPr>
          <w:rFonts w:ascii="Times New Roman" w:hAnsi="Times New Roman" w:cs="Times New Roman"/>
        </w:rPr>
        <w:t xml:space="preserve"> </w:t>
      </w:r>
      <w:r>
        <w:rPr>
          <w:rFonts w:ascii="Times New Roman" w:hAnsi="Times New Roman" w:cs="Times New Roman"/>
        </w:rPr>
        <w:t xml:space="preserve">century, </w:t>
      </w:r>
      <w:r w:rsidR="00845DBB">
        <w:rPr>
          <w:rFonts w:ascii="Times New Roman" w:hAnsi="Times New Roman" w:cs="Times New Roman"/>
        </w:rPr>
        <w:t xml:space="preserve">the United States Congress passed a series of </w:t>
      </w:r>
      <w:r>
        <w:rPr>
          <w:rFonts w:ascii="Times New Roman" w:hAnsi="Times New Roman" w:cs="Times New Roman"/>
        </w:rPr>
        <w:t xml:space="preserve">statutes </w:t>
      </w:r>
      <w:r w:rsidR="00845DBB">
        <w:rPr>
          <w:rFonts w:ascii="Times New Roman" w:hAnsi="Times New Roman" w:cs="Times New Roman"/>
        </w:rPr>
        <w:t xml:space="preserve">that shaped </w:t>
      </w:r>
      <w:r w:rsidR="004D72B5">
        <w:rPr>
          <w:rFonts w:ascii="Times New Roman" w:hAnsi="Times New Roman" w:cs="Times New Roman"/>
        </w:rPr>
        <w:t xml:space="preserve">US antitrust enforcement. The most important </w:t>
      </w:r>
      <w:r w:rsidR="004056AD">
        <w:rPr>
          <w:rFonts w:ascii="Times New Roman" w:hAnsi="Times New Roman" w:cs="Times New Roman"/>
        </w:rPr>
        <w:t>laws</w:t>
      </w:r>
      <w:r w:rsidR="00696613">
        <w:rPr>
          <w:rFonts w:ascii="Times New Roman" w:hAnsi="Times New Roman" w:cs="Times New Roman"/>
        </w:rPr>
        <w:t xml:space="preserve"> </w:t>
      </w:r>
      <w:r w:rsidR="004D72B5">
        <w:rPr>
          <w:rFonts w:ascii="Times New Roman" w:hAnsi="Times New Roman" w:cs="Times New Roman"/>
        </w:rPr>
        <w:t>include: (</w:t>
      </w:r>
      <w:proofErr w:type="spellStart"/>
      <w:r w:rsidR="004D72B5">
        <w:rPr>
          <w:rFonts w:ascii="Times New Roman" w:hAnsi="Times New Roman" w:cs="Times New Roman"/>
        </w:rPr>
        <w:t>i</w:t>
      </w:r>
      <w:proofErr w:type="spellEnd"/>
      <w:r w:rsidR="004D72B5">
        <w:rPr>
          <w:rFonts w:ascii="Times New Roman" w:hAnsi="Times New Roman" w:cs="Times New Roman"/>
        </w:rPr>
        <w:t>) the Sherman Act</w:t>
      </w:r>
      <w:r w:rsidR="00696613">
        <w:rPr>
          <w:rFonts w:ascii="Times New Roman" w:hAnsi="Times New Roman" w:cs="Times New Roman"/>
        </w:rPr>
        <w:t xml:space="preserve"> (1890)</w:t>
      </w:r>
      <w:r w:rsidR="004D72B5">
        <w:rPr>
          <w:rFonts w:ascii="Times New Roman" w:hAnsi="Times New Roman" w:cs="Times New Roman"/>
        </w:rPr>
        <w:t>; (ii) the Clayton Antitrust Act</w:t>
      </w:r>
      <w:r w:rsidR="00C01009">
        <w:rPr>
          <w:rFonts w:ascii="Times New Roman" w:hAnsi="Times New Roman" w:cs="Times New Roman"/>
        </w:rPr>
        <w:t xml:space="preserve"> (1914)</w:t>
      </w:r>
      <w:r w:rsidR="004D72B5">
        <w:rPr>
          <w:rFonts w:ascii="Times New Roman" w:hAnsi="Times New Roman" w:cs="Times New Roman"/>
        </w:rPr>
        <w:t>; (iii) the Federal Trade Commission Act</w:t>
      </w:r>
      <w:r w:rsidR="00C01009">
        <w:rPr>
          <w:rFonts w:ascii="Times New Roman" w:hAnsi="Times New Roman" w:cs="Times New Roman"/>
        </w:rPr>
        <w:t xml:space="preserve"> (1914)</w:t>
      </w:r>
      <w:r w:rsidR="004D72B5">
        <w:rPr>
          <w:rFonts w:ascii="Times New Roman" w:hAnsi="Times New Roman" w:cs="Times New Roman"/>
        </w:rPr>
        <w:t>; (iv) the Robinson-Patman Act</w:t>
      </w:r>
      <w:r w:rsidR="00C01009">
        <w:rPr>
          <w:rFonts w:ascii="Times New Roman" w:hAnsi="Times New Roman" w:cs="Times New Roman"/>
        </w:rPr>
        <w:t xml:space="preserve"> (1936)</w:t>
      </w:r>
      <w:r w:rsidR="004D72B5">
        <w:rPr>
          <w:rFonts w:ascii="Times New Roman" w:hAnsi="Times New Roman" w:cs="Times New Roman"/>
        </w:rPr>
        <w:t xml:space="preserve">; (v) the </w:t>
      </w:r>
      <w:proofErr w:type="spellStart"/>
      <w:r w:rsidR="004D72B5">
        <w:rPr>
          <w:rFonts w:ascii="Times New Roman" w:hAnsi="Times New Roman" w:cs="Times New Roman"/>
        </w:rPr>
        <w:t>Celler</w:t>
      </w:r>
      <w:proofErr w:type="spellEnd"/>
      <w:r w:rsidR="004D72B5">
        <w:rPr>
          <w:rFonts w:ascii="Times New Roman" w:hAnsi="Times New Roman" w:cs="Times New Roman"/>
        </w:rPr>
        <w:t>-Kefauver Act</w:t>
      </w:r>
      <w:r w:rsidR="00C01009">
        <w:rPr>
          <w:rFonts w:ascii="Times New Roman" w:hAnsi="Times New Roman" w:cs="Times New Roman"/>
        </w:rPr>
        <w:t xml:space="preserve"> (1950)</w:t>
      </w:r>
      <w:r w:rsidR="004D72B5">
        <w:rPr>
          <w:rFonts w:ascii="Times New Roman" w:hAnsi="Times New Roman" w:cs="Times New Roman"/>
        </w:rPr>
        <w:t>;</w:t>
      </w:r>
      <w:r w:rsidR="0079106B" w:rsidRPr="0079106B">
        <w:rPr>
          <w:rFonts w:ascii="Times New Roman" w:hAnsi="Times New Roman" w:cs="Times New Roman"/>
        </w:rPr>
        <w:t xml:space="preserve"> </w:t>
      </w:r>
      <w:r w:rsidR="0079106B">
        <w:rPr>
          <w:rFonts w:ascii="Times New Roman" w:hAnsi="Times New Roman" w:cs="Times New Roman"/>
        </w:rPr>
        <w:t xml:space="preserve">(vi) the </w:t>
      </w:r>
      <w:r w:rsidR="002A0311" w:rsidRPr="002A0311">
        <w:rPr>
          <w:rFonts w:ascii="Times New Roman" w:hAnsi="Times New Roman" w:cs="Times New Roman"/>
        </w:rPr>
        <w:t xml:space="preserve">Antitrust Procedures and Penalties </w:t>
      </w:r>
      <w:r w:rsidR="002A0311">
        <w:rPr>
          <w:rFonts w:ascii="Times New Roman" w:hAnsi="Times New Roman" w:cs="Times New Roman"/>
        </w:rPr>
        <w:t xml:space="preserve">(Tunney) </w:t>
      </w:r>
      <w:r w:rsidR="002A0311" w:rsidRPr="002A0311">
        <w:rPr>
          <w:rFonts w:ascii="Times New Roman" w:hAnsi="Times New Roman" w:cs="Times New Roman"/>
        </w:rPr>
        <w:t xml:space="preserve">Act </w:t>
      </w:r>
      <w:r w:rsidR="0079106B">
        <w:rPr>
          <w:rFonts w:ascii="Times New Roman" w:hAnsi="Times New Roman" w:cs="Times New Roman"/>
        </w:rPr>
        <w:t>(1974);</w:t>
      </w:r>
      <w:r w:rsidR="004D72B5">
        <w:rPr>
          <w:rFonts w:ascii="Times New Roman" w:hAnsi="Times New Roman" w:cs="Times New Roman"/>
        </w:rPr>
        <w:t xml:space="preserve"> (v</w:t>
      </w:r>
      <w:r w:rsidR="0079106B">
        <w:rPr>
          <w:rFonts w:ascii="Times New Roman" w:hAnsi="Times New Roman" w:cs="Times New Roman"/>
        </w:rPr>
        <w:t>i</w:t>
      </w:r>
      <w:r w:rsidR="004D72B5">
        <w:rPr>
          <w:rFonts w:ascii="Times New Roman" w:hAnsi="Times New Roman" w:cs="Times New Roman"/>
        </w:rPr>
        <w:t>i) the Hart-Scott-</w:t>
      </w:r>
      <w:proofErr w:type="spellStart"/>
      <w:r w:rsidR="004D72B5">
        <w:rPr>
          <w:rFonts w:ascii="Times New Roman" w:hAnsi="Times New Roman" w:cs="Times New Roman"/>
        </w:rPr>
        <w:t>Rodino</w:t>
      </w:r>
      <w:proofErr w:type="spellEnd"/>
      <w:r w:rsidR="004D72B5">
        <w:rPr>
          <w:rFonts w:ascii="Times New Roman" w:hAnsi="Times New Roman" w:cs="Times New Roman"/>
        </w:rPr>
        <w:t xml:space="preserve"> Antitrust Improvements Act</w:t>
      </w:r>
      <w:r w:rsidR="00C01009">
        <w:rPr>
          <w:rFonts w:ascii="Times New Roman" w:hAnsi="Times New Roman" w:cs="Times New Roman"/>
        </w:rPr>
        <w:t xml:space="preserve"> (1976)</w:t>
      </w:r>
      <w:r w:rsidR="005432C7">
        <w:rPr>
          <w:rFonts w:ascii="Times New Roman" w:hAnsi="Times New Roman" w:cs="Times New Roman"/>
        </w:rPr>
        <w:t>;</w:t>
      </w:r>
      <w:r w:rsidR="009E3DA9">
        <w:rPr>
          <w:rFonts w:ascii="Times New Roman" w:hAnsi="Times New Roman" w:cs="Times New Roman"/>
        </w:rPr>
        <w:t xml:space="preserve"> (viii) the Federal Trade Commission Improvements Act (1980);</w:t>
      </w:r>
      <w:r w:rsidR="00F10F7F">
        <w:rPr>
          <w:rFonts w:ascii="Times New Roman" w:hAnsi="Times New Roman" w:cs="Times New Roman"/>
        </w:rPr>
        <w:t xml:space="preserve"> (</w:t>
      </w:r>
      <w:r w:rsidR="009E3DA9">
        <w:rPr>
          <w:rFonts w:ascii="Times New Roman" w:hAnsi="Times New Roman" w:cs="Times New Roman"/>
        </w:rPr>
        <w:t>ix</w:t>
      </w:r>
      <w:r w:rsidR="00F10F7F">
        <w:rPr>
          <w:rFonts w:ascii="Times New Roman" w:hAnsi="Times New Roman" w:cs="Times New Roman"/>
        </w:rPr>
        <w:t>)</w:t>
      </w:r>
      <w:r w:rsidR="002E1FD4">
        <w:rPr>
          <w:rFonts w:ascii="Times New Roman" w:hAnsi="Times New Roman" w:cs="Times New Roman"/>
        </w:rPr>
        <w:t xml:space="preserve"> </w:t>
      </w:r>
      <w:r w:rsidR="00F10F7F">
        <w:rPr>
          <w:rFonts w:ascii="Times New Roman" w:hAnsi="Times New Roman" w:cs="Times New Roman"/>
        </w:rPr>
        <w:t xml:space="preserve">the Foreign Trade Antitrust Improvement Act </w:t>
      </w:r>
      <w:r w:rsidR="00C01009">
        <w:rPr>
          <w:rFonts w:ascii="Times New Roman" w:hAnsi="Times New Roman" w:cs="Times New Roman"/>
        </w:rPr>
        <w:t>(</w:t>
      </w:r>
      <w:r w:rsidR="00F10F7F">
        <w:rPr>
          <w:rFonts w:ascii="Times New Roman" w:hAnsi="Times New Roman" w:cs="Times New Roman"/>
        </w:rPr>
        <w:t>1982</w:t>
      </w:r>
      <w:r w:rsidR="00C01009">
        <w:rPr>
          <w:rFonts w:ascii="Times New Roman" w:hAnsi="Times New Roman" w:cs="Times New Roman"/>
        </w:rPr>
        <w:t>)</w:t>
      </w:r>
      <w:r w:rsidR="00F10F7F">
        <w:rPr>
          <w:rFonts w:ascii="Times New Roman" w:hAnsi="Times New Roman" w:cs="Times New Roman"/>
        </w:rPr>
        <w:t>; (</w:t>
      </w:r>
      <w:r w:rsidR="0079106B">
        <w:rPr>
          <w:rFonts w:ascii="Times New Roman" w:hAnsi="Times New Roman" w:cs="Times New Roman"/>
        </w:rPr>
        <w:t>x</w:t>
      </w:r>
      <w:r w:rsidR="00F10F7F">
        <w:rPr>
          <w:rFonts w:ascii="Times New Roman" w:hAnsi="Times New Roman" w:cs="Times New Roman"/>
        </w:rPr>
        <w:t xml:space="preserve">) </w:t>
      </w:r>
      <w:r w:rsidR="005432C7">
        <w:rPr>
          <w:rFonts w:ascii="Times New Roman" w:hAnsi="Times New Roman" w:cs="Times New Roman"/>
        </w:rPr>
        <w:t xml:space="preserve">the International Antitrust Enforcement Assistance Act </w:t>
      </w:r>
      <w:r w:rsidR="00C01009">
        <w:rPr>
          <w:rFonts w:ascii="Times New Roman" w:hAnsi="Times New Roman" w:cs="Times New Roman"/>
        </w:rPr>
        <w:t>(</w:t>
      </w:r>
      <w:r w:rsidR="005432C7">
        <w:rPr>
          <w:rFonts w:ascii="Times New Roman" w:hAnsi="Times New Roman" w:cs="Times New Roman"/>
        </w:rPr>
        <w:t>1994</w:t>
      </w:r>
      <w:r w:rsidR="00C01009">
        <w:rPr>
          <w:rFonts w:ascii="Times New Roman" w:hAnsi="Times New Roman" w:cs="Times New Roman"/>
        </w:rPr>
        <w:t>)</w:t>
      </w:r>
      <w:r w:rsidR="005432C7">
        <w:rPr>
          <w:rFonts w:ascii="Times New Roman" w:hAnsi="Times New Roman" w:cs="Times New Roman"/>
        </w:rPr>
        <w:t>;</w:t>
      </w:r>
      <w:r w:rsidR="00F10F7F">
        <w:rPr>
          <w:rFonts w:ascii="Times New Roman" w:hAnsi="Times New Roman" w:cs="Times New Roman"/>
        </w:rPr>
        <w:t xml:space="preserve"> (x</w:t>
      </w:r>
      <w:r w:rsidR="009E3DA9">
        <w:rPr>
          <w:rFonts w:ascii="Times New Roman" w:hAnsi="Times New Roman" w:cs="Times New Roman"/>
        </w:rPr>
        <w:t>i</w:t>
      </w:r>
      <w:r w:rsidR="00F10F7F">
        <w:rPr>
          <w:rFonts w:ascii="Times New Roman" w:hAnsi="Times New Roman" w:cs="Times New Roman"/>
        </w:rPr>
        <w:t>) the updated amendments to the HSR of 200</w:t>
      </w:r>
      <w:r w:rsidR="00816F07">
        <w:rPr>
          <w:rFonts w:ascii="Times New Roman" w:hAnsi="Times New Roman" w:cs="Times New Roman"/>
        </w:rPr>
        <w:t>0</w:t>
      </w:r>
      <w:r w:rsidR="001903CC">
        <w:rPr>
          <w:rFonts w:ascii="Times New Roman" w:hAnsi="Times New Roman" w:cs="Times New Roman"/>
        </w:rPr>
        <w:t xml:space="preserve"> and (x</w:t>
      </w:r>
      <w:r w:rsidR="009E3DA9">
        <w:rPr>
          <w:rFonts w:ascii="Times New Roman" w:hAnsi="Times New Roman" w:cs="Times New Roman"/>
        </w:rPr>
        <w:t>i</w:t>
      </w:r>
      <w:r w:rsidR="001903CC">
        <w:rPr>
          <w:rFonts w:ascii="Times New Roman" w:hAnsi="Times New Roman" w:cs="Times New Roman"/>
        </w:rPr>
        <w:t>i) the Antitrust Criminal Penalty Enhancement and Reform Act (2004)</w:t>
      </w:r>
      <w:r w:rsidR="000276AB">
        <w:rPr>
          <w:rFonts w:ascii="Times New Roman" w:hAnsi="Times New Roman" w:cs="Times New Roman"/>
        </w:rPr>
        <w:t>—</w:t>
      </w:r>
      <w:r w:rsidR="00C65553">
        <w:rPr>
          <w:rFonts w:ascii="Times New Roman" w:hAnsi="Times New Roman" w:cs="Times New Roman"/>
        </w:rPr>
        <w:t>which was later extended</w:t>
      </w:r>
      <w:r w:rsidR="000276AB">
        <w:rPr>
          <w:rFonts w:ascii="Times New Roman" w:hAnsi="Times New Roman" w:cs="Times New Roman"/>
        </w:rPr>
        <w:t xml:space="preserve"> by the repeal of sunset provisions in 2020</w:t>
      </w:r>
      <w:r w:rsidR="00F10F7F">
        <w:rPr>
          <w:rFonts w:ascii="Times New Roman" w:hAnsi="Times New Roman" w:cs="Times New Roman"/>
        </w:rPr>
        <w:t xml:space="preserve">. </w:t>
      </w:r>
    </w:p>
    <w:p w14:paraId="4AEAE710" w14:textId="6F7A214D" w:rsidR="00B5735C" w:rsidRDefault="00C01009" w:rsidP="00722544">
      <w:pPr>
        <w:spacing w:before="100" w:after="100"/>
        <w:ind w:firstLine="630"/>
        <w:jc w:val="both"/>
        <w:rPr>
          <w:rFonts w:ascii="Times New Roman" w:hAnsi="Times New Roman" w:cs="Times New Roman"/>
        </w:rPr>
      </w:pPr>
      <w:r>
        <w:rPr>
          <w:rFonts w:ascii="Times New Roman" w:hAnsi="Times New Roman" w:cs="Times New Roman"/>
        </w:rPr>
        <w:t xml:space="preserve">Virtually </w:t>
      </w:r>
      <w:r w:rsidR="00990178">
        <w:rPr>
          <w:rFonts w:ascii="Times New Roman" w:hAnsi="Times New Roman" w:cs="Times New Roman"/>
        </w:rPr>
        <w:t>all</w:t>
      </w:r>
      <w:r>
        <w:rPr>
          <w:rFonts w:ascii="Times New Roman" w:hAnsi="Times New Roman" w:cs="Times New Roman"/>
        </w:rPr>
        <w:t xml:space="preserve"> these statutes expanded the scope of antitrust law and strengthened enforcement</w:t>
      </w:r>
      <w:r w:rsidR="00B5735C">
        <w:rPr>
          <w:rFonts w:ascii="Times New Roman" w:hAnsi="Times New Roman" w:cs="Times New Roman"/>
        </w:rPr>
        <w:t xml:space="preserve"> beyond the baseline antitrust regime created by the Sherman Act</w:t>
      </w:r>
      <w:r>
        <w:rPr>
          <w:rFonts w:ascii="Times New Roman" w:hAnsi="Times New Roman" w:cs="Times New Roman"/>
        </w:rPr>
        <w:t>.</w:t>
      </w:r>
      <w:r w:rsidR="00E74556" w:rsidRPr="006C0632">
        <w:rPr>
          <w:rStyle w:val="FootnoteReference"/>
        </w:rPr>
        <w:footnoteReference w:id="80"/>
      </w:r>
      <w:r>
        <w:rPr>
          <w:rFonts w:ascii="Times New Roman" w:hAnsi="Times New Roman" w:cs="Times New Roman"/>
        </w:rPr>
        <w:t xml:space="preserve"> The Clayton Act </w:t>
      </w:r>
      <w:r w:rsidR="002C1BBB">
        <w:rPr>
          <w:rFonts w:ascii="Times New Roman" w:hAnsi="Times New Roman" w:cs="Times New Roman"/>
        </w:rPr>
        <w:t>blocked</w:t>
      </w:r>
      <w:r w:rsidR="00B5735C">
        <w:rPr>
          <w:rFonts w:ascii="Times New Roman" w:hAnsi="Times New Roman" w:cs="Times New Roman"/>
        </w:rPr>
        <w:t xml:space="preserve"> specific </w:t>
      </w:r>
      <w:r w:rsidR="002C1BBB">
        <w:rPr>
          <w:rFonts w:ascii="Times New Roman" w:hAnsi="Times New Roman" w:cs="Times New Roman"/>
        </w:rPr>
        <w:t>anticompetitive practices</w:t>
      </w:r>
      <w:r w:rsidR="00B5735C">
        <w:rPr>
          <w:rFonts w:ascii="Times New Roman" w:hAnsi="Times New Roman" w:cs="Times New Roman"/>
        </w:rPr>
        <w:t>, including price discrimination, tying, and mergers, and strengthened enforcement by creating a private right</w:t>
      </w:r>
      <w:r w:rsidR="00347B0E">
        <w:rPr>
          <w:rFonts w:ascii="Times New Roman" w:hAnsi="Times New Roman" w:cs="Times New Roman"/>
        </w:rPr>
        <w:t xml:space="preserve"> of action and a remedy </w:t>
      </w:r>
      <w:ins w:id="228" w:author="Sima Biondi" w:date="2022-01-19T09:58:00Z">
        <w:r w:rsidR="00D25D1B">
          <w:rPr>
            <w:rFonts w:ascii="Times New Roman" w:hAnsi="Times New Roman" w:cs="Times New Roman"/>
          </w:rPr>
          <w:t>for</w:t>
        </w:r>
      </w:ins>
      <w:del w:id="229" w:author="Sima Biondi" w:date="2022-01-19T09:58:00Z">
        <w:r w:rsidR="00347B0E" w:rsidDel="00D25D1B">
          <w:rPr>
            <w:rFonts w:ascii="Times New Roman" w:hAnsi="Times New Roman" w:cs="Times New Roman"/>
          </w:rPr>
          <w:delText>of</w:delText>
        </w:r>
      </w:del>
      <w:r w:rsidR="00B5735C">
        <w:rPr>
          <w:rFonts w:ascii="Times New Roman" w:hAnsi="Times New Roman" w:cs="Times New Roman"/>
        </w:rPr>
        <w:t xml:space="preserve"> treble damages. The FTC Act created the FTC</w:t>
      </w:r>
      <w:r w:rsidR="002C1BBB">
        <w:rPr>
          <w:rFonts w:ascii="Times New Roman" w:hAnsi="Times New Roman" w:cs="Times New Roman"/>
        </w:rPr>
        <w:t>, a new independent agency,</w:t>
      </w:r>
      <w:r w:rsidR="00B5735C">
        <w:rPr>
          <w:rFonts w:ascii="Times New Roman" w:hAnsi="Times New Roman" w:cs="Times New Roman"/>
        </w:rPr>
        <w:t xml:space="preserve"> and gave it authority to enforce the antitrust laws. The Robinson-Patman Act targeted price discrimination. The </w:t>
      </w:r>
      <w:proofErr w:type="spellStart"/>
      <w:r w:rsidR="00B5735C">
        <w:rPr>
          <w:rFonts w:ascii="Times New Roman" w:hAnsi="Times New Roman" w:cs="Times New Roman"/>
        </w:rPr>
        <w:t>Celler</w:t>
      </w:r>
      <w:proofErr w:type="spellEnd"/>
      <w:r w:rsidR="00B5735C">
        <w:rPr>
          <w:rFonts w:ascii="Times New Roman" w:hAnsi="Times New Roman" w:cs="Times New Roman"/>
        </w:rPr>
        <w:t>-</w:t>
      </w:r>
      <w:r w:rsidR="00F343FF">
        <w:rPr>
          <w:rFonts w:ascii="Times New Roman" w:hAnsi="Times New Roman" w:cs="Times New Roman"/>
        </w:rPr>
        <w:t>Kefauver</w:t>
      </w:r>
      <w:r w:rsidR="00B5735C">
        <w:rPr>
          <w:rFonts w:ascii="Times New Roman" w:hAnsi="Times New Roman" w:cs="Times New Roman"/>
        </w:rPr>
        <w:t xml:space="preserve"> Act closed </w:t>
      </w:r>
      <w:r w:rsidR="002A0311">
        <w:rPr>
          <w:rFonts w:ascii="Times New Roman" w:hAnsi="Times New Roman" w:cs="Times New Roman"/>
        </w:rPr>
        <w:t>gaps</w:t>
      </w:r>
      <w:r w:rsidR="00B5735C">
        <w:rPr>
          <w:rFonts w:ascii="Times New Roman" w:hAnsi="Times New Roman" w:cs="Times New Roman"/>
        </w:rPr>
        <w:t xml:space="preserve"> in the Clayton Act’s restriction</w:t>
      </w:r>
      <w:r w:rsidR="002C1BBB">
        <w:rPr>
          <w:rFonts w:ascii="Times New Roman" w:hAnsi="Times New Roman" w:cs="Times New Roman"/>
        </w:rPr>
        <w:t>s</w:t>
      </w:r>
      <w:r w:rsidR="00B5735C">
        <w:rPr>
          <w:rFonts w:ascii="Times New Roman" w:hAnsi="Times New Roman" w:cs="Times New Roman"/>
        </w:rPr>
        <w:t xml:space="preserve"> on mergers. The Hart-Scott-</w:t>
      </w:r>
      <w:proofErr w:type="spellStart"/>
      <w:r w:rsidR="00B5735C">
        <w:rPr>
          <w:rFonts w:ascii="Times New Roman" w:hAnsi="Times New Roman" w:cs="Times New Roman"/>
        </w:rPr>
        <w:t>Rodino</w:t>
      </w:r>
      <w:proofErr w:type="spellEnd"/>
      <w:r w:rsidR="00B5735C">
        <w:rPr>
          <w:rFonts w:ascii="Times New Roman" w:hAnsi="Times New Roman" w:cs="Times New Roman"/>
        </w:rPr>
        <w:t xml:space="preserve"> Act strengthened merger enforcement by requiring </w:t>
      </w:r>
      <w:r w:rsidR="00347B0E">
        <w:rPr>
          <w:rFonts w:ascii="Times New Roman" w:hAnsi="Times New Roman" w:cs="Times New Roman"/>
        </w:rPr>
        <w:t xml:space="preserve">large </w:t>
      </w:r>
      <w:r w:rsidR="00B5735C">
        <w:rPr>
          <w:rFonts w:ascii="Times New Roman" w:hAnsi="Times New Roman" w:cs="Times New Roman"/>
        </w:rPr>
        <w:t xml:space="preserve">merging firms to give notice to the antitrust authorities and directing the antitrust authorities to review mergers ahead of their </w:t>
      </w:r>
      <w:proofErr w:type="gramStart"/>
      <w:r w:rsidR="00B5735C">
        <w:rPr>
          <w:rFonts w:ascii="Times New Roman" w:hAnsi="Times New Roman" w:cs="Times New Roman"/>
        </w:rPr>
        <w:t>consummation</w:t>
      </w:r>
      <w:ins w:id="230" w:author="Sima Biondi" w:date="2022-01-19T09:58:00Z">
        <w:r w:rsidR="00D25D1B">
          <w:rPr>
            <w:rFonts w:ascii="Times New Roman" w:hAnsi="Times New Roman" w:cs="Times New Roman"/>
          </w:rPr>
          <w:t>[</w:t>
        </w:r>
        <w:proofErr w:type="gramEnd"/>
        <w:r w:rsidR="00D25D1B">
          <w:rPr>
            <w:rFonts w:ascii="Times New Roman" w:hAnsi="Times New Roman" w:cs="Times New Roman"/>
          </w:rPr>
          <w:t>]</w:t>
        </w:r>
      </w:ins>
      <w:r w:rsidR="00B5735C">
        <w:rPr>
          <w:rFonts w:ascii="Times New Roman" w:hAnsi="Times New Roman" w:cs="Times New Roman"/>
        </w:rPr>
        <w:t xml:space="preserve">. The Tunney Act strengthened judicial review of </w:t>
      </w:r>
      <w:r w:rsidR="00D9052D">
        <w:rPr>
          <w:rFonts w:ascii="Times New Roman" w:hAnsi="Times New Roman" w:cs="Times New Roman"/>
        </w:rPr>
        <w:t xml:space="preserve">consent decrees and increased penalties for </w:t>
      </w:r>
      <w:r w:rsidR="00347B0E">
        <w:rPr>
          <w:rFonts w:ascii="Times New Roman" w:hAnsi="Times New Roman" w:cs="Times New Roman"/>
        </w:rPr>
        <w:t xml:space="preserve">antitrust </w:t>
      </w:r>
      <w:r w:rsidR="00D9052D">
        <w:rPr>
          <w:rFonts w:ascii="Times New Roman" w:hAnsi="Times New Roman" w:cs="Times New Roman"/>
        </w:rPr>
        <w:t>violations</w:t>
      </w:r>
      <w:r w:rsidR="00B5735C">
        <w:rPr>
          <w:rFonts w:ascii="Times New Roman" w:hAnsi="Times New Roman" w:cs="Times New Roman"/>
        </w:rPr>
        <w:t xml:space="preserve">; the International Antitrust Enforcement Act facilitated cooperation between </w:t>
      </w:r>
      <w:r w:rsidR="00C35DC2">
        <w:rPr>
          <w:rFonts w:ascii="Times New Roman" w:hAnsi="Times New Roman" w:cs="Times New Roman"/>
        </w:rPr>
        <w:t xml:space="preserve">the </w:t>
      </w:r>
      <w:r w:rsidR="00B5735C">
        <w:rPr>
          <w:rFonts w:ascii="Times New Roman" w:hAnsi="Times New Roman" w:cs="Times New Roman"/>
        </w:rPr>
        <w:t>U</w:t>
      </w:r>
      <w:ins w:id="231" w:author="Sima Biondi" w:date="2022-01-19T09:58:00Z">
        <w:r w:rsidR="00D25D1B">
          <w:rPr>
            <w:rFonts w:ascii="Times New Roman" w:hAnsi="Times New Roman" w:cs="Times New Roman"/>
          </w:rPr>
          <w:t>.</w:t>
        </w:r>
      </w:ins>
      <w:r w:rsidR="00B5735C">
        <w:rPr>
          <w:rFonts w:ascii="Times New Roman" w:hAnsi="Times New Roman" w:cs="Times New Roman"/>
        </w:rPr>
        <w:t>S</w:t>
      </w:r>
      <w:ins w:id="232" w:author="Sima Biondi" w:date="2022-01-19T09:58:00Z">
        <w:r w:rsidR="00D25D1B">
          <w:rPr>
            <w:rFonts w:ascii="Times New Roman" w:hAnsi="Times New Roman" w:cs="Times New Roman"/>
          </w:rPr>
          <w:t>.</w:t>
        </w:r>
      </w:ins>
      <w:r w:rsidR="00B5735C">
        <w:rPr>
          <w:rFonts w:ascii="Times New Roman" w:hAnsi="Times New Roman" w:cs="Times New Roman"/>
        </w:rPr>
        <w:t xml:space="preserve"> and foreign antitrust authorities</w:t>
      </w:r>
      <w:r w:rsidR="000512A4">
        <w:rPr>
          <w:rFonts w:ascii="Times New Roman" w:hAnsi="Times New Roman" w:cs="Times New Roman"/>
        </w:rPr>
        <w:t>; and,</w:t>
      </w:r>
      <w:r w:rsidR="000276AB">
        <w:rPr>
          <w:rFonts w:ascii="Times New Roman" w:hAnsi="Times New Roman" w:cs="Times New Roman"/>
        </w:rPr>
        <w:t xml:space="preserve"> </w:t>
      </w:r>
      <w:r w:rsidR="000512A4">
        <w:rPr>
          <w:rFonts w:ascii="Times New Roman" w:hAnsi="Times New Roman" w:cs="Times New Roman"/>
        </w:rPr>
        <w:t>f</w:t>
      </w:r>
      <w:r w:rsidR="000276AB">
        <w:rPr>
          <w:rFonts w:ascii="Times New Roman" w:hAnsi="Times New Roman" w:cs="Times New Roman"/>
        </w:rPr>
        <w:t>inally, the Antitrust Criminal Penalty</w:t>
      </w:r>
      <w:r w:rsidR="008B70C3">
        <w:rPr>
          <w:rFonts w:ascii="Times New Roman" w:hAnsi="Times New Roman" w:cs="Times New Roman"/>
        </w:rPr>
        <w:t xml:space="preserve"> Enhancement and Reform</w:t>
      </w:r>
      <w:r w:rsidR="000276AB">
        <w:rPr>
          <w:rFonts w:ascii="Times New Roman" w:hAnsi="Times New Roman" w:cs="Times New Roman"/>
        </w:rPr>
        <w:t xml:space="preserve"> Act greatly increased criminal fines for corporations and prison sentences for individuals engaged in </w:t>
      </w:r>
      <w:r w:rsidR="00AE55E4">
        <w:rPr>
          <w:rFonts w:ascii="Times New Roman" w:hAnsi="Times New Roman" w:cs="Times New Roman"/>
        </w:rPr>
        <w:t xml:space="preserve">cartels </w:t>
      </w:r>
      <w:del w:id="233" w:author="Sima Biondi" w:date="2022-01-19T09:59:00Z">
        <w:r w:rsidR="00AE55E4" w:rsidDel="00D25D1B">
          <w:rPr>
            <w:rFonts w:ascii="Times New Roman" w:hAnsi="Times New Roman" w:cs="Times New Roman"/>
          </w:rPr>
          <w:delText>and</w:delText>
        </w:r>
        <w:r w:rsidR="000276AB" w:rsidDel="00D25D1B">
          <w:rPr>
            <w:rFonts w:ascii="Times New Roman" w:hAnsi="Times New Roman" w:cs="Times New Roman"/>
          </w:rPr>
          <w:delText xml:space="preserve"> </w:delText>
        </w:r>
      </w:del>
      <w:ins w:id="234" w:author="Sima Biondi" w:date="2022-01-19T09:59:00Z">
        <w:r w:rsidR="00D25D1B">
          <w:rPr>
            <w:rFonts w:ascii="Times New Roman" w:hAnsi="Times New Roman" w:cs="Times New Roman"/>
          </w:rPr>
          <w:t xml:space="preserve">as well as </w:t>
        </w:r>
      </w:ins>
      <w:r w:rsidR="000276AB">
        <w:rPr>
          <w:rFonts w:ascii="Times New Roman" w:hAnsi="Times New Roman" w:cs="Times New Roman"/>
        </w:rPr>
        <w:t>strengthened leniency programs to help detect violations.</w:t>
      </w:r>
    </w:p>
    <w:p w14:paraId="0F39AC07" w14:textId="40AFEBA9" w:rsidR="005D21FF" w:rsidRDefault="00B5735C" w:rsidP="00722544">
      <w:pPr>
        <w:spacing w:before="100" w:after="100"/>
        <w:ind w:firstLine="630"/>
        <w:jc w:val="both"/>
        <w:rPr>
          <w:rFonts w:ascii="Times New Roman" w:hAnsi="Times New Roman" w:cs="Times New Roman"/>
        </w:rPr>
      </w:pPr>
      <w:r>
        <w:rPr>
          <w:rFonts w:ascii="Times New Roman" w:hAnsi="Times New Roman" w:cs="Times New Roman"/>
        </w:rPr>
        <w:t xml:space="preserve">Only </w:t>
      </w:r>
      <w:r w:rsidR="006F6C69">
        <w:rPr>
          <w:rFonts w:ascii="Times New Roman" w:hAnsi="Times New Roman" w:cs="Times New Roman"/>
        </w:rPr>
        <w:t>three</w:t>
      </w:r>
      <w:r>
        <w:rPr>
          <w:rFonts w:ascii="Times New Roman" w:hAnsi="Times New Roman" w:cs="Times New Roman"/>
        </w:rPr>
        <w:t xml:space="preserve"> of the statutes provide exceptions</w:t>
      </w:r>
      <w:r w:rsidR="004056AD">
        <w:rPr>
          <w:rFonts w:ascii="Times New Roman" w:hAnsi="Times New Roman" w:cs="Times New Roman"/>
        </w:rPr>
        <w:t xml:space="preserve"> to the </w:t>
      </w:r>
      <w:ins w:id="235" w:author="Sima Biondi" w:date="2022-01-19T09:59:00Z">
        <w:r w:rsidR="00D25D1B">
          <w:rPr>
            <w:rFonts w:ascii="Times New Roman" w:hAnsi="Times New Roman" w:cs="Times New Roman"/>
          </w:rPr>
          <w:t xml:space="preserve">statutes’ </w:t>
        </w:r>
      </w:ins>
      <w:r w:rsidR="004056AD">
        <w:rPr>
          <w:rFonts w:ascii="Times New Roman" w:hAnsi="Times New Roman" w:cs="Times New Roman"/>
        </w:rPr>
        <w:t>pro-antitrust</w:t>
      </w:r>
      <w:r w:rsidR="00990178">
        <w:rPr>
          <w:rFonts w:ascii="Times New Roman" w:hAnsi="Times New Roman" w:cs="Times New Roman"/>
        </w:rPr>
        <w:t xml:space="preserve"> enforcement</w:t>
      </w:r>
      <w:r w:rsidR="004056AD">
        <w:rPr>
          <w:rFonts w:ascii="Times New Roman" w:hAnsi="Times New Roman" w:cs="Times New Roman"/>
        </w:rPr>
        <w:t xml:space="preserve"> pattern</w:t>
      </w:r>
      <w:r>
        <w:rPr>
          <w:rFonts w:ascii="Times New Roman" w:hAnsi="Times New Roman" w:cs="Times New Roman"/>
        </w:rPr>
        <w:t xml:space="preserve">, and these exceptions </w:t>
      </w:r>
      <w:del w:id="236" w:author="Sima Biondi" w:date="2022-01-19T09:59:00Z">
        <w:r w:rsidDel="00D25D1B">
          <w:rPr>
            <w:rFonts w:ascii="Times New Roman" w:hAnsi="Times New Roman" w:cs="Times New Roman"/>
          </w:rPr>
          <w:delText xml:space="preserve">were </w:delText>
        </w:r>
      </w:del>
      <w:ins w:id="237" w:author="Sima Biondi" w:date="2022-01-19T09:59:00Z">
        <w:r w:rsidR="00D25D1B">
          <w:rPr>
            <w:rFonts w:ascii="Times New Roman" w:hAnsi="Times New Roman" w:cs="Times New Roman"/>
          </w:rPr>
          <w:t xml:space="preserve">are </w:t>
        </w:r>
      </w:ins>
      <w:r w:rsidR="004056AD">
        <w:rPr>
          <w:rFonts w:ascii="Times New Roman" w:hAnsi="Times New Roman" w:cs="Times New Roman"/>
        </w:rPr>
        <w:t>limite</w:t>
      </w:r>
      <w:r w:rsidR="004056AD" w:rsidRPr="00C96155">
        <w:rPr>
          <w:rFonts w:ascii="Times New Roman" w:hAnsi="Times New Roman" w:cs="Times New Roman"/>
        </w:rPr>
        <w:t>d</w:t>
      </w:r>
      <w:r w:rsidRPr="00C96155">
        <w:rPr>
          <w:rFonts w:ascii="Times New Roman" w:hAnsi="Times New Roman" w:cs="Times New Roman"/>
        </w:rPr>
        <w:t>.</w:t>
      </w:r>
      <w:r w:rsidR="00AE55E4" w:rsidRPr="006C0632">
        <w:rPr>
          <w:rStyle w:val="FootnoteReference"/>
        </w:rPr>
        <w:footnoteReference w:id="81"/>
      </w:r>
      <w:r>
        <w:rPr>
          <w:rFonts w:ascii="Times New Roman" w:hAnsi="Times New Roman" w:cs="Times New Roman"/>
        </w:rPr>
        <w:t xml:space="preserve"> </w:t>
      </w:r>
      <w:r w:rsidR="006F6C69">
        <w:rPr>
          <w:rFonts w:ascii="Times New Roman" w:hAnsi="Times New Roman" w:cs="Times New Roman"/>
        </w:rPr>
        <w:t xml:space="preserve">The Federal Trade Commission Improvements Act of </w:t>
      </w:r>
      <w:ins w:id="238" w:author="Sima Biondi" w:date="2022-01-19T09:59:00Z">
        <w:r w:rsidR="00D25D1B">
          <w:rPr>
            <w:rFonts w:ascii="Times New Roman" w:hAnsi="Times New Roman" w:cs="Times New Roman"/>
          </w:rPr>
          <w:lastRenderedPageBreak/>
          <w:t xml:space="preserve">1982 </w:t>
        </w:r>
      </w:ins>
      <w:r w:rsidR="006F6C69">
        <w:rPr>
          <w:rFonts w:ascii="Times New Roman" w:hAnsi="Times New Roman" w:cs="Times New Roman"/>
        </w:rPr>
        <w:t xml:space="preserve">trimmed the FTC’s rulemaking power and clarified exemptions for insurance markets and agricultural cooperatives that had been enacted by the McCarran-Ferguson Act and the Capper-Volstead Act </w:t>
      </w:r>
      <w:del w:id="239" w:author="Sima Biondi" w:date="2022-01-19T09:59:00Z">
        <w:r w:rsidR="006F6C69" w:rsidDel="00D25D1B">
          <w:rPr>
            <w:rFonts w:ascii="Times New Roman" w:hAnsi="Times New Roman" w:cs="Times New Roman"/>
          </w:rPr>
          <w:delText>(</w:delText>
        </w:r>
      </w:del>
      <w:r w:rsidR="006F6C69">
        <w:rPr>
          <w:rFonts w:ascii="Times New Roman" w:hAnsi="Times New Roman" w:cs="Times New Roman"/>
        </w:rPr>
        <w:t>respectively</w:t>
      </w:r>
      <w:del w:id="240" w:author="Sima Biondi" w:date="2022-01-19T09:59:00Z">
        <w:r w:rsidR="006F6C69" w:rsidDel="00D25D1B">
          <w:rPr>
            <w:rFonts w:ascii="Times New Roman" w:hAnsi="Times New Roman" w:cs="Times New Roman"/>
          </w:rPr>
          <w:delText>)</w:delText>
        </w:r>
      </w:del>
      <w:r w:rsidR="006F6C69">
        <w:rPr>
          <w:rFonts w:ascii="Times New Roman" w:hAnsi="Times New Roman" w:cs="Times New Roman"/>
        </w:rPr>
        <w:t>. However, the bulk of the Act was targeted at the FTC’s consumer protection division</w:t>
      </w:r>
      <w:r w:rsidR="002265B7">
        <w:rPr>
          <w:rFonts w:ascii="Times New Roman" w:hAnsi="Times New Roman" w:cs="Times New Roman"/>
        </w:rPr>
        <w:t xml:space="preserve">, which earned expanded powers as a result of the </w:t>
      </w:r>
      <w:r w:rsidR="002265B7" w:rsidRPr="002265B7">
        <w:rPr>
          <w:rFonts w:ascii="Times New Roman" w:hAnsi="Times New Roman" w:cs="Times New Roman"/>
        </w:rPr>
        <w:t>Magnuson-Moss Warranty</w:t>
      </w:r>
      <w:r w:rsidR="002265B7">
        <w:rPr>
          <w:rFonts w:ascii="Times New Roman" w:hAnsi="Times New Roman" w:cs="Times New Roman"/>
        </w:rPr>
        <w:t xml:space="preserve"> Act of 1975</w:t>
      </w:r>
      <w:r w:rsidR="002265B7" w:rsidRPr="002265B7">
        <w:rPr>
          <w:rFonts w:ascii="Times New Roman" w:hAnsi="Times New Roman" w:cs="Times New Roman"/>
        </w:rPr>
        <w:t xml:space="preserve"> </w:t>
      </w:r>
      <w:r w:rsidR="006F6C69">
        <w:rPr>
          <w:rFonts w:ascii="Times New Roman" w:hAnsi="Times New Roman" w:cs="Times New Roman"/>
        </w:rPr>
        <w:t>(</w:t>
      </w:r>
      <w:r w:rsidR="002265B7">
        <w:rPr>
          <w:rFonts w:ascii="Times New Roman" w:hAnsi="Times New Roman" w:cs="Times New Roman"/>
        </w:rPr>
        <w:t>and a topic we do not study</w:t>
      </w:r>
      <w:r w:rsidR="006F6C69">
        <w:rPr>
          <w:rFonts w:ascii="Times New Roman" w:hAnsi="Times New Roman" w:cs="Times New Roman"/>
        </w:rPr>
        <w:t>)</w:t>
      </w:r>
      <w:r w:rsidR="00F333BC">
        <w:rPr>
          <w:rFonts w:ascii="Times New Roman" w:hAnsi="Times New Roman" w:cs="Times New Roman"/>
        </w:rPr>
        <w:t>—</w:t>
      </w:r>
      <w:ins w:id="241" w:author="Sima Biondi" w:date="2022-01-19T10:00:00Z">
        <w:r w:rsidR="001D1C11">
          <w:rPr>
            <w:rFonts w:ascii="Times New Roman" w:hAnsi="Times New Roman" w:cs="Times New Roman"/>
          </w:rPr>
          <w:t>as a result</w:t>
        </w:r>
      </w:ins>
      <w:ins w:id="242" w:author="Sima Biondi" w:date="2022-01-19T09:59:00Z">
        <w:r w:rsidR="00D25D1B">
          <w:rPr>
            <w:rFonts w:ascii="Times New Roman" w:hAnsi="Times New Roman" w:cs="Times New Roman"/>
          </w:rPr>
          <w:t xml:space="preserve"> </w:t>
        </w:r>
      </w:ins>
      <w:r w:rsidR="006F6C69">
        <w:rPr>
          <w:rFonts w:ascii="Times New Roman" w:hAnsi="Times New Roman" w:cs="Times New Roman"/>
        </w:rPr>
        <w:t>th</w:t>
      </w:r>
      <w:r w:rsidR="002265B7">
        <w:rPr>
          <w:rFonts w:ascii="Times New Roman" w:hAnsi="Times New Roman" w:cs="Times New Roman"/>
        </w:rPr>
        <w:t>e</w:t>
      </w:r>
      <w:r w:rsidR="00F333BC">
        <w:rPr>
          <w:rFonts w:ascii="Times New Roman" w:hAnsi="Times New Roman" w:cs="Times New Roman"/>
        </w:rPr>
        <w:t xml:space="preserve"> </w:t>
      </w:r>
      <w:r w:rsidR="002265B7">
        <w:rPr>
          <w:rFonts w:ascii="Times New Roman" w:hAnsi="Times New Roman" w:cs="Times New Roman"/>
        </w:rPr>
        <w:t xml:space="preserve">changes that impacted antitrust </w:t>
      </w:r>
      <w:r w:rsidR="006F6C69">
        <w:rPr>
          <w:rFonts w:ascii="Times New Roman" w:hAnsi="Times New Roman" w:cs="Times New Roman"/>
        </w:rPr>
        <w:t xml:space="preserve">were </w:t>
      </w:r>
      <w:r w:rsidR="002265B7">
        <w:rPr>
          <w:rFonts w:ascii="Times New Roman" w:hAnsi="Times New Roman" w:cs="Times New Roman"/>
        </w:rPr>
        <w:t xml:space="preserve">narrow and </w:t>
      </w:r>
      <w:r w:rsidR="006F6C69">
        <w:rPr>
          <w:rFonts w:ascii="Times New Roman" w:hAnsi="Times New Roman" w:cs="Times New Roman"/>
        </w:rPr>
        <w:t xml:space="preserve">targeted </w:t>
      </w:r>
      <w:r w:rsidR="002265B7">
        <w:rPr>
          <w:rFonts w:ascii="Times New Roman" w:hAnsi="Times New Roman" w:cs="Times New Roman"/>
        </w:rPr>
        <w:t xml:space="preserve">at </w:t>
      </w:r>
      <w:r w:rsidR="006F6C69">
        <w:rPr>
          <w:rFonts w:ascii="Times New Roman" w:hAnsi="Times New Roman" w:cs="Times New Roman"/>
        </w:rPr>
        <w:t>very specific sectors. As commentators at the time described “[t]he Commission’s basic enforcement powers remain unchanged [after the Act]</w:t>
      </w:r>
      <w:r w:rsidR="006B726B">
        <w:rPr>
          <w:rFonts w:ascii="Times New Roman" w:hAnsi="Times New Roman" w:cs="Times New Roman"/>
        </w:rPr>
        <w:t>.</w:t>
      </w:r>
      <w:r w:rsidR="006F6C69">
        <w:rPr>
          <w:rFonts w:ascii="Times New Roman" w:hAnsi="Times New Roman" w:cs="Times New Roman"/>
        </w:rPr>
        <w:t>”</w:t>
      </w:r>
      <w:r w:rsidR="006F6C69" w:rsidRPr="006C0632">
        <w:rPr>
          <w:rStyle w:val="FootnoteReference"/>
        </w:rPr>
        <w:footnoteReference w:id="82"/>
      </w:r>
      <w:r w:rsidR="006F6C69">
        <w:rPr>
          <w:rFonts w:ascii="Times New Roman" w:hAnsi="Times New Roman" w:cs="Times New Roman"/>
        </w:rPr>
        <w:t xml:space="preserve"> </w:t>
      </w:r>
      <w:r>
        <w:rPr>
          <w:rFonts w:ascii="Times New Roman" w:hAnsi="Times New Roman" w:cs="Times New Roman"/>
        </w:rPr>
        <w:t>The F</w:t>
      </w:r>
      <w:r w:rsidR="0070234E">
        <w:rPr>
          <w:rFonts w:ascii="Times New Roman" w:hAnsi="Times New Roman" w:cs="Times New Roman"/>
        </w:rPr>
        <w:t xml:space="preserve">oreign </w:t>
      </w:r>
      <w:r>
        <w:rPr>
          <w:rFonts w:ascii="Times New Roman" w:hAnsi="Times New Roman" w:cs="Times New Roman"/>
        </w:rPr>
        <w:t xml:space="preserve">Trade Antitrust Improvement Act limited the </w:t>
      </w:r>
      <w:r w:rsidR="004056AD">
        <w:rPr>
          <w:rFonts w:ascii="Times New Roman" w:hAnsi="Times New Roman" w:cs="Times New Roman"/>
        </w:rPr>
        <w:t>rights</w:t>
      </w:r>
      <w:r>
        <w:rPr>
          <w:rFonts w:ascii="Times New Roman" w:hAnsi="Times New Roman" w:cs="Times New Roman"/>
        </w:rPr>
        <w:t xml:space="preserve"> of foreign victims of anticompetitive behavior </w:t>
      </w:r>
      <w:r w:rsidR="004056AD">
        <w:rPr>
          <w:rFonts w:ascii="Times New Roman" w:hAnsi="Times New Roman" w:cs="Times New Roman"/>
        </w:rPr>
        <w:t>to challenge that behavior in U</w:t>
      </w:r>
      <w:ins w:id="243" w:author="Sima Biondi" w:date="2022-01-19T10:00:00Z">
        <w:r w:rsidR="001D1C11">
          <w:rPr>
            <w:rFonts w:ascii="Times New Roman" w:hAnsi="Times New Roman" w:cs="Times New Roman"/>
          </w:rPr>
          <w:t>.</w:t>
        </w:r>
      </w:ins>
      <w:r w:rsidR="004056AD">
        <w:rPr>
          <w:rFonts w:ascii="Times New Roman" w:hAnsi="Times New Roman" w:cs="Times New Roman"/>
        </w:rPr>
        <w:t>S</w:t>
      </w:r>
      <w:ins w:id="244" w:author="Sima Biondi" w:date="2022-01-19T10:00:00Z">
        <w:r w:rsidR="001D1C11">
          <w:rPr>
            <w:rFonts w:ascii="Times New Roman" w:hAnsi="Times New Roman" w:cs="Times New Roman"/>
          </w:rPr>
          <w:t>.</w:t>
        </w:r>
      </w:ins>
      <w:r w:rsidR="004056AD">
        <w:rPr>
          <w:rFonts w:ascii="Times New Roman" w:hAnsi="Times New Roman" w:cs="Times New Roman"/>
        </w:rPr>
        <w:t xml:space="preserve"> courts. But while the law allowed American companies to </w:t>
      </w:r>
      <w:r w:rsidR="006B726B">
        <w:rPr>
          <w:rFonts w:ascii="Times New Roman" w:hAnsi="Times New Roman" w:cs="Times New Roman"/>
        </w:rPr>
        <w:t>engage in anticompetitive behavior overseas</w:t>
      </w:r>
      <w:r w:rsidR="004056AD">
        <w:rPr>
          <w:rFonts w:ascii="Times New Roman" w:hAnsi="Times New Roman" w:cs="Times New Roman"/>
        </w:rPr>
        <w:t>,</w:t>
      </w:r>
      <w:r w:rsidR="002C1BBB">
        <w:rPr>
          <w:rFonts w:ascii="Times New Roman" w:hAnsi="Times New Roman" w:cs="Times New Roman"/>
        </w:rPr>
        <w:t xml:space="preserve"> Congress contemplated that</w:t>
      </w:r>
      <w:r w:rsidR="004056AD">
        <w:rPr>
          <w:rFonts w:ascii="Times New Roman" w:hAnsi="Times New Roman" w:cs="Times New Roman"/>
        </w:rPr>
        <w:t xml:space="preserve"> </w:t>
      </w:r>
      <w:r w:rsidR="006B726B">
        <w:rPr>
          <w:rFonts w:ascii="Times New Roman" w:hAnsi="Times New Roman" w:cs="Times New Roman"/>
        </w:rPr>
        <w:t xml:space="preserve">this behavior </w:t>
      </w:r>
      <w:r w:rsidR="004056AD">
        <w:rPr>
          <w:rFonts w:ascii="Times New Roman" w:hAnsi="Times New Roman" w:cs="Times New Roman"/>
        </w:rPr>
        <w:t>would remain subject to the domestic law of the affected foreign states</w:t>
      </w:r>
      <w:r w:rsidR="004056AD" w:rsidRPr="00C96155">
        <w:rPr>
          <w:rFonts w:ascii="Times New Roman" w:hAnsi="Times New Roman" w:cs="Times New Roman"/>
        </w:rPr>
        <w:t>.</w:t>
      </w:r>
      <w:r w:rsidR="00990178" w:rsidRPr="006C0632">
        <w:rPr>
          <w:rStyle w:val="FootnoteReference"/>
        </w:rPr>
        <w:footnoteReference w:id="83"/>
      </w:r>
      <w:r w:rsidR="004056AD" w:rsidRPr="00C96155">
        <w:rPr>
          <w:rFonts w:ascii="Times New Roman" w:hAnsi="Times New Roman" w:cs="Times New Roman"/>
        </w:rPr>
        <w:t xml:space="preserve"> Moreover</w:t>
      </w:r>
      <w:r w:rsidR="004056AD">
        <w:rPr>
          <w:rFonts w:ascii="Times New Roman" w:hAnsi="Times New Roman" w:cs="Times New Roman"/>
        </w:rPr>
        <w:t xml:space="preserve">, Congress made clear in the FTAIA that foreign-oriented behavior that caused harm to American markets remained subject to U.S. antitrust </w:t>
      </w:r>
      <w:r w:rsidR="002C1BBB">
        <w:rPr>
          <w:rFonts w:ascii="Times New Roman" w:hAnsi="Times New Roman" w:cs="Times New Roman"/>
        </w:rPr>
        <w:t>enforcement</w:t>
      </w:r>
      <w:r w:rsidR="00447C55">
        <w:rPr>
          <w:rFonts w:ascii="Times New Roman" w:hAnsi="Times New Roman" w:cs="Times New Roman"/>
        </w:rPr>
        <w:t>—that is, it did not envision a weakening of U</w:t>
      </w:r>
      <w:ins w:id="245" w:author="Sima Biondi" w:date="2022-01-19T10:00:00Z">
        <w:r w:rsidR="001D1C11">
          <w:rPr>
            <w:rFonts w:ascii="Times New Roman" w:hAnsi="Times New Roman" w:cs="Times New Roman"/>
          </w:rPr>
          <w:t>.</w:t>
        </w:r>
      </w:ins>
      <w:r w:rsidR="00447C55">
        <w:rPr>
          <w:rFonts w:ascii="Times New Roman" w:hAnsi="Times New Roman" w:cs="Times New Roman"/>
        </w:rPr>
        <w:t>S</w:t>
      </w:r>
      <w:ins w:id="246" w:author="Sima Biondi" w:date="2022-01-19T10:00:00Z">
        <w:r w:rsidR="001D1C11">
          <w:rPr>
            <w:rFonts w:ascii="Times New Roman" w:hAnsi="Times New Roman" w:cs="Times New Roman"/>
          </w:rPr>
          <w:t>.</w:t>
        </w:r>
      </w:ins>
      <w:r w:rsidR="00447C55">
        <w:rPr>
          <w:rFonts w:ascii="Times New Roman" w:hAnsi="Times New Roman" w:cs="Times New Roman"/>
        </w:rPr>
        <w:t xml:space="preserve"> antitrust laws</w:t>
      </w:r>
      <w:r w:rsidR="00347B0E">
        <w:rPr>
          <w:rFonts w:ascii="Times New Roman" w:hAnsi="Times New Roman" w:cs="Times New Roman"/>
        </w:rPr>
        <w:t xml:space="preserve"> in the domestic marke</w:t>
      </w:r>
      <w:r w:rsidR="00347B0E" w:rsidRPr="00C96155">
        <w:rPr>
          <w:rFonts w:ascii="Times New Roman" w:hAnsi="Times New Roman" w:cs="Times New Roman"/>
        </w:rPr>
        <w:t>t</w:t>
      </w:r>
      <w:r w:rsidR="004056AD" w:rsidRPr="00C96155">
        <w:rPr>
          <w:rFonts w:ascii="Times New Roman" w:hAnsi="Times New Roman" w:cs="Times New Roman"/>
        </w:rPr>
        <w:t>.</w:t>
      </w:r>
      <w:r w:rsidR="00130A92" w:rsidRPr="006C0632">
        <w:rPr>
          <w:rStyle w:val="FootnoteReference"/>
        </w:rPr>
        <w:footnoteReference w:id="84"/>
      </w:r>
      <w:r w:rsidR="004056AD">
        <w:rPr>
          <w:rFonts w:ascii="Times New Roman" w:hAnsi="Times New Roman" w:cs="Times New Roman"/>
        </w:rPr>
        <w:t xml:space="preserve"> The </w:t>
      </w:r>
      <w:r w:rsidR="006B726B">
        <w:rPr>
          <w:rFonts w:ascii="Times New Roman" w:hAnsi="Times New Roman" w:cs="Times New Roman"/>
        </w:rPr>
        <w:t xml:space="preserve">last </w:t>
      </w:r>
      <w:r w:rsidR="004056AD">
        <w:rPr>
          <w:rFonts w:ascii="Times New Roman" w:hAnsi="Times New Roman" w:cs="Times New Roman"/>
        </w:rPr>
        <w:t>exception is the 200</w:t>
      </w:r>
      <w:r w:rsidR="00246245">
        <w:rPr>
          <w:rFonts w:ascii="Times New Roman" w:hAnsi="Times New Roman" w:cs="Times New Roman"/>
        </w:rPr>
        <w:t>0</w:t>
      </w:r>
      <w:r w:rsidR="004056AD">
        <w:rPr>
          <w:rFonts w:ascii="Times New Roman" w:hAnsi="Times New Roman" w:cs="Times New Roman"/>
        </w:rPr>
        <w:t xml:space="preserve"> </w:t>
      </w:r>
      <w:ins w:id="247" w:author="Sima Biondi" w:date="2022-01-19T10:00:00Z">
        <w:r w:rsidR="001D1C11">
          <w:rPr>
            <w:rFonts w:ascii="Times New Roman" w:hAnsi="Times New Roman" w:cs="Times New Roman"/>
          </w:rPr>
          <w:t xml:space="preserve">amendment to the </w:t>
        </w:r>
      </w:ins>
      <w:r w:rsidR="004056AD">
        <w:rPr>
          <w:rFonts w:ascii="Times New Roman" w:hAnsi="Times New Roman" w:cs="Times New Roman"/>
        </w:rPr>
        <w:t>Hart-Scott-</w:t>
      </w:r>
      <w:proofErr w:type="spellStart"/>
      <w:r w:rsidR="004056AD">
        <w:rPr>
          <w:rFonts w:ascii="Times New Roman" w:hAnsi="Times New Roman" w:cs="Times New Roman"/>
        </w:rPr>
        <w:t>Rodino</w:t>
      </w:r>
      <w:proofErr w:type="spellEnd"/>
      <w:r w:rsidR="004056AD">
        <w:rPr>
          <w:rFonts w:ascii="Times New Roman" w:hAnsi="Times New Roman" w:cs="Times New Roman"/>
        </w:rPr>
        <w:t xml:space="preserve"> </w:t>
      </w:r>
      <w:del w:id="248" w:author="Sima Biondi" w:date="2022-01-19T10:00:00Z">
        <w:r w:rsidR="004056AD" w:rsidDel="001D1C11">
          <w:rPr>
            <w:rFonts w:ascii="Times New Roman" w:hAnsi="Times New Roman" w:cs="Times New Roman"/>
          </w:rPr>
          <w:delText>amendment</w:delText>
        </w:r>
      </w:del>
      <w:ins w:id="249" w:author="Sima Biondi" w:date="2022-01-19T10:00:00Z">
        <w:r w:rsidR="001D1C11">
          <w:rPr>
            <w:rFonts w:ascii="Times New Roman" w:hAnsi="Times New Roman" w:cs="Times New Roman"/>
          </w:rPr>
          <w:t>Act</w:t>
        </w:r>
      </w:ins>
      <w:r w:rsidR="004056AD">
        <w:rPr>
          <w:rFonts w:ascii="Times New Roman" w:hAnsi="Times New Roman" w:cs="Times New Roman"/>
        </w:rPr>
        <w:t>, which marginally raised the threshold for reporting mergers to the government.</w:t>
      </w:r>
      <w:r w:rsidR="00246245">
        <w:rPr>
          <w:rFonts w:ascii="Times New Roman" w:hAnsi="Times New Roman" w:cs="Times New Roman"/>
        </w:rPr>
        <w:t xml:space="preserve"> </w:t>
      </w:r>
      <w:r w:rsidR="002423CC">
        <w:rPr>
          <w:rFonts w:ascii="Times New Roman" w:hAnsi="Times New Roman" w:cs="Times New Roman"/>
        </w:rPr>
        <w:t>Yet, m</w:t>
      </w:r>
      <w:r w:rsidR="00246245">
        <w:rPr>
          <w:rFonts w:ascii="Times New Roman" w:hAnsi="Times New Roman" w:cs="Times New Roman"/>
        </w:rPr>
        <w:t xml:space="preserve">any </w:t>
      </w:r>
      <w:r w:rsidR="00123214">
        <w:rPr>
          <w:rFonts w:ascii="Times New Roman" w:hAnsi="Times New Roman" w:cs="Times New Roman"/>
        </w:rPr>
        <w:t xml:space="preserve">public officials and </w:t>
      </w:r>
      <w:r w:rsidR="00246245">
        <w:rPr>
          <w:rFonts w:ascii="Times New Roman" w:hAnsi="Times New Roman" w:cs="Times New Roman"/>
        </w:rPr>
        <w:t xml:space="preserve">commentators at the time justified </w:t>
      </w:r>
      <w:r w:rsidR="000056A2">
        <w:rPr>
          <w:rFonts w:ascii="Times New Roman" w:hAnsi="Times New Roman" w:cs="Times New Roman"/>
        </w:rPr>
        <w:t>the amendments</w:t>
      </w:r>
      <w:r w:rsidR="00246245">
        <w:rPr>
          <w:rFonts w:ascii="Times New Roman" w:hAnsi="Times New Roman" w:cs="Times New Roman"/>
        </w:rPr>
        <w:t xml:space="preserve"> as helping </w:t>
      </w:r>
      <w:r w:rsidR="00246245" w:rsidRPr="0093558E">
        <w:rPr>
          <w:rFonts w:ascii="Times New Roman" w:hAnsi="Times New Roman" w:cs="Times New Roman"/>
          <w:iCs/>
        </w:rPr>
        <w:t>increase enforcement</w:t>
      </w:r>
      <w:r w:rsidR="00246245">
        <w:rPr>
          <w:rFonts w:ascii="Times New Roman" w:hAnsi="Times New Roman" w:cs="Times New Roman"/>
        </w:rPr>
        <w:t xml:space="preserve"> by reli</w:t>
      </w:r>
      <w:r w:rsidR="00347B0E">
        <w:rPr>
          <w:rFonts w:ascii="Times New Roman" w:hAnsi="Times New Roman" w:cs="Times New Roman"/>
        </w:rPr>
        <w:t>e</w:t>
      </w:r>
      <w:r w:rsidR="00246245">
        <w:rPr>
          <w:rFonts w:ascii="Times New Roman" w:hAnsi="Times New Roman" w:cs="Times New Roman"/>
        </w:rPr>
        <w:t>ving the FTC and the D</w:t>
      </w:r>
      <w:ins w:id="250" w:author="Sima Biondi" w:date="2022-01-19T10:00:00Z">
        <w:r w:rsidR="001D1C11">
          <w:rPr>
            <w:rFonts w:ascii="Times New Roman" w:hAnsi="Times New Roman" w:cs="Times New Roman"/>
          </w:rPr>
          <w:t>O</w:t>
        </w:r>
      </w:ins>
      <w:del w:id="251" w:author="Sima Biondi" w:date="2022-01-19T10:00:00Z">
        <w:r w:rsidR="00246245" w:rsidDel="001D1C11">
          <w:rPr>
            <w:rFonts w:ascii="Times New Roman" w:hAnsi="Times New Roman" w:cs="Times New Roman"/>
          </w:rPr>
          <w:delText>o</w:delText>
        </w:r>
      </w:del>
      <w:r w:rsidR="00246245">
        <w:rPr>
          <w:rFonts w:ascii="Times New Roman" w:hAnsi="Times New Roman" w:cs="Times New Roman"/>
        </w:rPr>
        <w:t xml:space="preserve">J from dedicating an “ever-expanding portion of their resources to the [merger review] </w:t>
      </w:r>
      <w:r w:rsidR="00246245" w:rsidRPr="00AF55D6">
        <w:rPr>
          <w:rFonts w:ascii="Times New Roman" w:hAnsi="Times New Roman" w:cs="Times New Roman"/>
        </w:rPr>
        <w:t>program</w:t>
      </w:r>
      <w:r w:rsidR="00246245" w:rsidRPr="00C96155">
        <w:rPr>
          <w:rFonts w:ascii="Times New Roman" w:hAnsi="Times New Roman" w:cs="Times New Roman"/>
        </w:rPr>
        <w:t>”.</w:t>
      </w:r>
      <w:r w:rsidR="00246245" w:rsidRPr="006C0632">
        <w:rPr>
          <w:rStyle w:val="FootnoteReference"/>
        </w:rPr>
        <w:footnoteReference w:id="85"/>
      </w:r>
      <w:r w:rsidR="002423CC" w:rsidRPr="00C96155">
        <w:rPr>
          <w:rFonts w:ascii="Times New Roman" w:hAnsi="Times New Roman" w:cs="Times New Roman"/>
        </w:rPr>
        <w:t xml:space="preserve"> </w:t>
      </w:r>
      <w:r w:rsidR="00485665" w:rsidRPr="00C96155">
        <w:rPr>
          <w:rFonts w:ascii="Times New Roman" w:hAnsi="Times New Roman" w:cs="Times New Roman"/>
        </w:rPr>
        <w:t>Moreover</w:t>
      </w:r>
      <w:r w:rsidR="00C65553" w:rsidRPr="00C96155">
        <w:rPr>
          <w:rFonts w:ascii="Times New Roman" w:hAnsi="Times New Roman" w:cs="Times New Roman"/>
        </w:rPr>
        <w:t>,</w:t>
      </w:r>
      <w:r w:rsidR="002423CC" w:rsidRPr="00C96155">
        <w:rPr>
          <w:rFonts w:ascii="Times New Roman" w:hAnsi="Times New Roman" w:cs="Times New Roman"/>
        </w:rPr>
        <w:t xml:space="preserve"> the 2000 HSR amendment passed </w:t>
      </w:r>
      <w:r w:rsidR="00C65553" w:rsidRPr="00C96155">
        <w:rPr>
          <w:rFonts w:ascii="Times New Roman" w:hAnsi="Times New Roman" w:cs="Times New Roman"/>
        </w:rPr>
        <w:t>in the twilight</w:t>
      </w:r>
      <w:r w:rsidR="002423CC" w:rsidRPr="00C96155">
        <w:rPr>
          <w:rFonts w:ascii="Times New Roman" w:hAnsi="Times New Roman" w:cs="Times New Roman"/>
        </w:rPr>
        <w:t xml:space="preserve"> of the Clinton Presidency</w:t>
      </w:r>
      <w:r w:rsidR="003E382A" w:rsidRPr="00C96155">
        <w:rPr>
          <w:rFonts w:ascii="Times New Roman" w:hAnsi="Times New Roman" w:cs="Times New Roman"/>
        </w:rPr>
        <w:t xml:space="preserve"> (</w:t>
      </w:r>
      <w:r w:rsidR="002423CC" w:rsidRPr="00C96155">
        <w:rPr>
          <w:rFonts w:ascii="Times New Roman" w:hAnsi="Times New Roman" w:cs="Times New Roman"/>
        </w:rPr>
        <w:t xml:space="preserve">on December </w:t>
      </w:r>
      <w:r w:rsidR="00BB0C12" w:rsidRPr="00C96155">
        <w:rPr>
          <w:rFonts w:ascii="Times New Roman" w:hAnsi="Times New Roman" w:cs="Times New Roman"/>
        </w:rPr>
        <w:t>21</w:t>
      </w:r>
      <w:r w:rsidR="003E382A" w:rsidRPr="00C96155">
        <w:rPr>
          <w:rFonts w:ascii="Times New Roman" w:hAnsi="Times New Roman" w:cs="Times New Roman"/>
        </w:rPr>
        <w:t>),</w:t>
      </w:r>
      <w:r w:rsidR="00BB0C12" w:rsidRPr="00C96155">
        <w:rPr>
          <w:rFonts w:ascii="Times New Roman" w:hAnsi="Times New Roman" w:cs="Times New Roman"/>
        </w:rPr>
        <w:t xml:space="preserve"> </w:t>
      </w:r>
      <w:r w:rsidR="003E382A" w:rsidRPr="00C96155">
        <w:rPr>
          <w:rFonts w:ascii="Times New Roman" w:hAnsi="Times New Roman" w:cs="Times New Roman"/>
        </w:rPr>
        <w:t xml:space="preserve">as </w:t>
      </w:r>
      <w:r w:rsidR="00BB0C12" w:rsidRPr="00C96155">
        <w:rPr>
          <w:rFonts w:ascii="Times New Roman" w:hAnsi="Times New Roman" w:cs="Times New Roman"/>
        </w:rPr>
        <w:t>four pages buried within the 320-page omnibus bill for the Fiscal Year 2001 Commerce-Justice-State Appropriations Bill</w:t>
      </w:r>
      <w:r w:rsidR="002423CC" w:rsidRPr="00C96155">
        <w:rPr>
          <w:rFonts w:ascii="Times New Roman" w:hAnsi="Times New Roman" w:cs="Times New Roman"/>
        </w:rPr>
        <w:t>.</w:t>
      </w:r>
      <w:r w:rsidR="00BB0C12" w:rsidRPr="006C0632">
        <w:rPr>
          <w:rStyle w:val="FootnoteReference"/>
        </w:rPr>
        <w:footnoteReference w:id="86"/>
      </w:r>
      <w:r w:rsidR="002423CC" w:rsidRPr="00C96155">
        <w:rPr>
          <w:rFonts w:ascii="Times New Roman" w:hAnsi="Times New Roman" w:cs="Times New Roman"/>
        </w:rPr>
        <w:t xml:space="preserve"> </w:t>
      </w:r>
      <w:r w:rsidR="00C65553" w:rsidRPr="00C96155">
        <w:rPr>
          <w:rFonts w:ascii="Times New Roman" w:hAnsi="Times New Roman" w:cs="Times New Roman"/>
        </w:rPr>
        <w:t>I</w:t>
      </w:r>
      <w:r w:rsidR="00C65553">
        <w:rPr>
          <w:rFonts w:ascii="Times New Roman" w:hAnsi="Times New Roman" w:cs="Times New Roman"/>
        </w:rPr>
        <w:t>t is hard to see this law as an important,</w:t>
      </w:r>
      <w:r w:rsidR="002423CC" w:rsidRPr="00AF55D6">
        <w:rPr>
          <w:rFonts w:ascii="Times New Roman" w:hAnsi="Times New Roman" w:cs="Times New Roman"/>
        </w:rPr>
        <w:t xml:space="preserve"> public</w:t>
      </w:r>
      <w:r w:rsidR="00AE55E4">
        <w:rPr>
          <w:rFonts w:ascii="Times New Roman" w:hAnsi="Times New Roman" w:cs="Times New Roman"/>
        </w:rPr>
        <w:t>ly</w:t>
      </w:r>
      <w:r w:rsidR="002423CC" w:rsidRPr="00AF55D6">
        <w:rPr>
          <w:rFonts w:ascii="Times New Roman" w:hAnsi="Times New Roman" w:cs="Times New Roman"/>
        </w:rPr>
        <w:t xml:space="preserve"> transparent effort by Congress to weaken antitrust enforcement.</w:t>
      </w:r>
      <w:r w:rsidR="002423CC">
        <w:rPr>
          <w:rFonts w:ascii="Times New Roman" w:hAnsi="Times New Roman" w:cs="Times New Roman"/>
        </w:rPr>
        <w:t xml:space="preserve"> </w:t>
      </w:r>
    </w:p>
    <w:p w14:paraId="41A99FEF" w14:textId="7D1F0059" w:rsidR="00C22551" w:rsidRDefault="00C65553" w:rsidP="00722544">
      <w:pPr>
        <w:spacing w:before="100" w:after="100"/>
        <w:ind w:firstLine="630"/>
        <w:jc w:val="both"/>
        <w:rPr>
          <w:rFonts w:ascii="Times New Roman" w:hAnsi="Times New Roman" w:cs="Times New Roman"/>
        </w:rPr>
      </w:pPr>
      <w:r>
        <w:rPr>
          <w:rFonts w:ascii="Times New Roman" w:hAnsi="Times New Roman" w:cs="Times New Roman"/>
        </w:rPr>
        <w:t>During</w:t>
      </w:r>
      <w:r w:rsidR="00AE496E">
        <w:rPr>
          <w:rFonts w:ascii="Times New Roman" w:hAnsi="Times New Roman" w:cs="Times New Roman"/>
        </w:rPr>
        <w:t xml:space="preserve"> this period </w:t>
      </w:r>
      <w:r w:rsidR="005D21FF">
        <w:rPr>
          <w:rFonts w:ascii="Times New Roman" w:hAnsi="Times New Roman" w:cs="Times New Roman"/>
        </w:rPr>
        <w:t xml:space="preserve">Congress </w:t>
      </w:r>
      <w:r w:rsidR="00AE496E">
        <w:rPr>
          <w:rFonts w:ascii="Times New Roman" w:hAnsi="Times New Roman" w:cs="Times New Roman"/>
        </w:rPr>
        <w:t xml:space="preserve">also </w:t>
      </w:r>
      <w:r w:rsidR="00E005D5">
        <w:rPr>
          <w:rFonts w:ascii="Times New Roman" w:hAnsi="Times New Roman" w:cs="Times New Roman"/>
        </w:rPr>
        <w:t xml:space="preserve">rejected attempts to </w:t>
      </w:r>
      <w:r w:rsidR="00AE496E">
        <w:rPr>
          <w:rFonts w:ascii="Times New Roman" w:hAnsi="Times New Roman" w:cs="Times New Roman"/>
        </w:rPr>
        <w:t xml:space="preserve">weaken enforcement </w:t>
      </w:r>
      <w:del w:id="252" w:author="Sima Biondi" w:date="2022-01-19T10:01:00Z">
        <w:r w:rsidR="00AE496E" w:rsidDel="001D1C11">
          <w:rPr>
            <w:rFonts w:ascii="Times New Roman" w:hAnsi="Times New Roman" w:cs="Times New Roman"/>
          </w:rPr>
          <w:delText xml:space="preserve">by means of </w:delText>
        </w:r>
      </w:del>
      <w:ins w:id="253" w:author="Sima Biondi" w:date="2022-01-19T10:01:00Z">
        <w:r w:rsidR="001D1C11">
          <w:rPr>
            <w:rFonts w:ascii="Times New Roman" w:hAnsi="Times New Roman" w:cs="Times New Roman"/>
          </w:rPr>
          <w:t xml:space="preserve">through </w:t>
        </w:r>
      </w:ins>
      <w:r w:rsidR="00AE496E">
        <w:rPr>
          <w:rFonts w:ascii="Times New Roman" w:hAnsi="Times New Roman" w:cs="Times New Roman"/>
        </w:rPr>
        <w:t>new legislation</w:t>
      </w:r>
      <w:r w:rsidR="00E005D5">
        <w:rPr>
          <w:rFonts w:ascii="Times New Roman" w:hAnsi="Times New Roman" w:cs="Times New Roman"/>
        </w:rPr>
        <w:t xml:space="preserve">, as </w:t>
      </w:r>
      <w:r w:rsidR="006B726B">
        <w:rPr>
          <w:rFonts w:ascii="Times New Roman" w:hAnsi="Times New Roman" w:cs="Times New Roman"/>
        </w:rPr>
        <w:t>in</w:t>
      </w:r>
      <w:r w:rsidR="00E005D5">
        <w:rPr>
          <w:rFonts w:ascii="Times New Roman" w:hAnsi="Times New Roman" w:cs="Times New Roman"/>
        </w:rPr>
        <w:t xml:space="preserve"> the case for the </w:t>
      </w:r>
      <w:r w:rsidR="005D21FF">
        <w:rPr>
          <w:rFonts w:ascii="Times New Roman" w:hAnsi="Times New Roman" w:cs="Times New Roman"/>
        </w:rPr>
        <w:t xml:space="preserve">Robinson-Patman Act. Approved in 1936, </w:t>
      </w:r>
      <w:r w:rsidR="005D21FF" w:rsidRPr="005D21FF">
        <w:rPr>
          <w:rFonts w:ascii="Times New Roman" w:hAnsi="Times New Roman" w:cs="Times New Roman"/>
        </w:rPr>
        <w:t>the Act aime</w:t>
      </w:r>
      <w:r w:rsidR="005D21FF">
        <w:rPr>
          <w:rFonts w:ascii="Times New Roman" w:hAnsi="Times New Roman" w:cs="Times New Roman"/>
        </w:rPr>
        <w:t>d to “</w:t>
      </w:r>
      <w:ins w:id="254" w:author="Sima Biondi" w:date="2022-01-19T10:01:00Z">
        <w:r w:rsidR="001D1C11">
          <w:rPr>
            <w:rFonts w:ascii="Times New Roman" w:hAnsi="Times New Roman" w:cs="Times New Roman"/>
          </w:rPr>
          <w:t>[protect]</w:t>
        </w:r>
      </w:ins>
      <w:del w:id="255" w:author="Sima Biondi" w:date="2022-01-19T10:01:00Z">
        <w:r w:rsidR="005D21FF" w:rsidDel="001D1C11">
          <w:rPr>
            <w:rFonts w:ascii="Times New Roman" w:hAnsi="Times New Roman" w:cs="Times New Roman"/>
          </w:rPr>
          <w:delText>protecting</w:delText>
        </w:r>
      </w:del>
      <w:r w:rsidR="005D21FF">
        <w:rPr>
          <w:rFonts w:ascii="Times New Roman" w:hAnsi="Times New Roman" w:cs="Times New Roman"/>
        </w:rPr>
        <w:t xml:space="preserve"> small business </w:t>
      </w:r>
      <w:r w:rsidR="005D21FF" w:rsidRPr="005D21FF">
        <w:rPr>
          <w:rFonts w:ascii="Times New Roman" w:hAnsi="Times New Roman" w:cs="Times New Roman"/>
        </w:rPr>
        <w:t>firms from c</w:t>
      </w:r>
      <w:r w:rsidR="005D21FF">
        <w:rPr>
          <w:rFonts w:ascii="Times New Roman" w:hAnsi="Times New Roman" w:cs="Times New Roman"/>
        </w:rPr>
        <w:t xml:space="preserve">ompetitive displacement by mass </w:t>
      </w:r>
      <w:r w:rsidR="005D21FF" w:rsidRPr="005D21FF">
        <w:rPr>
          <w:rFonts w:ascii="Times New Roman" w:hAnsi="Times New Roman" w:cs="Times New Roman"/>
        </w:rPr>
        <w:t>distributor</w:t>
      </w:r>
      <w:r w:rsidR="005D21FF">
        <w:rPr>
          <w:rFonts w:ascii="Times New Roman" w:hAnsi="Times New Roman" w:cs="Times New Roman"/>
        </w:rPr>
        <w:t>s at a time of general economic d</w:t>
      </w:r>
      <w:r w:rsidR="005D21FF" w:rsidRPr="005D21FF">
        <w:rPr>
          <w:rFonts w:ascii="Times New Roman" w:hAnsi="Times New Roman" w:cs="Times New Roman"/>
        </w:rPr>
        <w:t>istress</w:t>
      </w:r>
      <w:r w:rsidR="005D21FF" w:rsidRPr="00C96155">
        <w:rPr>
          <w:rFonts w:ascii="Times New Roman" w:hAnsi="Times New Roman" w:cs="Times New Roman"/>
        </w:rPr>
        <w:t>”</w:t>
      </w:r>
      <w:r w:rsidR="00A50529" w:rsidRPr="00C96155">
        <w:rPr>
          <w:rFonts w:ascii="Times New Roman" w:hAnsi="Times New Roman" w:cs="Times New Roman"/>
        </w:rPr>
        <w:t>.</w:t>
      </w:r>
      <w:r w:rsidR="00AE55E4" w:rsidRPr="006C0632">
        <w:rPr>
          <w:rStyle w:val="FootnoteReference"/>
        </w:rPr>
        <w:footnoteReference w:id="87"/>
      </w:r>
      <w:r w:rsidR="005D21FF" w:rsidRPr="00C96155">
        <w:rPr>
          <w:rFonts w:ascii="Times New Roman" w:hAnsi="Times New Roman" w:cs="Times New Roman"/>
        </w:rPr>
        <w:t xml:space="preserve"> </w:t>
      </w:r>
      <w:r w:rsidR="002962A6" w:rsidRPr="00C96155">
        <w:rPr>
          <w:rFonts w:ascii="Times New Roman" w:hAnsi="Times New Roman" w:cs="Times New Roman"/>
        </w:rPr>
        <w:t>Its</w:t>
      </w:r>
      <w:r w:rsidR="002962A6" w:rsidRPr="002962A6">
        <w:rPr>
          <w:rFonts w:ascii="Times New Roman" w:hAnsi="Times New Roman" w:cs="Times New Roman"/>
        </w:rPr>
        <w:t xml:space="preserve"> rep</w:t>
      </w:r>
      <w:r w:rsidR="00C22551">
        <w:rPr>
          <w:rFonts w:ascii="Times New Roman" w:hAnsi="Times New Roman" w:cs="Times New Roman"/>
        </w:rPr>
        <w:t xml:space="preserve">eal or substantial overhaul has </w:t>
      </w:r>
      <w:r w:rsidR="002962A6" w:rsidRPr="002962A6">
        <w:rPr>
          <w:rFonts w:ascii="Times New Roman" w:hAnsi="Times New Roman" w:cs="Times New Roman"/>
        </w:rPr>
        <w:t>been recommended</w:t>
      </w:r>
      <w:r w:rsidR="00C90AD7">
        <w:rPr>
          <w:rFonts w:ascii="Times New Roman" w:hAnsi="Times New Roman" w:cs="Times New Roman"/>
        </w:rPr>
        <w:t xml:space="preserve"> at le</w:t>
      </w:r>
      <w:r w:rsidR="004C545C">
        <w:rPr>
          <w:rFonts w:ascii="Times New Roman" w:hAnsi="Times New Roman" w:cs="Times New Roman"/>
        </w:rPr>
        <w:t>ast</w:t>
      </w:r>
      <w:r w:rsidR="002962A6" w:rsidRPr="002962A6">
        <w:rPr>
          <w:rFonts w:ascii="Times New Roman" w:hAnsi="Times New Roman" w:cs="Times New Roman"/>
        </w:rPr>
        <w:t xml:space="preserve"> </w:t>
      </w:r>
      <w:r w:rsidR="002962A6">
        <w:rPr>
          <w:rFonts w:ascii="Times New Roman" w:hAnsi="Times New Roman" w:cs="Times New Roman"/>
        </w:rPr>
        <w:t xml:space="preserve">four times, in 1955, 1969, </w:t>
      </w:r>
      <w:r w:rsidR="002962A6" w:rsidRPr="002962A6">
        <w:rPr>
          <w:rFonts w:ascii="Times New Roman" w:hAnsi="Times New Roman" w:cs="Times New Roman"/>
        </w:rPr>
        <w:t>1977</w:t>
      </w:r>
      <w:r w:rsidR="002962A6">
        <w:rPr>
          <w:rFonts w:ascii="Times New Roman" w:hAnsi="Times New Roman" w:cs="Times New Roman"/>
        </w:rPr>
        <w:t>, and 2005</w:t>
      </w:r>
      <w:r w:rsidR="002962A6" w:rsidRPr="00CB6018">
        <w:rPr>
          <w:rFonts w:ascii="Times New Roman" w:hAnsi="Times New Roman" w:cs="Times New Roman"/>
        </w:rPr>
        <w:t>.</w:t>
      </w:r>
      <w:r w:rsidR="002962A6" w:rsidRPr="006C0632">
        <w:rPr>
          <w:rStyle w:val="FootnoteReference"/>
        </w:rPr>
        <w:footnoteReference w:id="88"/>
      </w:r>
      <w:r w:rsidR="002962A6" w:rsidRPr="002962A6">
        <w:rPr>
          <w:rFonts w:ascii="Times New Roman" w:hAnsi="Times New Roman" w:cs="Times New Roman"/>
        </w:rPr>
        <w:t xml:space="preserve"> </w:t>
      </w:r>
      <w:r w:rsidR="002962A6">
        <w:rPr>
          <w:rFonts w:ascii="Times New Roman" w:hAnsi="Times New Roman" w:cs="Times New Roman"/>
        </w:rPr>
        <w:t xml:space="preserve">In spite of all these attempts, </w:t>
      </w:r>
      <w:r w:rsidR="00E005D5">
        <w:rPr>
          <w:rFonts w:ascii="Times New Roman" w:hAnsi="Times New Roman" w:cs="Times New Roman"/>
        </w:rPr>
        <w:t>the Robinson-</w:t>
      </w:r>
      <w:r w:rsidR="00E005D5" w:rsidRPr="005D21FF">
        <w:rPr>
          <w:rFonts w:ascii="Times New Roman" w:hAnsi="Times New Roman" w:cs="Times New Roman"/>
        </w:rPr>
        <w:t>Patman Act is still on the books.</w:t>
      </w:r>
      <w:r w:rsidR="002962A6">
        <w:rPr>
          <w:rFonts w:ascii="Times New Roman" w:hAnsi="Times New Roman" w:cs="Times New Roman"/>
        </w:rPr>
        <w:t xml:space="preserve"> Interestingly, </w:t>
      </w:r>
      <w:r w:rsidR="00C22551">
        <w:rPr>
          <w:rFonts w:ascii="Times New Roman" w:hAnsi="Times New Roman" w:cs="Times New Roman"/>
        </w:rPr>
        <w:t xml:space="preserve">it is not </w:t>
      </w:r>
      <w:r w:rsidR="00C22551" w:rsidRPr="00C22551">
        <w:rPr>
          <w:rFonts w:ascii="Times New Roman" w:hAnsi="Times New Roman" w:cs="Times New Roman"/>
        </w:rPr>
        <w:t>enforced</w:t>
      </w:r>
      <w:r w:rsidR="00C22551">
        <w:rPr>
          <w:rFonts w:ascii="Times New Roman" w:hAnsi="Times New Roman" w:cs="Times New Roman"/>
        </w:rPr>
        <w:t>:</w:t>
      </w:r>
      <w:r w:rsidR="006959F0">
        <w:rPr>
          <w:rFonts w:ascii="Times New Roman" w:hAnsi="Times New Roman" w:cs="Times New Roman"/>
        </w:rPr>
        <w:t xml:space="preserve"> </w:t>
      </w:r>
      <w:r w:rsidR="004D65E8">
        <w:rPr>
          <w:rFonts w:ascii="Times New Roman" w:hAnsi="Times New Roman" w:cs="Times New Roman"/>
        </w:rPr>
        <w:t xml:space="preserve">public litigation fell </w:t>
      </w:r>
      <w:r w:rsidR="006959F0">
        <w:rPr>
          <w:rFonts w:ascii="Times New Roman" w:hAnsi="Times New Roman" w:cs="Times New Roman"/>
        </w:rPr>
        <w:t>from a peak of 758 cease-and-desist orders between 1960-1972</w:t>
      </w:r>
      <w:r w:rsidR="004D65E8">
        <w:rPr>
          <w:rFonts w:ascii="Times New Roman" w:hAnsi="Times New Roman" w:cs="Times New Roman"/>
        </w:rPr>
        <w:t xml:space="preserve"> to all but zero in modern times</w:t>
      </w:r>
      <w:r w:rsidR="00C22551" w:rsidRPr="00CB6018">
        <w:rPr>
          <w:rFonts w:ascii="Times New Roman" w:hAnsi="Times New Roman" w:cs="Times New Roman"/>
        </w:rPr>
        <w:t>.</w:t>
      </w:r>
      <w:r w:rsidR="00C22551" w:rsidRPr="006C0632">
        <w:rPr>
          <w:rStyle w:val="FootnoteReference"/>
        </w:rPr>
        <w:footnoteReference w:id="89"/>
      </w:r>
      <w:r w:rsidR="00C22551" w:rsidRPr="00CB6018">
        <w:rPr>
          <w:rFonts w:ascii="Times New Roman" w:hAnsi="Times New Roman" w:cs="Times New Roman"/>
        </w:rPr>
        <w:t xml:space="preserve"> </w:t>
      </w:r>
      <w:r w:rsidRPr="00CB6018">
        <w:rPr>
          <w:rFonts w:ascii="Times New Roman" w:hAnsi="Times New Roman" w:cs="Times New Roman"/>
        </w:rPr>
        <w:t>This</w:t>
      </w:r>
      <w:r>
        <w:rPr>
          <w:rFonts w:ascii="Times New Roman" w:hAnsi="Times New Roman" w:cs="Times New Roman"/>
        </w:rPr>
        <w:t xml:space="preserve"> seems to be an</w:t>
      </w:r>
      <w:r w:rsidR="00AE1228">
        <w:rPr>
          <w:rFonts w:ascii="Times New Roman" w:hAnsi="Times New Roman" w:cs="Times New Roman"/>
        </w:rPr>
        <w:t xml:space="preserve"> </w:t>
      </w:r>
      <w:r w:rsidR="00C22551">
        <w:rPr>
          <w:rFonts w:ascii="Times New Roman" w:hAnsi="Times New Roman" w:cs="Times New Roman"/>
        </w:rPr>
        <w:lastRenderedPageBreak/>
        <w:t>example of experts overruling the political will expressed by elected representatives</w:t>
      </w:r>
      <w:r w:rsidR="005C1867">
        <w:rPr>
          <w:rFonts w:ascii="Times New Roman" w:hAnsi="Times New Roman" w:cs="Times New Roman"/>
        </w:rPr>
        <w:t xml:space="preserve">, </w:t>
      </w:r>
      <w:r w:rsidR="00523FD2">
        <w:rPr>
          <w:rFonts w:ascii="Times New Roman" w:hAnsi="Times New Roman" w:cs="Times New Roman"/>
        </w:rPr>
        <w:t xml:space="preserve">resulting in </w:t>
      </w:r>
      <w:del w:id="256" w:author="Sima Biondi" w:date="2022-01-19T10:02:00Z">
        <w:r w:rsidR="00523FD2" w:rsidDel="001D1C11">
          <w:rPr>
            <w:rFonts w:ascii="Times New Roman" w:hAnsi="Times New Roman" w:cs="Times New Roman"/>
          </w:rPr>
          <w:delText xml:space="preserve">disappearing </w:delText>
        </w:r>
      </w:del>
      <w:ins w:id="257" w:author="Sima Biondi" w:date="2022-01-19T10:03:00Z">
        <w:r w:rsidR="001D1C11">
          <w:rPr>
            <w:rFonts w:ascii="Times New Roman" w:hAnsi="Times New Roman" w:cs="Times New Roman"/>
          </w:rPr>
          <w:t>diminished</w:t>
        </w:r>
      </w:ins>
      <w:ins w:id="258" w:author="Sima Biondi" w:date="2022-01-19T10:02:00Z">
        <w:r w:rsidR="001D1C11">
          <w:rPr>
            <w:rFonts w:ascii="Times New Roman" w:hAnsi="Times New Roman" w:cs="Times New Roman"/>
          </w:rPr>
          <w:t xml:space="preserve"> </w:t>
        </w:r>
      </w:ins>
      <w:r w:rsidR="00523FD2">
        <w:rPr>
          <w:rFonts w:ascii="Times New Roman" w:hAnsi="Times New Roman" w:cs="Times New Roman"/>
        </w:rPr>
        <w:t>enforcement</w:t>
      </w:r>
      <w:r w:rsidR="005C1867">
        <w:rPr>
          <w:rFonts w:ascii="Times New Roman" w:hAnsi="Times New Roman" w:cs="Times New Roman"/>
        </w:rPr>
        <w:t>.</w:t>
      </w:r>
      <w:r w:rsidR="00050694" w:rsidRPr="006C0632">
        <w:rPr>
          <w:rStyle w:val="FootnoteReference"/>
        </w:rPr>
        <w:footnoteReference w:id="90"/>
      </w:r>
    </w:p>
    <w:p w14:paraId="60B2F6F1" w14:textId="09845F93" w:rsidR="00415868" w:rsidRPr="00C22551" w:rsidRDefault="00415868" w:rsidP="00722544">
      <w:pPr>
        <w:spacing w:before="100" w:after="100"/>
        <w:ind w:firstLine="630"/>
        <w:jc w:val="both"/>
        <w:rPr>
          <w:rFonts w:ascii="Times New Roman" w:hAnsi="Times New Roman" w:cs="Times New Roman"/>
        </w:rPr>
      </w:pPr>
      <w:r>
        <w:rPr>
          <w:rFonts w:ascii="Times New Roman" w:hAnsi="Times New Roman" w:cs="Times New Roman"/>
        </w:rPr>
        <w:t xml:space="preserve">Finally, while the focus of this paper is federal antitrust enforcement, we should comment on state law. In the wake of the </w:t>
      </w:r>
      <w:r w:rsidRPr="0093558E">
        <w:rPr>
          <w:rFonts w:ascii="Times New Roman" w:hAnsi="Times New Roman" w:cs="Times New Roman"/>
          <w:i/>
        </w:rPr>
        <w:t>Illinois Brick</w:t>
      </w:r>
      <w:r>
        <w:rPr>
          <w:rFonts w:ascii="Times New Roman" w:hAnsi="Times New Roman" w:cs="Times New Roman"/>
        </w:rPr>
        <w:t xml:space="preserve"> decision, numerous state legislatures enacted so-called Illinois Brick </w:t>
      </w:r>
      <w:proofErr w:type="spellStart"/>
      <w:r>
        <w:rPr>
          <w:rFonts w:ascii="Times New Roman" w:hAnsi="Times New Roman" w:cs="Times New Roman"/>
        </w:rPr>
        <w:t>repealer</w:t>
      </w:r>
      <w:proofErr w:type="spellEnd"/>
      <w:r>
        <w:rPr>
          <w:rFonts w:ascii="Times New Roman" w:hAnsi="Times New Roman" w:cs="Times New Roman"/>
        </w:rPr>
        <w:t xml:space="preserve"> statutes, which created state law causes of action for the indirect purchasers whose claims were barred under the Supreme Court decision.</w:t>
      </w:r>
      <w:r w:rsidRPr="006C0632">
        <w:rPr>
          <w:rStyle w:val="FootnoteReference"/>
        </w:rPr>
        <w:footnoteReference w:id="91"/>
      </w:r>
      <w:r>
        <w:rPr>
          <w:rFonts w:ascii="Times New Roman" w:hAnsi="Times New Roman" w:cs="Times New Roman"/>
        </w:rPr>
        <w:t xml:space="preserve"> Otherwise, state courts tend to interpret longstanding antitrust statutes consistently with the interpretations of federal laws by federal courts. As a practical matter, this means that a state pattern of greater legislative but weaker judicial support for antitrust enforcement mirrors federal experience. However, a more detailed analysis of state antitrust enforcement is beyond the scope of this paper.</w:t>
      </w:r>
    </w:p>
    <w:p w14:paraId="76E570B8" w14:textId="561019A2" w:rsidR="004D72B5" w:rsidRDefault="00A943E3" w:rsidP="00722544">
      <w:pPr>
        <w:spacing w:before="100" w:after="100"/>
        <w:ind w:firstLine="630"/>
        <w:jc w:val="both"/>
        <w:rPr>
          <w:rFonts w:ascii="Times New Roman" w:hAnsi="Times New Roman" w:cs="Times New Roman"/>
        </w:rPr>
      </w:pPr>
      <w:r>
        <w:rPr>
          <w:rFonts w:ascii="Times New Roman" w:hAnsi="Times New Roman" w:cs="Times New Roman"/>
        </w:rPr>
        <w:t>While the</w:t>
      </w:r>
      <w:r w:rsidR="00C22551">
        <w:rPr>
          <w:rFonts w:ascii="Times New Roman" w:hAnsi="Times New Roman" w:cs="Times New Roman"/>
        </w:rPr>
        <w:t xml:space="preserve"> pattern of antitrust legislation in the United States </w:t>
      </w:r>
      <w:r w:rsidR="0079106B">
        <w:rPr>
          <w:rFonts w:ascii="Times New Roman" w:hAnsi="Times New Roman" w:cs="Times New Roman"/>
        </w:rPr>
        <w:t>is overwhelmingly in the direction of greater liability and enforcement</w:t>
      </w:r>
      <w:r>
        <w:rPr>
          <w:rFonts w:ascii="Times New Roman" w:hAnsi="Times New Roman" w:cs="Times New Roman"/>
        </w:rPr>
        <w:t>, this trend peters out in the 1970s</w:t>
      </w:r>
      <w:r w:rsidR="002C6B04">
        <w:rPr>
          <w:rFonts w:ascii="Times New Roman" w:hAnsi="Times New Roman" w:cs="Times New Roman"/>
        </w:rPr>
        <w:t xml:space="preserve">. </w:t>
      </w:r>
      <w:r w:rsidR="0079106B">
        <w:rPr>
          <w:rFonts w:ascii="Times New Roman" w:hAnsi="Times New Roman" w:cs="Times New Roman"/>
        </w:rPr>
        <w:t>All of the statutes after HSR were minor.</w:t>
      </w:r>
      <w:r w:rsidR="004E4AD0">
        <w:rPr>
          <w:rFonts w:ascii="Times New Roman" w:hAnsi="Times New Roman" w:cs="Times New Roman"/>
        </w:rPr>
        <w:t xml:space="preserve"> </w:t>
      </w:r>
      <w:r>
        <w:rPr>
          <w:rFonts w:ascii="Times New Roman" w:hAnsi="Times New Roman" w:cs="Times New Roman"/>
        </w:rPr>
        <w:t xml:space="preserve">Congress’ and (as we posit) the public’s attitude toward antitrust enforcement </w:t>
      </w:r>
      <w:r w:rsidR="00CB6018">
        <w:rPr>
          <w:rFonts w:ascii="Times New Roman" w:hAnsi="Times New Roman" w:cs="Times New Roman"/>
        </w:rPr>
        <w:t>shifted from its post-</w:t>
      </w:r>
      <w:r w:rsidR="00F271F7">
        <w:rPr>
          <w:rFonts w:ascii="Times New Roman" w:hAnsi="Times New Roman" w:cs="Times New Roman"/>
        </w:rPr>
        <w:t>Depression</w:t>
      </w:r>
      <w:r w:rsidR="00CB6018">
        <w:rPr>
          <w:rFonts w:ascii="Times New Roman" w:hAnsi="Times New Roman" w:cs="Times New Roman"/>
        </w:rPr>
        <w:t xml:space="preserve"> enthusiasm </w:t>
      </w:r>
      <w:r>
        <w:rPr>
          <w:rFonts w:ascii="Times New Roman" w:hAnsi="Times New Roman" w:cs="Times New Roman"/>
        </w:rPr>
        <w:t xml:space="preserve">to something like indifference or neglect in the 1980s. However, we find no </w:t>
      </w:r>
      <w:r w:rsidR="006A0A58">
        <w:rPr>
          <w:rFonts w:ascii="Times New Roman" w:hAnsi="Times New Roman" w:cs="Times New Roman"/>
        </w:rPr>
        <w:t xml:space="preserve">direct </w:t>
      </w:r>
      <w:r>
        <w:rPr>
          <w:rFonts w:ascii="Times New Roman" w:hAnsi="Times New Roman" w:cs="Times New Roman"/>
        </w:rPr>
        <w:t xml:space="preserve">evidence </w:t>
      </w:r>
      <w:r w:rsidR="00F271F7">
        <w:rPr>
          <w:rFonts w:ascii="Times New Roman" w:hAnsi="Times New Roman" w:cs="Times New Roman"/>
        </w:rPr>
        <w:t xml:space="preserve">by way of new legislation </w:t>
      </w:r>
      <w:r>
        <w:rPr>
          <w:rFonts w:ascii="Times New Roman" w:hAnsi="Times New Roman" w:cs="Times New Roman"/>
        </w:rPr>
        <w:t xml:space="preserve">of congressional or public hostility to antitrust enforcement during </w:t>
      </w:r>
      <w:r w:rsidR="00F271F7">
        <w:rPr>
          <w:rFonts w:ascii="Times New Roman" w:hAnsi="Times New Roman" w:cs="Times New Roman"/>
        </w:rPr>
        <w:t xml:space="preserve">the post-war </w:t>
      </w:r>
      <w:r>
        <w:rPr>
          <w:rFonts w:ascii="Times New Roman" w:hAnsi="Times New Roman" w:cs="Times New Roman"/>
        </w:rPr>
        <w:t>period.</w:t>
      </w:r>
      <w:r w:rsidR="00F745CD" w:rsidRPr="006C0632">
        <w:rPr>
          <w:rStyle w:val="FootnoteReference"/>
        </w:rPr>
        <w:footnoteReference w:id="92"/>
      </w:r>
    </w:p>
    <w:p w14:paraId="303259C2" w14:textId="2B9787A6" w:rsidR="005F1001" w:rsidRPr="004A094F" w:rsidRDefault="005F1001" w:rsidP="0062623A">
      <w:pPr>
        <w:pStyle w:val="Heading3"/>
        <w:spacing w:before="240" w:after="240"/>
        <w:rPr>
          <w:rFonts w:ascii="Times New Roman" w:hAnsi="Times New Roman" w:cs="Times New Roman"/>
        </w:rPr>
      </w:pPr>
      <w:r w:rsidRPr="004A094F">
        <w:rPr>
          <w:rFonts w:ascii="Times New Roman" w:hAnsi="Times New Roman" w:cs="Times New Roman"/>
        </w:rPr>
        <w:t xml:space="preserve">Part </w:t>
      </w:r>
      <w:r w:rsidR="00DB35D8" w:rsidRPr="004A094F">
        <w:rPr>
          <w:rFonts w:ascii="Times New Roman" w:hAnsi="Times New Roman" w:cs="Times New Roman"/>
        </w:rPr>
        <w:t>I</w:t>
      </w:r>
      <w:r w:rsidR="000B3071" w:rsidRPr="004A094F">
        <w:rPr>
          <w:rFonts w:ascii="Times New Roman" w:hAnsi="Times New Roman" w:cs="Times New Roman"/>
        </w:rPr>
        <w:t>I</w:t>
      </w:r>
      <w:r w:rsidR="00DB35D8" w:rsidRPr="004A094F">
        <w:rPr>
          <w:rFonts w:ascii="Times New Roman" w:hAnsi="Times New Roman" w:cs="Times New Roman"/>
        </w:rPr>
        <w:t>I</w:t>
      </w:r>
      <w:r w:rsidRPr="004A094F">
        <w:rPr>
          <w:rFonts w:ascii="Times New Roman" w:hAnsi="Times New Roman" w:cs="Times New Roman"/>
        </w:rPr>
        <w:t>.</w:t>
      </w:r>
      <w:r w:rsidR="00253FC0" w:rsidRPr="004A094F">
        <w:rPr>
          <w:rFonts w:ascii="Times New Roman" w:hAnsi="Times New Roman" w:cs="Times New Roman"/>
        </w:rPr>
        <w:t>A</w:t>
      </w:r>
      <w:r w:rsidRPr="004A094F">
        <w:rPr>
          <w:rFonts w:ascii="Times New Roman" w:hAnsi="Times New Roman" w:cs="Times New Roman"/>
        </w:rPr>
        <w:t>.</w:t>
      </w:r>
      <w:r w:rsidR="00253FC0" w:rsidRPr="004A094F">
        <w:rPr>
          <w:rFonts w:ascii="Times New Roman" w:hAnsi="Times New Roman" w:cs="Times New Roman"/>
        </w:rPr>
        <w:t>2</w:t>
      </w:r>
      <w:r w:rsidRPr="004A094F">
        <w:rPr>
          <w:rFonts w:ascii="Times New Roman" w:hAnsi="Times New Roman" w:cs="Times New Roman"/>
        </w:rPr>
        <w:t xml:space="preserve"> </w:t>
      </w:r>
      <w:r w:rsidR="009D01A6">
        <w:rPr>
          <w:rFonts w:ascii="Times New Roman" w:hAnsi="Times New Roman" w:cs="Times New Roman"/>
        </w:rPr>
        <w:t>President</w:t>
      </w:r>
      <w:r w:rsidR="006B726B">
        <w:rPr>
          <w:rFonts w:ascii="Times New Roman" w:hAnsi="Times New Roman" w:cs="Times New Roman"/>
        </w:rPr>
        <w:t>ial Actions</w:t>
      </w:r>
    </w:p>
    <w:p w14:paraId="1776BB07" w14:textId="4EBB54C0" w:rsidR="00692DA9" w:rsidRDefault="00FB7F15" w:rsidP="00722544">
      <w:pPr>
        <w:spacing w:before="100" w:after="100"/>
        <w:ind w:firstLine="630"/>
        <w:jc w:val="both"/>
        <w:rPr>
          <w:rFonts w:ascii="Times New Roman" w:hAnsi="Times New Roman" w:cs="Times New Roman"/>
        </w:rPr>
      </w:pPr>
      <w:r>
        <w:rPr>
          <w:rFonts w:ascii="Times New Roman" w:hAnsi="Times New Roman" w:cs="Times New Roman"/>
        </w:rPr>
        <w:t xml:space="preserve">Statutes are not the sole source of direct </w:t>
      </w:r>
      <w:r w:rsidR="004D2946">
        <w:rPr>
          <w:rFonts w:ascii="Times New Roman" w:hAnsi="Times New Roman" w:cs="Times New Roman"/>
        </w:rPr>
        <w:t>democratically</w:t>
      </w:r>
      <w:r>
        <w:rPr>
          <w:rFonts w:ascii="Times New Roman" w:hAnsi="Times New Roman" w:cs="Times New Roman"/>
        </w:rPr>
        <w:t xml:space="preserve"> </w:t>
      </w:r>
      <w:r w:rsidR="004D2946">
        <w:rPr>
          <w:rFonts w:ascii="Times New Roman" w:hAnsi="Times New Roman" w:cs="Times New Roman"/>
        </w:rPr>
        <w:t xml:space="preserve">legitimate </w:t>
      </w:r>
      <w:r>
        <w:rPr>
          <w:rFonts w:ascii="Times New Roman" w:hAnsi="Times New Roman" w:cs="Times New Roman"/>
        </w:rPr>
        <w:t xml:space="preserve">changes in </w:t>
      </w:r>
      <w:r w:rsidR="009843E8">
        <w:rPr>
          <w:rFonts w:ascii="Times New Roman" w:hAnsi="Times New Roman" w:cs="Times New Roman"/>
        </w:rPr>
        <w:t>policy</w:t>
      </w:r>
      <w:r w:rsidR="004E4AD0">
        <w:rPr>
          <w:rFonts w:ascii="Times New Roman" w:hAnsi="Times New Roman" w:cs="Times New Roman"/>
        </w:rPr>
        <w:t>. The president is an elected official with an independent source of power—the power to execute or enforce the laws. Virtually all candidates for the presidency make promises about how they will use this power by announcing their enforcement priorities</w:t>
      </w:r>
      <w:r w:rsidR="00C40F64">
        <w:rPr>
          <w:rFonts w:ascii="Times New Roman" w:hAnsi="Times New Roman" w:cs="Times New Roman"/>
        </w:rPr>
        <w:t>, which they typically refer back to in speeches and orders after</w:t>
      </w:r>
      <w:r w:rsidR="00C35DC2">
        <w:rPr>
          <w:rFonts w:ascii="Times New Roman" w:hAnsi="Times New Roman" w:cs="Times New Roman"/>
        </w:rPr>
        <w:t xml:space="preserve"> being</w:t>
      </w:r>
      <w:r w:rsidR="00C40F64">
        <w:rPr>
          <w:rFonts w:ascii="Times New Roman" w:hAnsi="Times New Roman" w:cs="Times New Roman"/>
        </w:rPr>
        <w:t xml:space="preserve"> elected</w:t>
      </w:r>
      <w:r w:rsidR="004E4AD0">
        <w:rPr>
          <w:rFonts w:ascii="Times New Roman" w:hAnsi="Times New Roman" w:cs="Times New Roman"/>
        </w:rPr>
        <w:t>.</w:t>
      </w:r>
      <w:r w:rsidR="00C40F64">
        <w:rPr>
          <w:rFonts w:ascii="Times New Roman" w:hAnsi="Times New Roman" w:cs="Times New Roman"/>
        </w:rPr>
        <w:t xml:space="preserve"> Accordingly, we ask whether the public endorsed the decline of antitrust enforcement by voting for presidential candidates </w:t>
      </w:r>
      <w:r w:rsidR="00C40F64" w:rsidRPr="007D6B49">
        <w:rPr>
          <w:rFonts w:ascii="Times New Roman" w:hAnsi="Times New Roman" w:cs="Times New Roman"/>
        </w:rPr>
        <w:t xml:space="preserve">who promised to reduce antitrust enforcement (or endorsed enhanced antitrust enforcement by voting for candidates who promised to increase </w:t>
      </w:r>
      <w:r w:rsidR="005F6588" w:rsidRPr="007D6B49">
        <w:rPr>
          <w:rFonts w:ascii="Times New Roman" w:hAnsi="Times New Roman" w:cs="Times New Roman"/>
        </w:rPr>
        <w:t>prosecution</w:t>
      </w:r>
      <w:r w:rsidR="00C40F64" w:rsidRPr="007D6B49">
        <w:rPr>
          <w:rFonts w:ascii="Times New Roman" w:hAnsi="Times New Roman" w:cs="Times New Roman"/>
        </w:rPr>
        <w:t>). To answer this question, we collected</w:t>
      </w:r>
      <w:r w:rsidR="007D6B49">
        <w:rPr>
          <w:rFonts w:ascii="Times New Roman" w:hAnsi="Times New Roman" w:cs="Times New Roman"/>
        </w:rPr>
        <w:t xml:space="preserve"> and analyzed</w:t>
      </w:r>
      <w:r w:rsidR="00C40F64" w:rsidRPr="007D6B49">
        <w:rPr>
          <w:rFonts w:ascii="Times New Roman" w:hAnsi="Times New Roman" w:cs="Times New Roman"/>
        </w:rPr>
        <w:t>, for the period from 1932 to the present</w:t>
      </w:r>
      <w:r w:rsidRPr="007D6B49">
        <w:rPr>
          <w:rFonts w:ascii="Times New Roman" w:hAnsi="Times New Roman" w:cs="Times New Roman"/>
        </w:rPr>
        <w:t>: (</w:t>
      </w:r>
      <w:proofErr w:type="spellStart"/>
      <w:r w:rsidRPr="007D6B49">
        <w:rPr>
          <w:rFonts w:ascii="Times New Roman" w:hAnsi="Times New Roman" w:cs="Times New Roman"/>
        </w:rPr>
        <w:t>i</w:t>
      </w:r>
      <w:proofErr w:type="spellEnd"/>
      <w:r w:rsidRPr="007D6B49">
        <w:rPr>
          <w:rFonts w:ascii="Times New Roman" w:hAnsi="Times New Roman" w:cs="Times New Roman"/>
        </w:rPr>
        <w:t xml:space="preserve">) all the </w:t>
      </w:r>
      <w:r w:rsidR="0073514D" w:rsidRPr="007D6B49">
        <w:rPr>
          <w:rFonts w:ascii="Times New Roman" w:hAnsi="Times New Roman" w:cs="Times New Roman"/>
        </w:rPr>
        <w:t xml:space="preserve">presidential campaign platforms </w:t>
      </w:r>
      <w:r w:rsidRPr="007D6B49">
        <w:rPr>
          <w:rFonts w:ascii="Times New Roman" w:hAnsi="Times New Roman" w:cs="Times New Roman"/>
        </w:rPr>
        <w:t xml:space="preserve">of </w:t>
      </w:r>
      <w:del w:id="259" w:author="Sima Biondi" w:date="2022-01-19T10:03:00Z">
        <w:r w:rsidRPr="007D6B49" w:rsidDel="001D1C11">
          <w:rPr>
            <w:rFonts w:ascii="Times New Roman" w:hAnsi="Times New Roman" w:cs="Times New Roman"/>
          </w:rPr>
          <w:delText xml:space="preserve">both </w:delText>
        </w:r>
      </w:del>
      <w:r w:rsidRPr="007D6B49">
        <w:rPr>
          <w:rFonts w:ascii="Times New Roman" w:hAnsi="Times New Roman" w:cs="Times New Roman"/>
        </w:rPr>
        <w:t>Democratic and Republic</w:t>
      </w:r>
      <w:ins w:id="260" w:author="Sima Biondi" w:date="2022-01-19T10:03:00Z">
        <w:r w:rsidR="001D1C11">
          <w:rPr>
            <w:rFonts w:ascii="Times New Roman" w:hAnsi="Times New Roman" w:cs="Times New Roman"/>
          </w:rPr>
          <w:t>an</w:t>
        </w:r>
      </w:ins>
      <w:r w:rsidRPr="007D6B49">
        <w:rPr>
          <w:rFonts w:ascii="Times New Roman" w:hAnsi="Times New Roman" w:cs="Times New Roman"/>
        </w:rPr>
        <w:t xml:space="preserve"> </w:t>
      </w:r>
      <w:r w:rsidR="0073514D">
        <w:rPr>
          <w:rFonts w:ascii="Times New Roman" w:hAnsi="Times New Roman" w:cs="Times New Roman"/>
        </w:rPr>
        <w:t>p</w:t>
      </w:r>
      <w:r w:rsidR="0073514D" w:rsidRPr="007D6B49">
        <w:rPr>
          <w:rFonts w:ascii="Times New Roman" w:hAnsi="Times New Roman" w:cs="Times New Roman"/>
        </w:rPr>
        <w:t xml:space="preserve">residential </w:t>
      </w:r>
      <w:r w:rsidRPr="007D6B49">
        <w:rPr>
          <w:rFonts w:ascii="Times New Roman" w:hAnsi="Times New Roman" w:cs="Times New Roman"/>
        </w:rPr>
        <w:t xml:space="preserve">nominees; (ii) all </w:t>
      </w:r>
      <w:r w:rsidR="0073514D" w:rsidRPr="007D6B49">
        <w:rPr>
          <w:rFonts w:ascii="Times New Roman" w:hAnsi="Times New Roman" w:cs="Times New Roman"/>
        </w:rPr>
        <w:t xml:space="preserve">presidential inaugural addresses; (iii) all </w:t>
      </w:r>
      <w:r w:rsidR="00FC2CB2">
        <w:rPr>
          <w:rFonts w:ascii="Times New Roman" w:hAnsi="Times New Roman" w:cs="Times New Roman"/>
        </w:rPr>
        <w:t>S</w:t>
      </w:r>
      <w:r w:rsidR="0073514D" w:rsidRPr="007D6B49">
        <w:rPr>
          <w:rFonts w:ascii="Times New Roman" w:hAnsi="Times New Roman" w:cs="Times New Roman"/>
        </w:rPr>
        <w:t xml:space="preserve">tate of the </w:t>
      </w:r>
      <w:r w:rsidR="00FC2CB2">
        <w:rPr>
          <w:rFonts w:ascii="Times New Roman" w:hAnsi="Times New Roman" w:cs="Times New Roman"/>
        </w:rPr>
        <w:t>U</w:t>
      </w:r>
      <w:r w:rsidR="0073514D" w:rsidRPr="007D6B49">
        <w:rPr>
          <w:rFonts w:ascii="Times New Roman" w:hAnsi="Times New Roman" w:cs="Times New Roman"/>
        </w:rPr>
        <w:t>nion speeches</w:t>
      </w:r>
      <w:r w:rsidR="00220F36">
        <w:rPr>
          <w:rFonts w:ascii="Times New Roman" w:hAnsi="Times New Roman" w:cs="Times New Roman"/>
        </w:rPr>
        <w:t xml:space="preserve"> and Congressional messages</w:t>
      </w:r>
      <w:r w:rsidR="0073514D" w:rsidRPr="007D6B49">
        <w:rPr>
          <w:rFonts w:ascii="Times New Roman" w:hAnsi="Times New Roman" w:cs="Times New Roman"/>
        </w:rPr>
        <w:t>; and (iv) all presidential executive orders and proclamations</w:t>
      </w:r>
      <w:r w:rsidRPr="007D6B49">
        <w:rPr>
          <w:rFonts w:ascii="Times New Roman" w:hAnsi="Times New Roman" w:cs="Times New Roman"/>
        </w:rPr>
        <w:t>.</w:t>
      </w:r>
    </w:p>
    <w:p w14:paraId="1F60F035" w14:textId="23FE4554" w:rsidR="00A24F97" w:rsidRDefault="00E05593" w:rsidP="00722544">
      <w:pPr>
        <w:spacing w:before="100" w:after="100"/>
        <w:ind w:firstLine="630"/>
        <w:jc w:val="both"/>
        <w:rPr>
          <w:rFonts w:ascii="Times New Roman" w:hAnsi="Times New Roman" w:cs="Times New Roman"/>
        </w:rPr>
      </w:pPr>
      <w:r>
        <w:rPr>
          <w:rFonts w:ascii="Times New Roman" w:hAnsi="Times New Roman" w:cs="Times New Roman"/>
        </w:rPr>
        <w:t xml:space="preserve">The </w:t>
      </w:r>
      <w:r w:rsidR="00C40F64">
        <w:rPr>
          <w:rFonts w:ascii="Times New Roman" w:hAnsi="Times New Roman" w:cs="Times New Roman"/>
        </w:rPr>
        <w:t>figure</w:t>
      </w:r>
      <w:r>
        <w:rPr>
          <w:rFonts w:ascii="Times New Roman" w:hAnsi="Times New Roman" w:cs="Times New Roman"/>
        </w:rPr>
        <w:t xml:space="preserve"> below </w:t>
      </w:r>
      <w:del w:id="261" w:author="Sima Biondi" w:date="2022-01-19T10:03:00Z">
        <w:r w:rsidR="00DB2B34" w:rsidDel="001D1C11">
          <w:rPr>
            <w:rFonts w:ascii="Times New Roman" w:hAnsi="Times New Roman" w:cs="Times New Roman"/>
          </w:rPr>
          <w:delText xml:space="preserve">counts </w:delText>
        </w:r>
      </w:del>
      <w:ins w:id="262" w:author="Sima Biondi" w:date="2022-01-19T10:03:00Z">
        <w:r w:rsidR="001D1C11">
          <w:rPr>
            <w:rFonts w:ascii="Times New Roman" w:hAnsi="Times New Roman" w:cs="Times New Roman"/>
          </w:rPr>
          <w:t xml:space="preserve">displays </w:t>
        </w:r>
      </w:ins>
      <w:r w:rsidR="00DB2B34">
        <w:rPr>
          <w:rFonts w:ascii="Times New Roman" w:hAnsi="Times New Roman" w:cs="Times New Roman"/>
        </w:rPr>
        <w:t xml:space="preserve">the frequency of appearance of </w:t>
      </w:r>
      <w:r w:rsidR="009E611A">
        <w:rPr>
          <w:rFonts w:ascii="Times New Roman" w:hAnsi="Times New Roman" w:cs="Times New Roman"/>
        </w:rPr>
        <w:t xml:space="preserve">two </w:t>
      </w:r>
      <w:r w:rsidR="00FB7F15">
        <w:rPr>
          <w:rFonts w:ascii="Times New Roman" w:hAnsi="Times New Roman" w:cs="Times New Roman"/>
        </w:rPr>
        <w:t>key terms that are associated with antitrust enforcement</w:t>
      </w:r>
      <w:r w:rsidR="009E611A">
        <w:rPr>
          <w:rFonts w:ascii="Times New Roman" w:hAnsi="Times New Roman" w:cs="Times New Roman"/>
        </w:rPr>
        <w:t xml:space="preserve">: </w:t>
      </w:r>
      <w:r w:rsidR="00FB7F15">
        <w:rPr>
          <w:rFonts w:ascii="Times New Roman" w:hAnsi="Times New Roman" w:cs="Times New Roman"/>
        </w:rPr>
        <w:t>“antitrust”</w:t>
      </w:r>
      <w:r>
        <w:rPr>
          <w:rFonts w:ascii="Times New Roman" w:hAnsi="Times New Roman" w:cs="Times New Roman"/>
        </w:rPr>
        <w:t xml:space="preserve"> and</w:t>
      </w:r>
      <w:r w:rsidR="00FB7F15">
        <w:rPr>
          <w:rFonts w:ascii="Times New Roman" w:hAnsi="Times New Roman" w:cs="Times New Roman"/>
        </w:rPr>
        <w:t xml:space="preserve"> “monopoly</w:t>
      </w:r>
      <w:r w:rsidR="00FB7F15" w:rsidRPr="004D2946">
        <w:rPr>
          <w:rFonts w:ascii="Times New Roman" w:hAnsi="Times New Roman" w:cs="Times New Roman"/>
        </w:rPr>
        <w:t>”</w:t>
      </w:r>
      <w:r w:rsidR="006D4C57" w:rsidRPr="004D2946">
        <w:rPr>
          <w:rFonts w:ascii="Times New Roman" w:hAnsi="Times New Roman" w:cs="Times New Roman"/>
        </w:rPr>
        <w:t>.</w:t>
      </w:r>
      <w:bookmarkStart w:id="263" w:name="_Ref92621412"/>
      <w:r w:rsidRPr="006C0632">
        <w:rPr>
          <w:rStyle w:val="FootnoteReference"/>
        </w:rPr>
        <w:footnoteReference w:id="93"/>
      </w:r>
      <w:bookmarkEnd w:id="263"/>
      <w:r w:rsidR="00FB7F15" w:rsidRPr="004D2946">
        <w:rPr>
          <w:rFonts w:ascii="Times New Roman" w:hAnsi="Times New Roman" w:cs="Times New Roman"/>
        </w:rPr>
        <w:t xml:space="preserve"> </w:t>
      </w:r>
      <w:r w:rsidR="006D4C57" w:rsidRPr="004D2946">
        <w:rPr>
          <w:rFonts w:ascii="Times New Roman" w:hAnsi="Times New Roman" w:cs="Times New Roman"/>
        </w:rPr>
        <w:t>O</w:t>
      </w:r>
      <w:r w:rsidR="00DF675E" w:rsidRPr="004D2946">
        <w:rPr>
          <w:rFonts w:ascii="Times New Roman" w:hAnsi="Times New Roman" w:cs="Times New Roman"/>
        </w:rPr>
        <w:t xml:space="preserve">ur goal is to </w:t>
      </w:r>
      <w:r w:rsidR="00FB7F15" w:rsidRPr="004D2946">
        <w:rPr>
          <w:rFonts w:ascii="Times New Roman" w:hAnsi="Times New Roman" w:cs="Times New Roman"/>
        </w:rPr>
        <w:t xml:space="preserve">understand whether </w:t>
      </w:r>
      <w:del w:id="264" w:author="Sima Biondi" w:date="2022-01-19T10:05:00Z">
        <w:r w:rsidR="00FB7F15" w:rsidRPr="004D2946" w:rsidDel="001D1C11">
          <w:rPr>
            <w:rFonts w:ascii="Times New Roman" w:hAnsi="Times New Roman" w:cs="Times New Roman"/>
          </w:rPr>
          <w:delText xml:space="preserve">these </w:delText>
        </w:r>
      </w:del>
      <w:ins w:id="265" w:author="Sima Biondi" w:date="2022-01-19T10:05:00Z">
        <w:r w:rsidR="001D1C11">
          <w:rPr>
            <w:rFonts w:ascii="Times New Roman" w:hAnsi="Times New Roman" w:cs="Times New Roman"/>
          </w:rPr>
          <w:t>this</w:t>
        </w:r>
        <w:r w:rsidR="001D1C11" w:rsidRPr="004D2946">
          <w:rPr>
            <w:rFonts w:ascii="Times New Roman" w:hAnsi="Times New Roman" w:cs="Times New Roman"/>
          </w:rPr>
          <w:t xml:space="preserve"> </w:t>
        </w:r>
      </w:ins>
      <w:del w:id="266" w:author="Sima Biondi" w:date="2022-01-19T10:05:00Z">
        <w:r w:rsidR="00FB7F15" w:rsidRPr="004D2946" w:rsidDel="001D1C11">
          <w:rPr>
            <w:rFonts w:ascii="Times New Roman" w:hAnsi="Times New Roman" w:cs="Times New Roman"/>
          </w:rPr>
          <w:lastRenderedPageBreak/>
          <w:delText xml:space="preserve">were </w:delText>
        </w:r>
      </w:del>
      <w:ins w:id="267" w:author="Sima Biondi" w:date="2022-01-19T10:05:00Z">
        <w:r w:rsidR="001D1C11">
          <w:rPr>
            <w:rFonts w:ascii="Times New Roman" w:hAnsi="Times New Roman" w:cs="Times New Roman"/>
          </w:rPr>
          <w:t>was a</w:t>
        </w:r>
        <w:r w:rsidR="001D1C11" w:rsidRPr="004D2946">
          <w:rPr>
            <w:rFonts w:ascii="Times New Roman" w:hAnsi="Times New Roman" w:cs="Times New Roman"/>
          </w:rPr>
          <w:t xml:space="preserve"> </w:t>
        </w:r>
      </w:ins>
      <w:r w:rsidR="00FB7F15" w:rsidRPr="004D2946">
        <w:rPr>
          <w:rFonts w:ascii="Times New Roman" w:hAnsi="Times New Roman" w:cs="Times New Roman"/>
        </w:rPr>
        <w:t>politically salient topic</w:t>
      </w:r>
      <w:del w:id="268" w:author="Sima Biondi" w:date="2022-01-19T10:05:00Z">
        <w:r w:rsidR="00FB7F15" w:rsidRPr="004D2946" w:rsidDel="001D1C11">
          <w:rPr>
            <w:rFonts w:ascii="Times New Roman" w:hAnsi="Times New Roman" w:cs="Times New Roman"/>
          </w:rPr>
          <w:delText>s</w:delText>
        </w:r>
      </w:del>
      <w:r w:rsidR="00FB7F15" w:rsidRPr="004D2946">
        <w:rPr>
          <w:rFonts w:ascii="Times New Roman" w:hAnsi="Times New Roman" w:cs="Times New Roman"/>
        </w:rPr>
        <w:t xml:space="preserve"> that would trigger</w:t>
      </w:r>
      <w:r w:rsidR="00313BA9" w:rsidRPr="004D2946">
        <w:rPr>
          <w:rFonts w:ascii="Times New Roman" w:hAnsi="Times New Roman" w:cs="Times New Roman"/>
        </w:rPr>
        <w:t xml:space="preserve"> a</w:t>
      </w:r>
      <w:r w:rsidR="00FB7F15" w:rsidRPr="004D2946">
        <w:rPr>
          <w:rFonts w:ascii="Times New Roman" w:hAnsi="Times New Roman" w:cs="Times New Roman"/>
        </w:rPr>
        <w:t xml:space="preserve"> </w:t>
      </w:r>
      <w:r w:rsidR="00435646" w:rsidRPr="004D2946">
        <w:rPr>
          <w:rFonts w:ascii="Times New Roman" w:hAnsi="Times New Roman" w:cs="Times New Roman"/>
        </w:rPr>
        <w:t>democratically</w:t>
      </w:r>
      <w:r w:rsidR="004D2946">
        <w:rPr>
          <w:rFonts w:ascii="Times New Roman" w:hAnsi="Times New Roman" w:cs="Times New Roman"/>
        </w:rPr>
        <w:t>-</w:t>
      </w:r>
      <w:r w:rsidR="00435646" w:rsidRPr="004D2946">
        <w:rPr>
          <w:rFonts w:ascii="Times New Roman" w:hAnsi="Times New Roman" w:cs="Times New Roman"/>
        </w:rPr>
        <w:t>backed</w:t>
      </w:r>
      <w:r w:rsidR="00554E13">
        <w:rPr>
          <w:rFonts w:ascii="Times New Roman" w:hAnsi="Times New Roman" w:cs="Times New Roman"/>
        </w:rPr>
        <w:t>,</w:t>
      </w:r>
      <w:r w:rsidR="00FB7F15" w:rsidRPr="004D2946">
        <w:rPr>
          <w:rFonts w:ascii="Times New Roman" w:hAnsi="Times New Roman" w:cs="Times New Roman"/>
        </w:rPr>
        <w:t xml:space="preserve"> major policy </w:t>
      </w:r>
      <w:proofErr w:type="gramStart"/>
      <w:r w:rsidR="00FB7F15" w:rsidRPr="004D2946">
        <w:rPr>
          <w:rFonts w:ascii="Times New Roman" w:hAnsi="Times New Roman" w:cs="Times New Roman"/>
        </w:rPr>
        <w:t>shift</w:t>
      </w:r>
      <w:proofErr w:type="gramEnd"/>
      <w:r w:rsidR="00FB7F15" w:rsidRPr="004D2946">
        <w:rPr>
          <w:rFonts w:ascii="Times New Roman" w:hAnsi="Times New Roman" w:cs="Times New Roman"/>
        </w:rPr>
        <w:t xml:space="preserve"> even in the absence of explicit changes to </w:t>
      </w:r>
      <w:r w:rsidR="00522645" w:rsidRPr="004D2946">
        <w:rPr>
          <w:rFonts w:ascii="Times New Roman" w:hAnsi="Times New Roman" w:cs="Times New Roman"/>
        </w:rPr>
        <w:t xml:space="preserve">antitrust </w:t>
      </w:r>
      <w:r w:rsidR="0073514D" w:rsidRPr="004D2946">
        <w:rPr>
          <w:rFonts w:ascii="Times New Roman" w:hAnsi="Times New Roman" w:cs="Times New Roman"/>
        </w:rPr>
        <w:t>statutes</w:t>
      </w:r>
      <w:r w:rsidR="00FB7F15" w:rsidRPr="004D2946">
        <w:rPr>
          <w:rFonts w:ascii="Times New Roman" w:hAnsi="Times New Roman" w:cs="Times New Roman"/>
        </w:rPr>
        <w:t xml:space="preserve">. </w:t>
      </w:r>
    </w:p>
    <w:p w14:paraId="66E53BD9" w14:textId="46DD9798" w:rsidR="00DF675E" w:rsidRDefault="00DF675E" w:rsidP="00722544">
      <w:pPr>
        <w:spacing w:before="100" w:after="100"/>
        <w:ind w:firstLine="630"/>
        <w:jc w:val="both"/>
        <w:rPr>
          <w:rFonts w:ascii="Times New Roman" w:hAnsi="Times New Roman" w:cs="Times New Roman"/>
        </w:rPr>
      </w:pPr>
      <w:r>
        <w:rPr>
          <w:rFonts w:ascii="Times New Roman" w:hAnsi="Times New Roman" w:cs="Times New Roman"/>
        </w:rPr>
        <w:t xml:space="preserve">An analysis of </w:t>
      </w:r>
      <w:ins w:id="269" w:author="Sima Biondi" w:date="2022-01-19T10:05:00Z">
        <w:r w:rsidR="001D1C11">
          <w:rPr>
            <w:rFonts w:ascii="Times New Roman" w:hAnsi="Times New Roman" w:cs="Times New Roman"/>
          </w:rPr>
          <w:t xml:space="preserve">presidential </w:t>
        </w:r>
      </w:ins>
      <w:r w:rsidR="0073514D">
        <w:rPr>
          <w:rFonts w:ascii="Times New Roman" w:hAnsi="Times New Roman" w:cs="Times New Roman"/>
        </w:rPr>
        <w:t xml:space="preserve">inaugural and </w:t>
      </w:r>
      <w:ins w:id="270" w:author="Sima Biondi" w:date="2022-01-19T10:05:00Z">
        <w:r w:rsidR="001D1C11">
          <w:rPr>
            <w:rFonts w:ascii="Times New Roman" w:hAnsi="Times New Roman" w:cs="Times New Roman"/>
          </w:rPr>
          <w:t>S</w:t>
        </w:r>
      </w:ins>
      <w:del w:id="271" w:author="Sima Biondi" w:date="2022-01-19T10:05:00Z">
        <w:r w:rsidR="0073514D" w:rsidDel="001D1C11">
          <w:rPr>
            <w:rFonts w:ascii="Times New Roman" w:hAnsi="Times New Roman" w:cs="Times New Roman"/>
          </w:rPr>
          <w:delText>s</w:delText>
        </w:r>
      </w:del>
      <w:r w:rsidR="0073514D">
        <w:rPr>
          <w:rFonts w:ascii="Times New Roman" w:hAnsi="Times New Roman" w:cs="Times New Roman"/>
        </w:rPr>
        <w:t xml:space="preserve">tate of the </w:t>
      </w:r>
      <w:ins w:id="272" w:author="Sima Biondi" w:date="2022-01-19T10:05:00Z">
        <w:r w:rsidR="001D1C11">
          <w:rPr>
            <w:rFonts w:ascii="Times New Roman" w:hAnsi="Times New Roman" w:cs="Times New Roman"/>
          </w:rPr>
          <w:t>U</w:t>
        </w:r>
      </w:ins>
      <w:del w:id="273" w:author="Sima Biondi" w:date="2022-01-19T10:05:00Z">
        <w:r w:rsidR="0073514D" w:rsidDel="001D1C11">
          <w:rPr>
            <w:rFonts w:ascii="Times New Roman" w:hAnsi="Times New Roman" w:cs="Times New Roman"/>
          </w:rPr>
          <w:delText>u</w:delText>
        </w:r>
      </w:del>
      <w:r w:rsidR="0073514D">
        <w:rPr>
          <w:rFonts w:ascii="Times New Roman" w:hAnsi="Times New Roman" w:cs="Times New Roman"/>
        </w:rPr>
        <w:t xml:space="preserve">nion </w:t>
      </w:r>
      <w:r>
        <w:rPr>
          <w:rFonts w:ascii="Times New Roman" w:hAnsi="Times New Roman" w:cs="Times New Roman"/>
        </w:rPr>
        <w:t>speeches reveals a pattern: antitrust and the fight against monopolies were</w:t>
      </w:r>
      <w:del w:id="274" w:author="Sima Biondi" w:date="2022-01-19T10:05:00Z">
        <w:r w:rsidDel="001D1C11">
          <w:rPr>
            <w:rFonts w:ascii="Times New Roman" w:hAnsi="Times New Roman" w:cs="Times New Roman"/>
          </w:rPr>
          <w:delText xml:space="preserve"> a</w:delText>
        </w:r>
      </w:del>
      <w:r>
        <w:rPr>
          <w:rFonts w:ascii="Times New Roman" w:hAnsi="Times New Roman" w:cs="Times New Roman"/>
        </w:rPr>
        <w:t xml:space="preserve"> politically salient topic</w:t>
      </w:r>
      <w:ins w:id="275" w:author="Sima Biondi" w:date="2022-01-19T10:05:00Z">
        <w:r w:rsidR="001D1C11">
          <w:rPr>
            <w:rFonts w:ascii="Times New Roman" w:hAnsi="Times New Roman" w:cs="Times New Roman"/>
          </w:rPr>
          <w:t>s</w:t>
        </w:r>
      </w:ins>
      <w:r>
        <w:rPr>
          <w:rFonts w:ascii="Times New Roman" w:hAnsi="Times New Roman" w:cs="Times New Roman"/>
        </w:rPr>
        <w:t xml:space="preserve"> until the Carter presidency in the late 1970s (the exception being Presidents Lyndon Johnson and Nixon). However, </w:t>
      </w:r>
      <w:r w:rsidR="009D173F">
        <w:rPr>
          <w:rFonts w:ascii="Times New Roman" w:hAnsi="Times New Roman" w:cs="Times New Roman"/>
        </w:rPr>
        <w:t xml:space="preserve">both topics </w:t>
      </w:r>
      <w:r>
        <w:rPr>
          <w:rFonts w:ascii="Times New Roman" w:hAnsi="Times New Roman" w:cs="Times New Roman"/>
        </w:rPr>
        <w:t xml:space="preserve">disappear </w:t>
      </w:r>
      <w:r w:rsidR="009D173F">
        <w:rPr>
          <w:rFonts w:ascii="Times New Roman" w:hAnsi="Times New Roman" w:cs="Times New Roman"/>
        </w:rPr>
        <w:t xml:space="preserve">from public addresses from the 1980s onwards, when most of the weakening of antitrust enforcement takes place. </w:t>
      </w:r>
    </w:p>
    <w:p w14:paraId="030B9D28" w14:textId="5A75E5E3" w:rsidR="00573090" w:rsidRDefault="00573090" w:rsidP="00314430">
      <w:pPr>
        <w:spacing w:before="360" w:after="100"/>
        <w:ind w:left="-180" w:right="-180" w:firstLine="900"/>
        <w:jc w:val="center"/>
        <w:rPr>
          <w:rFonts w:ascii="Times New Roman" w:hAnsi="Times New Roman" w:cs="Times New Roman"/>
        </w:rPr>
      </w:pPr>
      <w:bookmarkStart w:id="276" w:name="_GoBack"/>
      <w:r>
        <w:rPr>
          <w:rFonts w:ascii="Times New Roman" w:hAnsi="Times New Roman" w:cs="Times New Roman"/>
        </w:rPr>
        <w:t>Figure</w:t>
      </w:r>
      <w:bookmarkEnd w:id="276"/>
      <w:r>
        <w:rPr>
          <w:rFonts w:ascii="Times New Roman" w:hAnsi="Times New Roman" w:cs="Times New Roman"/>
        </w:rPr>
        <w:t xml:space="preserve"> I</w:t>
      </w:r>
      <w:r w:rsidR="00314430">
        <w:rPr>
          <w:rFonts w:ascii="Times New Roman" w:hAnsi="Times New Roman" w:cs="Times New Roman"/>
        </w:rPr>
        <w:t>:</w:t>
      </w:r>
      <w:r>
        <w:rPr>
          <w:rFonts w:ascii="Times New Roman" w:hAnsi="Times New Roman" w:cs="Times New Roman"/>
        </w:rPr>
        <w:t xml:space="preserve"> </w:t>
      </w:r>
      <w:r w:rsidR="00314430" w:rsidRPr="00314430">
        <w:rPr>
          <w:rFonts w:ascii="Times New Roman" w:hAnsi="Times New Roman" w:cs="Times New Roman"/>
        </w:rPr>
        <w:t xml:space="preserve">References to </w:t>
      </w:r>
      <w:ins w:id="277" w:author="Sima Biondi" w:date="2022-01-19T10:48:00Z">
        <w:r w:rsidR="00222E83">
          <w:rPr>
            <w:rFonts w:ascii="Times New Roman" w:hAnsi="Times New Roman" w:cs="Times New Roman"/>
          </w:rPr>
          <w:t>m</w:t>
        </w:r>
      </w:ins>
      <w:del w:id="278" w:author="Sima Biondi" w:date="2022-01-19T10:48:00Z">
        <w:r w:rsidR="00314430" w:rsidRPr="00314430" w:rsidDel="00222E83">
          <w:rPr>
            <w:rFonts w:ascii="Times New Roman" w:hAnsi="Times New Roman" w:cs="Times New Roman"/>
          </w:rPr>
          <w:delText>M</w:delText>
        </w:r>
      </w:del>
      <w:r w:rsidR="00314430" w:rsidRPr="00314430">
        <w:rPr>
          <w:rFonts w:ascii="Times New Roman" w:hAnsi="Times New Roman" w:cs="Times New Roman"/>
        </w:rPr>
        <w:t xml:space="preserve">onopoly and </w:t>
      </w:r>
      <w:ins w:id="279" w:author="Sima Biondi" w:date="2022-01-19T10:48:00Z">
        <w:r w:rsidR="00222E83">
          <w:rPr>
            <w:rFonts w:ascii="Times New Roman" w:hAnsi="Times New Roman" w:cs="Times New Roman"/>
          </w:rPr>
          <w:t>a</w:t>
        </w:r>
      </w:ins>
      <w:del w:id="280" w:author="Sima Biondi" w:date="2022-01-19T10:48:00Z">
        <w:r w:rsidR="00314430" w:rsidRPr="00314430" w:rsidDel="00222E83">
          <w:rPr>
            <w:rFonts w:ascii="Times New Roman" w:hAnsi="Times New Roman" w:cs="Times New Roman"/>
          </w:rPr>
          <w:delText>A</w:delText>
        </w:r>
      </w:del>
      <w:r w:rsidR="00314430" w:rsidRPr="00314430">
        <w:rPr>
          <w:rFonts w:ascii="Times New Roman" w:hAnsi="Times New Roman" w:cs="Times New Roman"/>
        </w:rPr>
        <w:t xml:space="preserve">ntitrust in </w:t>
      </w:r>
      <w:ins w:id="281" w:author="Sima Biondi" w:date="2022-01-19T10:48:00Z">
        <w:r w:rsidR="00222E83">
          <w:rPr>
            <w:rFonts w:ascii="Times New Roman" w:hAnsi="Times New Roman" w:cs="Times New Roman"/>
          </w:rPr>
          <w:t>i</w:t>
        </w:r>
      </w:ins>
      <w:del w:id="282" w:author="Sima Biondi" w:date="2022-01-19T10:48:00Z">
        <w:r w:rsidR="00314430" w:rsidRPr="00314430" w:rsidDel="00222E83">
          <w:rPr>
            <w:rFonts w:ascii="Times New Roman" w:hAnsi="Times New Roman" w:cs="Times New Roman"/>
          </w:rPr>
          <w:delText>I</w:delText>
        </w:r>
      </w:del>
      <w:r w:rsidR="00314430" w:rsidRPr="00314430">
        <w:rPr>
          <w:rFonts w:ascii="Times New Roman" w:hAnsi="Times New Roman" w:cs="Times New Roman"/>
        </w:rPr>
        <w:t xml:space="preserve">naugural and State of the Union </w:t>
      </w:r>
      <w:ins w:id="283" w:author="Sima Biondi" w:date="2022-01-19T10:49:00Z">
        <w:r w:rsidR="00222E83">
          <w:rPr>
            <w:rFonts w:ascii="Times New Roman" w:hAnsi="Times New Roman" w:cs="Times New Roman"/>
          </w:rPr>
          <w:t>s</w:t>
        </w:r>
      </w:ins>
      <w:del w:id="284" w:author="Sima Biondi" w:date="2022-01-19T10:49:00Z">
        <w:r w:rsidR="00314430" w:rsidRPr="00314430" w:rsidDel="00222E83">
          <w:rPr>
            <w:rFonts w:ascii="Times New Roman" w:hAnsi="Times New Roman" w:cs="Times New Roman"/>
          </w:rPr>
          <w:delText>S</w:delText>
        </w:r>
      </w:del>
      <w:r w:rsidR="00314430" w:rsidRPr="00314430">
        <w:rPr>
          <w:rFonts w:ascii="Times New Roman" w:hAnsi="Times New Roman" w:cs="Times New Roman"/>
        </w:rPr>
        <w:t xml:space="preserve">peeches - per </w:t>
      </w:r>
      <w:ins w:id="285" w:author="Sima Biondi" w:date="2022-01-19T10:05:00Z">
        <w:r w:rsidR="001D1C11">
          <w:rPr>
            <w:rFonts w:ascii="Times New Roman" w:hAnsi="Times New Roman" w:cs="Times New Roman"/>
          </w:rPr>
          <w:t>p</w:t>
        </w:r>
      </w:ins>
      <w:del w:id="286" w:author="Sima Biondi" w:date="2022-01-19T10:05:00Z">
        <w:r w:rsidR="00314430" w:rsidRPr="00314430" w:rsidDel="001D1C11">
          <w:rPr>
            <w:rFonts w:ascii="Times New Roman" w:hAnsi="Times New Roman" w:cs="Times New Roman"/>
          </w:rPr>
          <w:delText>P</w:delText>
        </w:r>
      </w:del>
      <w:r w:rsidR="00314430" w:rsidRPr="00314430">
        <w:rPr>
          <w:rFonts w:ascii="Times New Roman" w:hAnsi="Times New Roman" w:cs="Times New Roman"/>
        </w:rPr>
        <w:t>resident (1932-today)</w:t>
      </w:r>
    </w:p>
    <w:p w14:paraId="29A5CC56" w14:textId="2410EED5" w:rsidR="007F0BFD" w:rsidRDefault="007F0BFD" w:rsidP="00314430">
      <w:pPr>
        <w:spacing w:before="100" w:after="100"/>
        <w:jc w:val="center"/>
        <w:rPr>
          <w:rFonts w:ascii="Times New Roman" w:hAnsi="Times New Roman" w:cs="Times New Roman"/>
        </w:rPr>
      </w:pPr>
      <w:r>
        <w:rPr>
          <w:noProof/>
        </w:rPr>
        <w:drawing>
          <wp:inline distT="0" distB="0" distL="0" distR="0" wp14:anchorId="100C5B3E" wp14:editId="2E053084">
            <wp:extent cx="5645150" cy="2692958"/>
            <wp:effectExtent l="0" t="0" r="6350" b="12700"/>
            <wp:docPr id="3" name="Chart 3">
              <a:extLst xmlns:a="http://schemas.openxmlformats.org/drawingml/2006/main">
                <a:ext uri="{FF2B5EF4-FFF2-40B4-BE49-F238E27FC236}">
                  <a16:creationId xmlns:a16="http://schemas.microsoft.com/office/drawing/2014/main" id="{6405C82C-7007-4242-A208-F7B4BBA0E9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8A731DA" w14:textId="35EE7905" w:rsidR="007F0BFD" w:rsidRPr="003E12EF" w:rsidRDefault="00B8746C" w:rsidP="00C509BE">
      <w:pPr>
        <w:spacing w:before="100" w:after="240"/>
        <w:ind w:left="720" w:right="-180"/>
        <w:jc w:val="both"/>
        <w:rPr>
          <w:rFonts w:ascii="Times New Roman" w:hAnsi="Times New Roman" w:cs="Times New Roman"/>
          <w:sz w:val="20"/>
          <w:szCs w:val="20"/>
        </w:rPr>
      </w:pPr>
      <w:r>
        <w:rPr>
          <w:rFonts w:ascii="Times New Roman" w:hAnsi="Times New Roman" w:cs="Times New Roman"/>
          <w:b/>
          <w:bCs/>
          <w:sz w:val="20"/>
          <w:szCs w:val="20"/>
        </w:rPr>
        <w:t>Note</w:t>
      </w:r>
      <w:r w:rsidR="007F0BFD" w:rsidRPr="003E12EF">
        <w:rPr>
          <w:rFonts w:ascii="Times New Roman" w:hAnsi="Times New Roman" w:cs="Times New Roman"/>
          <w:b/>
          <w:bCs/>
          <w:sz w:val="20"/>
          <w:szCs w:val="20"/>
        </w:rPr>
        <w:t>:</w:t>
      </w:r>
      <w:r w:rsidR="007F0BFD" w:rsidRPr="003E12EF">
        <w:rPr>
          <w:rFonts w:ascii="Times New Roman" w:hAnsi="Times New Roman" w:cs="Times New Roman"/>
          <w:sz w:val="20"/>
          <w:szCs w:val="20"/>
        </w:rPr>
        <w:t xml:space="preserve"> </w:t>
      </w:r>
      <w:r>
        <w:rPr>
          <w:rFonts w:ascii="Times New Roman" w:hAnsi="Times New Roman" w:cs="Times New Roman"/>
          <w:sz w:val="20"/>
          <w:szCs w:val="20"/>
        </w:rPr>
        <w:t>Based</w:t>
      </w:r>
      <w:r w:rsidR="003B3CB5">
        <w:rPr>
          <w:rFonts w:ascii="Times New Roman" w:hAnsi="Times New Roman" w:cs="Times New Roman"/>
          <w:sz w:val="20"/>
          <w:szCs w:val="20"/>
        </w:rPr>
        <w:t xml:space="preserve"> on data from </w:t>
      </w:r>
      <w:r w:rsidR="007F0BFD" w:rsidRPr="003E12EF">
        <w:rPr>
          <w:rFonts w:ascii="Times New Roman" w:hAnsi="Times New Roman" w:cs="Times New Roman"/>
          <w:sz w:val="20"/>
          <w:szCs w:val="20"/>
        </w:rPr>
        <w:t>Inaugural speeches and State of the Union Addresses and Messages to Congress as compiled by The American Presidency Project of The University of California Santa Barbara (</w:t>
      </w:r>
      <w:hyperlink r:id="rId9" w:history="1">
        <w:r w:rsidR="007F0BFD" w:rsidRPr="003E12EF">
          <w:rPr>
            <w:rStyle w:val="Hyperlink"/>
            <w:rFonts w:ascii="Times New Roman" w:hAnsi="Times New Roman" w:cs="Times New Roman"/>
            <w:sz w:val="20"/>
            <w:szCs w:val="20"/>
          </w:rPr>
          <w:t>https://www.presidency.ucsb.edu</w:t>
        </w:r>
      </w:hyperlink>
      <w:r w:rsidR="007F0BFD" w:rsidRPr="003E12EF">
        <w:rPr>
          <w:rFonts w:ascii="Times New Roman" w:hAnsi="Times New Roman" w:cs="Times New Roman"/>
          <w:sz w:val="20"/>
          <w:szCs w:val="20"/>
        </w:rPr>
        <w:t>)</w:t>
      </w:r>
    </w:p>
    <w:p w14:paraId="5826E02B" w14:textId="3188B9A5" w:rsidR="00CA5ABC" w:rsidRDefault="00AA44C2" w:rsidP="00722544">
      <w:pPr>
        <w:spacing w:before="100" w:after="100"/>
        <w:ind w:firstLine="630"/>
        <w:jc w:val="both"/>
        <w:rPr>
          <w:rFonts w:ascii="Times New Roman" w:hAnsi="Times New Roman" w:cs="Times New Roman"/>
        </w:rPr>
      </w:pPr>
      <w:r>
        <w:rPr>
          <w:rFonts w:ascii="Times New Roman" w:hAnsi="Times New Roman" w:cs="Times New Roman"/>
        </w:rPr>
        <w:t>A more in-depth</w:t>
      </w:r>
      <w:r w:rsidR="002027F3">
        <w:rPr>
          <w:rFonts w:ascii="Times New Roman" w:hAnsi="Times New Roman" w:cs="Times New Roman"/>
        </w:rPr>
        <w:t xml:space="preserve"> analysis of these references shows</w:t>
      </w:r>
      <w:r w:rsidR="001708BC">
        <w:rPr>
          <w:rFonts w:ascii="Times New Roman" w:hAnsi="Times New Roman" w:cs="Times New Roman"/>
        </w:rPr>
        <w:t xml:space="preserve"> widespread</w:t>
      </w:r>
      <w:r w:rsidR="002027F3">
        <w:rPr>
          <w:rFonts w:ascii="Times New Roman" w:hAnsi="Times New Roman" w:cs="Times New Roman"/>
        </w:rPr>
        <w:t xml:space="preserve"> </w:t>
      </w:r>
      <w:r w:rsidR="0073514D">
        <w:rPr>
          <w:rFonts w:ascii="Times New Roman" w:hAnsi="Times New Roman" w:cs="Times New Roman"/>
        </w:rPr>
        <w:t>bipartisan</w:t>
      </w:r>
      <w:r w:rsidR="002027F3">
        <w:rPr>
          <w:rFonts w:ascii="Times New Roman" w:hAnsi="Times New Roman" w:cs="Times New Roman"/>
        </w:rPr>
        <w:t xml:space="preserve"> </w:t>
      </w:r>
      <w:r w:rsidR="001E7A0E">
        <w:rPr>
          <w:rFonts w:ascii="Times New Roman" w:hAnsi="Times New Roman" w:cs="Times New Roman"/>
        </w:rPr>
        <w:t xml:space="preserve">support for </w:t>
      </w:r>
      <w:r w:rsidR="009D173F">
        <w:rPr>
          <w:rFonts w:ascii="Times New Roman" w:hAnsi="Times New Roman" w:cs="Times New Roman"/>
        </w:rPr>
        <w:t>strong enforcement</w:t>
      </w:r>
      <w:r w:rsidR="001E7A0E">
        <w:rPr>
          <w:rFonts w:ascii="Times New Roman" w:hAnsi="Times New Roman" w:cs="Times New Roman"/>
        </w:rPr>
        <w:t xml:space="preserve"> while antitrust was salient</w:t>
      </w:r>
      <w:r w:rsidR="009D173F">
        <w:rPr>
          <w:rFonts w:ascii="Times New Roman" w:hAnsi="Times New Roman" w:cs="Times New Roman"/>
        </w:rPr>
        <w:t xml:space="preserve">. For example, in his 1944 State of the Union Address, FDR </w:t>
      </w:r>
      <w:r w:rsidR="006B726B">
        <w:rPr>
          <w:rFonts w:ascii="Times New Roman" w:hAnsi="Times New Roman" w:cs="Times New Roman"/>
        </w:rPr>
        <w:t xml:space="preserve">promoted </w:t>
      </w:r>
      <w:r w:rsidR="009D173F">
        <w:rPr>
          <w:rFonts w:ascii="Times New Roman" w:hAnsi="Times New Roman" w:cs="Times New Roman"/>
        </w:rPr>
        <w:t>“</w:t>
      </w:r>
      <w:ins w:id="287" w:author="Sima Biondi" w:date="2022-01-19T10:06:00Z">
        <w:r w:rsidR="001D1C11">
          <w:rPr>
            <w:rFonts w:ascii="Times New Roman" w:hAnsi="Times New Roman" w:cs="Times New Roman"/>
          </w:rPr>
          <w:t>[t]</w:t>
        </w:r>
      </w:ins>
      <w:del w:id="288" w:author="Sima Biondi" w:date="2022-01-19T10:06:00Z">
        <w:r w:rsidR="009D173F" w:rsidRPr="009D173F" w:rsidDel="001D1C11">
          <w:rPr>
            <w:rFonts w:ascii="Times New Roman" w:hAnsi="Times New Roman" w:cs="Times New Roman"/>
          </w:rPr>
          <w:delText>T</w:delText>
        </w:r>
      </w:del>
      <w:r w:rsidR="009D173F" w:rsidRPr="009D173F">
        <w:rPr>
          <w:rFonts w:ascii="Times New Roman" w:hAnsi="Times New Roman" w:cs="Times New Roman"/>
        </w:rPr>
        <w:t>he right of every businessman, large and small, to trade in an atmosphere of freedom from unfair competition and domination by monopolies at home or abroad</w:t>
      </w:r>
      <w:r w:rsidR="004D2946">
        <w:rPr>
          <w:rFonts w:ascii="Times New Roman" w:hAnsi="Times New Roman" w:cs="Times New Roman"/>
        </w:rPr>
        <w:t>.</w:t>
      </w:r>
      <w:r w:rsidR="009D173F" w:rsidRPr="004D2946">
        <w:rPr>
          <w:rFonts w:ascii="Times New Roman" w:hAnsi="Times New Roman" w:cs="Times New Roman"/>
        </w:rPr>
        <w:t>”</w:t>
      </w:r>
      <w:r w:rsidR="005E546A" w:rsidRPr="006C0632">
        <w:rPr>
          <w:rStyle w:val="FootnoteReference"/>
        </w:rPr>
        <w:footnoteReference w:id="94"/>
      </w:r>
      <w:r w:rsidR="009D173F" w:rsidRPr="004D2946">
        <w:rPr>
          <w:rFonts w:ascii="Times New Roman" w:hAnsi="Times New Roman" w:cs="Times New Roman"/>
        </w:rPr>
        <w:t xml:space="preserve"> </w:t>
      </w:r>
      <w:r w:rsidR="00E93280" w:rsidRPr="004D2946">
        <w:rPr>
          <w:rFonts w:ascii="Times New Roman" w:hAnsi="Times New Roman" w:cs="Times New Roman"/>
        </w:rPr>
        <w:t>I</w:t>
      </w:r>
      <w:r w:rsidR="009D173F" w:rsidRPr="004D2946">
        <w:rPr>
          <w:rFonts w:ascii="Times New Roman" w:hAnsi="Times New Roman" w:cs="Times New Roman"/>
        </w:rPr>
        <w:t>n</w:t>
      </w:r>
      <w:r w:rsidR="009D173F">
        <w:rPr>
          <w:rFonts w:ascii="Times New Roman" w:hAnsi="Times New Roman" w:cs="Times New Roman"/>
        </w:rPr>
        <w:t xml:space="preserve"> his 1948 State of the Union </w:t>
      </w:r>
      <w:r w:rsidR="0026404C">
        <w:rPr>
          <w:rFonts w:ascii="Times New Roman" w:hAnsi="Times New Roman" w:cs="Times New Roman"/>
        </w:rPr>
        <w:t>Address</w:t>
      </w:r>
      <w:r w:rsidR="009D173F">
        <w:rPr>
          <w:rFonts w:ascii="Times New Roman" w:hAnsi="Times New Roman" w:cs="Times New Roman"/>
        </w:rPr>
        <w:t>, President Truman affirmed that “</w:t>
      </w:r>
      <w:r w:rsidR="004D2946">
        <w:rPr>
          <w:rFonts w:ascii="Times New Roman" w:hAnsi="Times New Roman" w:cs="Times New Roman"/>
        </w:rPr>
        <w:t>[c]</w:t>
      </w:r>
      <w:proofErr w:type="spellStart"/>
      <w:r w:rsidR="009D173F" w:rsidRPr="009D173F">
        <w:rPr>
          <w:rFonts w:ascii="Times New Roman" w:hAnsi="Times New Roman" w:cs="Times New Roman"/>
        </w:rPr>
        <w:t>ompetition</w:t>
      </w:r>
      <w:proofErr w:type="spellEnd"/>
      <w:r w:rsidR="009D173F" w:rsidRPr="009D173F">
        <w:rPr>
          <w:rFonts w:ascii="Times New Roman" w:hAnsi="Times New Roman" w:cs="Times New Roman"/>
        </w:rPr>
        <w:t xml:space="preserve"> is seriously limited today in many industries by the concentration of economic power and other elements of monopoly. The appropriation of sufficient funds to permit proper enforcement of the present antitrust laws is essential. Beyond that we should go on to strengthen our legislation to protect competition</w:t>
      </w:r>
      <w:r w:rsidR="004D2946">
        <w:rPr>
          <w:rFonts w:ascii="Times New Roman" w:hAnsi="Times New Roman" w:cs="Times New Roman"/>
        </w:rPr>
        <w:t>.”</w:t>
      </w:r>
      <w:r w:rsidR="005E546A" w:rsidRPr="006C0632">
        <w:rPr>
          <w:rStyle w:val="FootnoteReference"/>
        </w:rPr>
        <w:footnoteReference w:id="95"/>
      </w:r>
      <w:r w:rsidR="005E546A" w:rsidRPr="004D2946">
        <w:rPr>
          <w:rFonts w:ascii="Times New Roman" w:hAnsi="Times New Roman" w:cs="Times New Roman"/>
        </w:rPr>
        <w:t xml:space="preserve"> </w:t>
      </w:r>
      <w:r w:rsidR="00E93280">
        <w:rPr>
          <w:rFonts w:ascii="Times New Roman" w:hAnsi="Times New Roman" w:cs="Times New Roman"/>
        </w:rPr>
        <w:t>I</w:t>
      </w:r>
      <w:r w:rsidR="005E546A">
        <w:rPr>
          <w:rFonts w:ascii="Times New Roman" w:hAnsi="Times New Roman" w:cs="Times New Roman"/>
        </w:rPr>
        <w:t xml:space="preserve">n 1961, President Eisenhower </w:t>
      </w:r>
      <w:r w:rsidR="004D2946">
        <w:rPr>
          <w:rFonts w:ascii="Times New Roman" w:hAnsi="Times New Roman" w:cs="Times New Roman"/>
        </w:rPr>
        <w:t xml:space="preserve">boasted </w:t>
      </w:r>
      <w:r w:rsidR="005E546A">
        <w:rPr>
          <w:rFonts w:ascii="Times New Roman" w:hAnsi="Times New Roman" w:cs="Times New Roman"/>
        </w:rPr>
        <w:t xml:space="preserve">how </w:t>
      </w:r>
      <w:r w:rsidR="004D2946">
        <w:rPr>
          <w:rFonts w:ascii="Times New Roman" w:hAnsi="Times New Roman" w:cs="Times New Roman"/>
        </w:rPr>
        <w:t xml:space="preserve">a </w:t>
      </w:r>
      <w:r w:rsidR="005E546A">
        <w:rPr>
          <w:rFonts w:ascii="Times New Roman" w:hAnsi="Times New Roman" w:cs="Times New Roman"/>
        </w:rPr>
        <w:t>“</w:t>
      </w:r>
      <w:r w:rsidR="005E546A" w:rsidRPr="005E546A">
        <w:rPr>
          <w:rFonts w:ascii="Times New Roman" w:hAnsi="Times New Roman" w:cs="Times New Roman"/>
        </w:rPr>
        <w:t xml:space="preserve">major factor in strengthening our competitive enterprise system, and promoting economic growth, has been the vigorous enforcement of antitrust laws over the last eight years and a continuing effort to reduce artificial restraints on competition </w:t>
      </w:r>
      <w:r w:rsidR="005E546A" w:rsidRPr="005E546A">
        <w:rPr>
          <w:rFonts w:ascii="Times New Roman" w:hAnsi="Times New Roman" w:cs="Times New Roman"/>
        </w:rPr>
        <w:lastRenderedPageBreak/>
        <w:t>and trade and enhance our economic liberties</w:t>
      </w:r>
      <w:r w:rsidR="004D2946">
        <w:rPr>
          <w:rFonts w:ascii="Times New Roman" w:hAnsi="Times New Roman" w:cs="Times New Roman"/>
        </w:rPr>
        <w:t>.</w:t>
      </w:r>
      <w:r w:rsidR="005E546A">
        <w:rPr>
          <w:rFonts w:ascii="Times New Roman" w:hAnsi="Times New Roman" w:cs="Times New Roman"/>
        </w:rPr>
        <w:t>”</w:t>
      </w:r>
      <w:r w:rsidR="00E93280">
        <w:rPr>
          <w:rFonts w:ascii="Times New Roman" w:hAnsi="Times New Roman" w:cs="Times New Roman"/>
        </w:rPr>
        <w:t xml:space="preserve"> </w:t>
      </w:r>
      <w:r w:rsidR="00E93280" w:rsidRPr="006C0632">
        <w:rPr>
          <w:rStyle w:val="FootnoteReference"/>
        </w:rPr>
        <w:footnoteReference w:id="96"/>
      </w:r>
      <w:r w:rsidR="00E86015">
        <w:rPr>
          <w:rFonts w:ascii="Times New Roman" w:hAnsi="Times New Roman" w:cs="Times New Roman"/>
        </w:rPr>
        <w:t xml:space="preserve"> </w:t>
      </w:r>
      <w:r w:rsidR="004D2946">
        <w:rPr>
          <w:rFonts w:ascii="Times New Roman" w:hAnsi="Times New Roman" w:cs="Times New Roman"/>
        </w:rPr>
        <w:t xml:space="preserve">In </w:t>
      </w:r>
      <w:r w:rsidR="00E86015">
        <w:rPr>
          <w:rFonts w:ascii="Times New Roman" w:hAnsi="Times New Roman" w:cs="Times New Roman"/>
        </w:rPr>
        <w:t>1962</w:t>
      </w:r>
      <w:r w:rsidR="007B4917">
        <w:rPr>
          <w:rFonts w:ascii="Times New Roman" w:hAnsi="Times New Roman" w:cs="Times New Roman"/>
        </w:rPr>
        <w:t>, President</w:t>
      </w:r>
      <w:r w:rsidR="00E86015">
        <w:rPr>
          <w:rFonts w:ascii="Times New Roman" w:hAnsi="Times New Roman" w:cs="Times New Roman"/>
        </w:rPr>
        <w:t xml:space="preserve"> Kennedy </w:t>
      </w:r>
      <w:r w:rsidR="007C57C3">
        <w:rPr>
          <w:rFonts w:ascii="Times New Roman" w:hAnsi="Times New Roman" w:cs="Times New Roman"/>
        </w:rPr>
        <w:t xml:space="preserve">stated </w:t>
      </w:r>
      <w:r w:rsidR="00E86015">
        <w:rPr>
          <w:rFonts w:ascii="Times New Roman" w:hAnsi="Times New Roman" w:cs="Times New Roman"/>
        </w:rPr>
        <w:t>that “</w:t>
      </w:r>
      <w:r w:rsidR="00EF0E91">
        <w:rPr>
          <w:rFonts w:ascii="Times New Roman" w:hAnsi="Times New Roman" w:cs="Times New Roman"/>
        </w:rPr>
        <w:t>[t]</w:t>
      </w:r>
      <w:r w:rsidR="00E86015" w:rsidRPr="00E86015">
        <w:rPr>
          <w:rFonts w:ascii="Times New Roman" w:hAnsi="Times New Roman" w:cs="Times New Roman"/>
        </w:rPr>
        <w:t>his administration has helped keep our economy competitive by widening the access of small business to credit and Government contracts, and by stepping up the drive against monopoly, price-fixing, and racketeering</w:t>
      </w:r>
      <w:r w:rsidR="00E93280">
        <w:rPr>
          <w:rFonts w:ascii="Times New Roman" w:hAnsi="Times New Roman" w:cs="Times New Roman"/>
        </w:rPr>
        <w:t>.</w:t>
      </w:r>
      <w:r w:rsidR="00E86015">
        <w:rPr>
          <w:rFonts w:ascii="Times New Roman" w:hAnsi="Times New Roman" w:cs="Times New Roman"/>
        </w:rPr>
        <w:t>”</w:t>
      </w:r>
      <w:r w:rsidR="00E93280" w:rsidRPr="006C0632">
        <w:rPr>
          <w:rStyle w:val="FootnoteReference"/>
        </w:rPr>
        <w:footnoteReference w:id="97"/>
      </w:r>
      <w:r w:rsidR="00E85B13">
        <w:rPr>
          <w:rFonts w:ascii="Times New Roman" w:hAnsi="Times New Roman" w:cs="Times New Roman"/>
        </w:rPr>
        <w:t xml:space="preserve"> </w:t>
      </w:r>
      <w:r w:rsidR="00560BD9">
        <w:rPr>
          <w:rFonts w:ascii="Times New Roman" w:hAnsi="Times New Roman" w:cs="Times New Roman"/>
        </w:rPr>
        <w:t xml:space="preserve">In 1976, </w:t>
      </w:r>
      <w:r w:rsidR="00C034BB">
        <w:rPr>
          <w:rFonts w:ascii="Times New Roman" w:hAnsi="Times New Roman" w:cs="Times New Roman"/>
        </w:rPr>
        <w:t xml:space="preserve">President </w:t>
      </w:r>
      <w:r w:rsidR="00560BD9">
        <w:rPr>
          <w:rFonts w:ascii="Times New Roman" w:hAnsi="Times New Roman" w:cs="Times New Roman"/>
        </w:rPr>
        <w:t xml:space="preserve">Ford would stress the need to foster competition and </w:t>
      </w:r>
      <w:r w:rsidR="00E27F31">
        <w:rPr>
          <w:rFonts w:ascii="Times New Roman" w:hAnsi="Times New Roman" w:cs="Times New Roman"/>
        </w:rPr>
        <w:t xml:space="preserve">lower </w:t>
      </w:r>
      <w:r w:rsidR="00560BD9">
        <w:rPr>
          <w:rFonts w:ascii="Times New Roman" w:hAnsi="Times New Roman" w:cs="Times New Roman"/>
        </w:rPr>
        <w:t xml:space="preserve">prices in sectors such as airlines, trucking, railroad and financial institutions, </w:t>
      </w:r>
      <w:r w:rsidR="00766E9C">
        <w:rPr>
          <w:rFonts w:ascii="Times New Roman" w:hAnsi="Times New Roman" w:cs="Times New Roman"/>
        </w:rPr>
        <w:t xml:space="preserve">affirming </w:t>
      </w:r>
      <w:r w:rsidR="00560BD9">
        <w:rPr>
          <w:rFonts w:ascii="Times New Roman" w:hAnsi="Times New Roman" w:cs="Times New Roman"/>
        </w:rPr>
        <w:t>that “</w:t>
      </w:r>
      <w:r w:rsidR="00EF0E91">
        <w:rPr>
          <w:rFonts w:ascii="Times New Roman" w:hAnsi="Times New Roman" w:cs="Times New Roman"/>
        </w:rPr>
        <w:t>[t]</w:t>
      </w:r>
      <w:r w:rsidR="00560BD9" w:rsidRPr="00560BD9">
        <w:rPr>
          <w:rFonts w:ascii="Times New Roman" w:hAnsi="Times New Roman" w:cs="Times New Roman"/>
        </w:rPr>
        <w:t xml:space="preserve">his administration, in addition, will strictly enforce the Federal antitrust laws for the very same </w:t>
      </w:r>
      <w:r w:rsidR="00560BD9" w:rsidRPr="00EF0E91">
        <w:rPr>
          <w:rFonts w:ascii="Times New Roman" w:hAnsi="Times New Roman" w:cs="Times New Roman"/>
        </w:rPr>
        <w:t>purposes.”</w:t>
      </w:r>
      <w:r w:rsidR="00560BD9" w:rsidRPr="006C0632">
        <w:rPr>
          <w:rStyle w:val="FootnoteReference"/>
        </w:rPr>
        <w:footnoteReference w:id="98"/>
      </w:r>
      <w:r w:rsidR="003757A4" w:rsidRPr="00EF0E91">
        <w:rPr>
          <w:rFonts w:ascii="Times New Roman" w:hAnsi="Times New Roman" w:cs="Times New Roman"/>
        </w:rPr>
        <w:t xml:space="preserve"> Finally</w:t>
      </w:r>
      <w:r w:rsidR="003757A4">
        <w:rPr>
          <w:rFonts w:ascii="Times New Roman" w:hAnsi="Times New Roman" w:cs="Times New Roman"/>
        </w:rPr>
        <w:t xml:space="preserve">, </w:t>
      </w:r>
      <w:r w:rsidR="00AF3E10">
        <w:rPr>
          <w:rFonts w:ascii="Times New Roman" w:hAnsi="Times New Roman" w:cs="Times New Roman"/>
        </w:rPr>
        <w:t xml:space="preserve">President </w:t>
      </w:r>
      <w:r w:rsidR="00E85B13">
        <w:rPr>
          <w:rFonts w:ascii="Times New Roman" w:hAnsi="Times New Roman" w:cs="Times New Roman"/>
        </w:rPr>
        <w:t xml:space="preserve">Carter, </w:t>
      </w:r>
      <w:r w:rsidR="00560BD9">
        <w:rPr>
          <w:rFonts w:ascii="Times New Roman" w:hAnsi="Times New Roman" w:cs="Times New Roman"/>
        </w:rPr>
        <w:t>already responding to changes in Supreme Court doctrine starting to weaken enforcement, would affirm in 1978 that “</w:t>
      </w:r>
      <w:r w:rsidR="00EF0E91">
        <w:rPr>
          <w:rFonts w:ascii="Times New Roman" w:hAnsi="Times New Roman" w:cs="Times New Roman"/>
        </w:rPr>
        <w:t>[o]</w:t>
      </w:r>
      <w:proofErr w:type="spellStart"/>
      <w:r w:rsidR="00560BD9" w:rsidRPr="00560BD9">
        <w:rPr>
          <w:rFonts w:ascii="Times New Roman" w:hAnsi="Times New Roman" w:cs="Times New Roman"/>
        </w:rPr>
        <w:t>ur</w:t>
      </w:r>
      <w:proofErr w:type="spellEnd"/>
      <w:r w:rsidR="00560BD9" w:rsidRPr="00560BD9">
        <w:rPr>
          <w:rFonts w:ascii="Times New Roman" w:hAnsi="Times New Roman" w:cs="Times New Roman"/>
        </w:rPr>
        <w:t xml:space="preserve"> Nation's anti-trust laws must be vigorously enforced</w:t>
      </w:r>
      <w:r w:rsidR="00560BD9" w:rsidRPr="00EF0E91">
        <w:rPr>
          <w:rFonts w:ascii="Times New Roman" w:hAnsi="Times New Roman" w:cs="Times New Roman"/>
        </w:rPr>
        <w:t>”,</w:t>
      </w:r>
      <w:r w:rsidR="00560BD9" w:rsidRPr="006C0632">
        <w:rPr>
          <w:rStyle w:val="FootnoteReference"/>
        </w:rPr>
        <w:footnoteReference w:id="99"/>
      </w:r>
      <w:r w:rsidR="00560BD9" w:rsidRPr="00EF0E91">
        <w:rPr>
          <w:rFonts w:ascii="Times New Roman" w:hAnsi="Times New Roman" w:cs="Times New Roman"/>
        </w:rPr>
        <w:t xml:space="preserve"> </w:t>
      </w:r>
      <w:r w:rsidR="00560BD9">
        <w:rPr>
          <w:rFonts w:ascii="Times New Roman" w:hAnsi="Times New Roman" w:cs="Times New Roman"/>
        </w:rPr>
        <w:t xml:space="preserve">and again in 1979 </w:t>
      </w:r>
      <w:r w:rsidR="000B3AB5">
        <w:rPr>
          <w:rFonts w:ascii="Times New Roman" w:hAnsi="Times New Roman" w:cs="Times New Roman"/>
        </w:rPr>
        <w:t xml:space="preserve">that </w:t>
      </w:r>
      <w:r w:rsidR="00560BD9">
        <w:rPr>
          <w:rFonts w:ascii="Times New Roman" w:hAnsi="Times New Roman" w:cs="Times New Roman"/>
        </w:rPr>
        <w:t>“</w:t>
      </w:r>
      <w:r w:rsidR="00EF0E91">
        <w:rPr>
          <w:rFonts w:ascii="Times New Roman" w:hAnsi="Times New Roman" w:cs="Times New Roman"/>
        </w:rPr>
        <w:t>[f]</w:t>
      </w:r>
      <w:proofErr w:type="spellStart"/>
      <w:r w:rsidR="00560BD9" w:rsidRPr="00560BD9">
        <w:rPr>
          <w:rFonts w:ascii="Times New Roman" w:hAnsi="Times New Roman" w:cs="Times New Roman"/>
        </w:rPr>
        <w:t>ree</w:t>
      </w:r>
      <w:proofErr w:type="spellEnd"/>
      <w:r w:rsidR="00560BD9" w:rsidRPr="00560BD9">
        <w:rPr>
          <w:rFonts w:ascii="Times New Roman" w:hAnsi="Times New Roman" w:cs="Times New Roman"/>
        </w:rPr>
        <w:t xml:space="preserve"> enterprise and competition, protected by the antitrust laws, are the central organizing principles of our economic system. </w:t>
      </w:r>
      <w:r w:rsidR="00560BD9">
        <w:rPr>
          <w:rFonts w:ascii="Times New Roman" w:hAnsi="Times New Roman" w:cs="Times New Roman"/>
        </w:rPr>
        <w:t xml:space="preserve">(…) </w:t>
      </w:r>
      <w:r w:rsidR="00560BD9" w:rsidRPr="00560BD9">
        <w:rPr>
          <w:rFonts w:ascii="Times New Roman" w:hAnsi="Times New Roman" w:cs="Times New Roman"/>
        </w:rPr>
        <w:t xml:space="preserve">These </w:t>
      </w:r>
      <w:r w:rsidR="00560BD9">
        <w:rPr>
          <w:rFonts w:ascii="Times New Roman" w:hAnsi="Times New Roman" w:cs="Times New Roman"/>
        </w:rPr>
        <w:t xml:space="preserve">[historical] </w:t>
      </w:r>
      <w:r w:rsidR="00560BD9" w:rsidRPr="00560BD9">
        <w:rPr>
          <w:rFonts w:ascii="Times New Roman" w:hAnsi="Times New Roman" w:cs="Times New Roman"/>
        </w:rPr>
        <w:t>fines and sentences</w:t>
      </w:r>
      <w:r w:rsidR="009B7EC8">
        <w:rPr>
          <w:rFonts w:ascii="Times New Roman" w:hAnsi="Times New Roman" w:cs="Times New Roman"/>
        </w:rPr>
        <w:t xml:space="preserve"> [of the past year]</w:t>
      </w:r>
      <w:r w:rsidR="00560BD9" w:rsidRPr="00560BD9">
        <w:rPr>
          <w:rFonts w:ascii="Times New Roman" w:hAnsi="Times New Roman" w:cs="Times New Roman"/>
        </w:rPr>
        <w:t xml:space="preserve"> are significantly larger than in past years, and are consistent with my strong commitment to vigorous antitrust enforcement.</w:t>
      </w:r>
      <w:r w:rsidR="00560BD9">
        <w:rPr>
          <w:rFonts w:ascii="Times New Roman" w:hAnsi="Times New Roman" w:cs="Times New Roman"/>
        </w:rPr>
        <w:t xml:space="preserve"> (…) </w:t>
      </w:r>
      <w:r w:rsidR="00560BD9" w:rsidRPr="00560BD9">
        <w:rPr>
          <w:rFonts w:ascii="Times New Roman" w:hAnsi="Times New Roman" w:cs="Times New Roman"/>
        </w:rPr>
        <w:t>Under the Supreme Court's decision in the Illinois Brick Case only direct purchasers may recover, even though they may have passed on the injury to consumers, who are prevented from suing. This decision undercuts state and private enforcement of the antitrust laws, reduces their deterrent effect, may contribute to higher prices, and often allows the violator to keep his gain at the expense of the injured consumer</w:t>
      </w:r>
      <w:r w:rsidR="00560BD9" w:rsidRPr="00EF0E91">
        <w:rPr>
          <w:rFonts w:ascii="Times New Roman" w:hAnsi="Times New Roman" w:cs="Times New Roman"/>
        </w:rPr>
        <w:t>.”</w:t>
      </w:r>
      <w:r w:rsidR="00560BD9" w:rsidRPr="006C0632">
        <w:rPr>
          <w:rStyle w:val="FootnoteReference"/>
        </w:rPr>
        <w:footnoteReference w:id="100"/>
      </w:r>
    </w:p>
    <w:p w14:paraId="62619625" w14:textId="6EDEEB34" w:rsidR="00A321EE" w:rsidRDefault="00D06ABD">
      <w:pPr>
        <w:spacing w:before="100" w:after="100"/>
        <w:ind w:firstLine="630"/>
        <w:jc w:val="both"/>
        <w:rPr>
          <w:rFonts w:ascii="Times New Roman" w:hAnsi="Times New Roman" w:cs="Times New Roman"/>
        </w:rPr>
      </w:pPr>
      <w:r>
        <w:rPr>
          <w:rFonts w:ascii="Times New Roman" w:hAnsi="Times New Roman" w:cs="Times New Roman"/>
        </w:rPr>
        <w:t>Accordingly, there is no evidence that</w:t>
      </w:r>
      <w:r w:rsidR="00CA5ABC">
        <w:rPr>
          <w:rFonts w:ascii="Times New Roman" w:hAnsi="Times New Roman" w:cs="Times New Roman"/>
        </w:rPr>
        <w:t xml:space="preserve"> the </w:t>
      </w:r>
      <w:r>
        <w:rPr>
          <w:rFonts w:ascii="Times New Roman" w:hAnsi="Times New Roman" w:cs="Times New Roman"/>
        </w:rPr>
        <w:t>decline in the enforcement of antitrust law, starting in the 1970s was the result of public opinion, public debate, or democratic politics. That decline would take place in the absence of public support.</w:t>
      </w:r>
    </w:p>
    <w:p w14:paraId="42F03F8C" w14:textId="78F20CDE" w:rsidR="009D01A6" w:rsidRDefault="009D01A6" w:rsidP="00C7664F">
      <w:pPr>
        <w:pStyle w:val="Heading3"/>
        <w:spacing w:before="240" w:after="240"/>
        <w:rPr>
          <w:rFonts w:ascii="Times New Roman" w:hAnsi="Times New Roman" w:cs="Times New Roman"/>
        </w:rPr>
      </w:pPr>
      <w:r w:rsidRPr="004A094F">
        <w:rPr>
          <w:rFonts w:ascii="Times New Roman" w:hAnsi="Times New Roman" w:cs="Times New Roman"/>
        </w:rPr>
        <w:t>Part III.A.</w:t>
      </w:r>
      <w:r w:rsidR="00C7664F">
        <w:rPr>
          <w:rFonts w:ascii="Times New Roman" w:hAnsi="Times New Roman" w:cs="Times New Roman"/>
        </w:rPr>
        <w:t>3</w:t>
      </w:r>
      <w:r w:rsidRPr="004A094F">
        <w:rPr>
          <w:rFonts w:ascii="Times New Roman" w:hAnsi="Times New Roman" w:cs="Times New Roman"/>
        </w:rPr>
        <w:t xml:space="preserve"> </w:t>
      </w:r>
      <w:r w:rsidR="00783BB9">
        <w:rPr>
          <w:rFonts w:ascii="Times New Roman" w:hAnsi="Times New Roman" w:cs="Times New Roman"/>
        </w:rPr>
        <w:t>Party</w:t>
      </w:r>
      <w:r>
        <w:rPr>
          <w:rFonts w:ascii="Times New Roman" w:hAnsi="Times New Roman" w:cs="Times New Roman"/>
        </w:rPr>
        <w:t xml:space="preserve"> Platforms  </w:t>
      </w:r>
    </w:p>
    <w:p w14:paraId="5C67C361" w14:textId="193EA6C6" w:rsidR="000E5B25" w:rsidRDefault="0056522C" w:rsidP="00722544">
      <w:pPr>
        <w:spacing w:before="100" w:after="100"/>
        <w:ind w:firstLine="630"/>
        <w:jc w:val="both"/>
        <w:rPr>
          <w:rFonts w:ascii="Times New Roman" w:hAnsi="Times New Roman" w:cs="Times New Roman"/>
        </w:rPr>
      </w:pPr>
      <w:r>
        <w:rPr>
          <w:rFonts w:ascii="Times New Roman" w:hAnsi="Times New Roman" w:cs="Times New Roman"/>
        </w:rPr>
        <w:t xml:space="preserve">Not all </w:t>
      </w:r>
      <w:r w:rsidR="00783BB9">
        <w:rPr>
          <w:rFonts w:ascii="Times New Roman" w:hAnsi="Times New Roman" w:cs="Times New Roman"/>
        </w:rPr>
        <w:t>p</w:t>
      </w:r>
      <w:r>
        <w:rPr>
          <w:rFonts w:ascii="Times New Roman" w:hAnsi="Times New Roman" w:cs="Times New Roman"/>
        </w:rPr>
        <w:t xml:space="preserve">residential </w:t>
      </w:r>
      <w:r w:rsidR="001B5BB7">
        <w:rPr>
          <w:rFonts w:ascii="Times New Roman" w:hAnsi="Times New Roman" w:cs="Times New Roman"/>
        </w:rPr>
        <w:t xml:space="preserve">priorities </w:t>
      </w:r>
      <w:r w:rsidR="00D06ABD">
        <w:rPr>
          <w:rFonts w:ascii="Times New Roman" w:hAnsi="Times New Roman" w:cs="Times New Roman"/>
        </w:rPr>
        <w:t>are included</w:t>
      </w:r>
      <w:r>
        <w:rPr>
          <w:rFonts w:ascii="Times New Roman" w:hAnsi="Times New Roman" w:cs="Times New Roman"/>
        </w:rPr>
        <w:t xml:space="preserve"> in </w:t>
      </w:r>
      <w:r w:rsidR="0073514D">
        <w:rPr>
          <w:rFonts w:ascii="Times New Roman" w:hAnsi="Times New Roman" w:cs="Times New Roman"/>
        </w:rPr>
        <w:t xml:space="preserve">inaugural and </w:t>
      </w:r>
      <w:r w:rsidR="00EF0E91">
        <w:rPr>
          <w:rFonts w:ascii="Times New Roman" w:hAnsi="Times New Roman" w:cs="Times New Roman"/>
        </w:rPr>
        <w:t>S</w:t>
      </w:r>
      <w:r w:rsidR="0073514D">
        <w:rPr>
          <w:rFonts w:ascii="Times New Roman" w:hAnsi="Times New Roman" w:cs="Times New Roman"/>
        </w:rPr>
        <w:t xml:space="preserve">tate of the </w:t>
      </w:r>
      <w:r w:rsidR="00EF0E91">
        <w:rPr>
          <w:rFonts w:ascii="Times New Roman" w:hAnsi="Times New Roman" w:cs="Times New Roman"/>
        </w:rPr>
        <w:t>U</w:t>
      </w:r>
      <w:r w:rsidR="0073514D">
        <w:rPr>
          <w:rFonts w:ascii="Times New Roman" w:hAnsi="Times New Roman" w:cs="Times New Roman"/>
        </w:rPr>
        <w:t>nion speeches</w:t>
      </w:r>
      <w:r>
        <w:rPr>
          <w:rFonts w:ascii="Times New Roman" w:hAnsi="Times New Roman" w:cs="Times New Roman"/>
        </w:rPr>
        <w:t xml:space="preserve">. </w:t>
      </w:r>
      <w:r w:rsidR="00D06ABD">
        <w:rPr>
          <w:rFonts w:ascii="Times New Roman" w:hAnsi="Times New Roman" w:cs="Times New Roman"/>
        </w:rPr>
        <w:t>Presidential priorities may also be placed</w:t>
      </w:r>
      <w:r w:rsidR="00D254AA">
        <w:rPr>
          <w:rFonts w:ascii="Times New Roman" w:hAnsi="Times New Roman" w:cs="Times New Roman"/>
        </w:rPr>
        <w:t xml:space="preserve"> </w:t>
      </w:r>
      <w:r>
        <w:rPr>
          <w:rFonts w:ascii="Times New Roman" w:hAnsi="Times New Roman" w:cs="Times New Roman"/>
        </w:rPr>
        <w:t xml:space="preserve">in the </w:t>
      </w:r>
      <w:r w:rsidR="00AF3677">
        <w:rPr>
          <w:rFonts w:ascii="Times New Roman" w:hAnsi="Times New Roman" w:cs="Times New Roman"/>
        </w:rPr>
        <w:t xml:space="preserve">pre-election </w:t>
      </w:r>
      <w:r w:rsidR="0073514D">
        <w:rPr>
          <w:rFonts w:ascii="Times New Roman" w:hAnsi="Times New Roman" w:cs="Times New Roman"/>
        </w:rPr>
        <w:t>party platforms</w:t>
      </w:r>
      <w:del w:id="289" w:author="Sima Biondi" w:date="2022-01-19T10:06:00Z">
        <w:r w:rsidR="0073514D" w:rsidDel="001D1C11">
          <w:rPr>
            <w:rFonts w:ascii="Times New Roman" w:hAnsi="Times New Roman" w:cs="Times New Roman"/>
          </w:rPr>
          <w:delText xml:space="preserve"> </w:delText>
        </w:r>
      </w:del>
      <w:ins w:id="290" w:author="Sima Biondi" w:date="2022-01-19T10:06:00Z">
        <w:r w:rsidR="001D1C11">
          <w:rPr>
            <w:rFonts w:ascii="Times New Roman" w:hAnsi="Times New Roman" w:cs="Times New Roman"/>
          </w:rPr>
          <w:t>[]</w:t>
        </w:r>
      </w:ins>
      <w:del w:id="291" w:author="Sima Biondi" w:date="2022-01-19T10:06:00Z">
        <w:r w:rsidR="0073514D" w:rsidDel="001D1C11">
          <w:rPr>
            <w:rFonts w:ascii="Times New Roman" w:hAnsi="Times New Roman" w:cs="Times New Roman"/>
          </w:rPr>
          <w:delText>and in presidential executive orders and proclamations</w:delText>
        </w:r>
      </w:del>
      <w:r>
        <w:rPr>
          <w:rFonts w:ascii="Times New Roman" w:hAnsi="Times New Roman" w:cs="Times New Roman"/>
        </w:rPr>
        <w:t xml:space="preserve">. </w:t>
      </w:r>
      <w:r w:rsidR="00D06ABD">
        <w:rPr>
          <w:rFonts w:ascii="Times New Roman" w:hAnsi="Times New Roman" w:cs="Times New Roman"/>
        </w:rPr>
        <w:t>These documents reinforce our findings for presidential speeches:</w:t>
      </w:r>
      <w:r w:rsidR="00096F58">
        <w:rPr>
          <w:rFonts w:ascii="Times New Roman" w:hAnsi="Times New Roman" w:cs="Times New Roman"/>
        </w:rPr>
        <w:t xml:space="preserve"> </w:t>
      </w:r>
      <w:r w:rsidR="00657A1F">
        <w:rPr>
          <w:rFonts w:ascii="Times New Roman" w:hAnsi="Times New Roman" w:cs="Times New Roman"/>
        </w:rPr>
        <w:t xml:space="preserve">antitrust enforcement was </w:t>
      </w:r>
      <w:r w:rsidR="0073514D">
        <w:rPr>
          <w:rFonts w:ascii="Times New Roman" w:hAnsi="Times New Roman" w:cs="Times New Roman"/>
        </w:rPr>
        <w:t>salient</w:t>
      </w:r>
      <w:r w:rsidR="00657A1F">
        <w:rPr>
          <w:rFonts w:ascii="Times New Roman" w:hAnsi="Times New Roman" w:cs="Times New Roman"/>
        </w:rPr>
        <w:t xml:space="preserve"> until the Carter Administration, </w:t>
      </w:r>
      <w:r w:rsidR="00096F58">
        <w:rPr>
          <w:rFonts w:ascii="Times New Roman" w:hAnsi="Times New Roman" w:cs="Times New Roman"/>
        </w:rPr>
        <w:t xml:space="preserve">but </w:t>
      </w:r>
      <w:r w:rsidR="00657A1F">
        <w:rPr>
          <w:rFonts w:ascii="Times New Roman" w:hAnsi="Times New Roman" w:cs="Times New Roman"/>
        </w:rPr>
        <w:t>almost disappears afterward</w:t>
      </w:r>
      <w:r w:rsidR="00657A1F" w:rsidRPr="00EF0E91">
        <w:rPr>
          <w:rFonts w:ascii="Times New Roman" w:hAnsi="Times New Roman" w:cs="Times New Roman"/>
        </w:rPr>
        <w:t>.</w:t>
      </w:r>
      <w:r w:rsidR="00657A1F" w:rsidRPr="006C0632">
        <w:rPr>
          <w:rStyle w:val="FootnoteReference"/>
        </w:rPr>
        <w:footnoteReference w:id="101"/>
      </w:r>
      <w:r w:rsidR="00657A1F" w:rsidRPr="00EF0E91">
        <w:rPr>
          <w:rFonts w:ascii="Times New Roman" w:hAnsi="Times New Roman" w:cs="Times New Roman"/>
        </w:rPr>
        <w:t xml:space="preserve"> </w:t>
      </w:r>
      <w:r w:rsidR="00D06ABD">
        <w:rPr>
          <w:rFonts w:ascii="Times New Roman" w:hAnsi="Times New Roman" w:cs="Times New Roman"/>
        </w:rPr>
        <w:t>From FDR</w:t>
      </w:r>
      <w:r w:rsidR="005D65D6">
        <w:rPr>
          <w:rFonts w:ascii="Times New Roman" w:hAnsi="Times New Roman" w:cs="Times New Roman"/>
        </w:rPr>
        <w:t xml:space="preserve"> until Carter, the winning platform mentioned antitrust and monopoly an average of 3.7 times; after 1980, this number falls to an average 0.8 mentions</w:t>
      </w:r>
      <w:r w:rsidR="00E93280">
        <w:rPr>
          <w:rFonts w:ascii="Times New Roman" w:hAnsi="Times New Roman" w:cs="Times New Roman"/>
        </w:rPr>
        <w:t>.</w:t>
      </w:r>
      <w:r w:rsidR="00D06ABD">
        <w:rPr>
          <w:rFonts w:ascii="Times New Roman" w:hAnsi="Times New Roman" w:cs="Times New Roman"/>
        </w:rPr>
        <w:t xml:space="preserve"> In all cases except two (discussed below), the reference to antitrust was positive, that is, pro-enforcement.</w:t>
      </w:r>
    </w:p>
    <w:p w14:paraId="02E40D09" w14:textId="44B77C5C" w:rsidR="00133F8E" w:rsidRDefault="00133F8E" w:rsidP="009330D0">
      <w:pPr>
        <w:spacing w:before="360" w:after="100"/>
        <w:jc w:val="center"/>
        <w:rPr>
          <w:rFonts w:ascii="Times New Roman" w:hAnsi="Times New Roman" w:cs="Times New Roman"/>
        </w:rPr>
      </w:pPr>
      <w:r>
        <w:rPr>
          <w:rFonts w:ascii="Times New Roman" w:hAnsi="Times New Roman" w:cs="Times New Roman"/>
        </w:rPr>
        <w:t xml:space="preserve">Figure II: </w:t>
      </w:r>
      <w:r w:rsidRPr="00133F8E">
        <w:rPr>
          <w:rFonts w:ascii="Times New Roman" w:hAnsi="Times New Roman" w:cs="Times New Roman"/>
        </w:rPr>
        <w:t xml:space="preserve">References to </w:t>
      </w:r>
      <w:ins w:id="292" w:author="Sima Biondi" w:date="2022-01-19T10:49:00Z">
        <w:r w:rsidR="00222E83">
          <w:rPr>
            <w:rFonts w:ascii="Times New Roman" w:hAnsi="Times New Roman" w:cs="Times New Roman"/>
          </w:rPr>
          <w:t>m</w:t>
        </w:r>
      </w:ins>
      <w:del w:id="293" w:author="Sima Biondi" w:date="2022-01-19T10:49:00Z">
        <w:r w:rsidRPr="00133F8E" w:rsidDel="00222E83">
          <w:rPr>
            <w:rFonts w:ascii="Times New Roman" w:hAnsi="Times New Roman" w:cs="Times New Roman"/>
          </w:rPr>
          <w:delText>M</w:delText>
        </w:r>
      </w:del>
      <w:r w:rsidRPr="00133F8E">
        <w:rPr>
          <w:rFonts w:ascii="Times New Roman" w:hAnsi="Times New Roman" w:cs="Times New Roman"/>
        </w:rPr>
        <w:t>onopoly</w:t>
      </w:r>
      <w:r w:rsidR="009330D0">
        <w:rPr>
          <w:rFonts w:ascii="Times New Roman" w:hAnsi="Times New Roman" w:cs="Times New Roman"/>
        </w:rPr>
        <w:t xml:space="preserve"> and </w:t>
      </w:r>
      <w:ins w:id="294" w:author="Sima Biondi" w:date="2022-01-19T10:49:00Z">
        <w:r w:rsidR="00222E83">
          <w:rPr>
            <w:rFonts w:ascii="Times New Roman" w:hAnsi="Times New Roman" w:cs="Times New Roman"/>
          </w:rPr>
          <w:t>a</w:t>
        </w:r>
      </w:ins>
      <w:del w:id="295" w:author="Sima Biondi" w:date="2022-01-19T10:49:00Z">
        <w:r w:rsidRPr="00133F8E" w:rsidDel="00222E83">
          <w:rPr>
            <w:rFonts w:ascii="Times New Roman" w:hAnsi="Times New Roman" w:cs="Times New Roman"/>
          </w:rPr>
          <w:delText>A</w:delText>
        </w:r>
      </w:del>
      <w:r w:rsidRPr="00133F8E">
        <w:rPr>
          <w:rFonts w:ascii="Times New Roman" w:hAnsi="Times New Roman" w:cs="Times New Roman"/>
        </w:rPr>
        <w:t xml:space="preserve">ntitrust - </w:t>
      </w:r>
      <w:ins w:id="296" w:author="Sima Biondi" w:date="2022-01-19T10:49:00Z">
        <w:r w:rsidR="00222E83">
          <w:rPr>
            <w:rFonts w:ascii="Times New Roman" w:hAnsi="Times New Roman" w:cs="Times New Roman"/>
          </w:rPr>
          <w:t>p</w:t>
        </w:r>
      </w:ins>
      <w:del w:id="297" w:author="Sima Biondi" w:date="2022-01-19T10:49:00Z">
        <w:r w:rsidRPr="00133F8E" w:rsidDel="00222E83">
          <w:rPr>
            <w:rFonts w:ascii="Times New Roman" w:hAnsi="Times New Roman" w:cs="Times New Roman"/>
          </w:rPr>
          <w:delText>P</w:delText>
        </w:r>
      </w:del>
      <w:r w:rsidRPr="00133F8E">
        <w:rPr>
          <w:rFonts w:ascii="Times New Roman" w:hAnsi="Times New Roman" w:cs="Times New Roman"/>
        </w:rPr>
        <w:t xml:space="preserve">arty </w:t>
      </w:r>
      <w:ins w:id="298" w:author="Sima Biondi" w:date="2022-01-19T10:49:00Z">
        <w:r w:rsidR="00222E83">
          <w:rPr>
            <w:rFonts w:ascii="Times New Roman" w:hAnsi="Times New Roman" w:cs="Times New Roman"/>
          </w:rPr>
          <w:t>p</w:t>
        </w:r>
      </w:ins>
      <w:del w:id="299" w:author="Sima Biondi" w:date="2022-01-19T10:49:00Z">
        <w:r w:rsidRPr="00133F8E" w:rsidDel="00222E83">
          <w:rPr>
            <w:rFonts w:ascii="Times New Roman" w:hAnsi="Times New Roman" w:cs="Times New Roman"/>
          </w:rPr>
          <w:delText>P</w:delText>
        </w:r>
      </w:del>
      <w:r w:rsidRPr="00133F8E">
        <w:rPr>
          <w:rFonts w:ascii="Times New Roman" w:hAnsi="Times New Roman" w:cs="Times New Roman"/>
        </w:rPr>
        <w:t xml:space="preserve">latforms per </w:t>
      </w:r>
      <w:ins w:id="300" w:author="Sima Biondi" w:date="2022-01-19T10:49:00Z">
        <w:r w:rsidR="00222E83">
          <w:rPr>
            <w:rFonts w:ascii="Times New Roman" w:hAnsi="Times New Roman" w:cs="Times New Roman"/>
          </w:rPr>
          <w:t>e</w:t>
        </w:r>
      </w:ins>
      <w:del w:id="301" w:author="Sima Biondi" w:date="2022-01-19T10:49:00Z">
        <w:r w:rsidRPr="00133F8E" w:rsidDel="00222E83">
          <w:rPr>
            <w:rFonts w:ascii="Times New Roman" w:hAnsi="Times New Roman" w:cs="Times New Roman"/>
          </w:rPr>
          <w:delText>E</w:delText>
        </w:r>
      </w:del>
      <w:r w:rsidRPr="00133F8E">
        <w:rPr>
          <w:rFonts w:ascii="Times New Roman" w:hAnsi="Times New Roman" w:cs="Times New Roman"/>
        </w:rPr>
        <w:t>lection (1932-today)</w:t>
      </w:r>
    </w:p>
    <w:p w14:paraId="1300BABB" w14:textId="5BD3795A" w:rsidR="00657A1F" w:rsidRDefault="00773959" w:rsidP="005D6FB9">
      <w:pPr>
        <w:spacing w:before="480" w:after="100"/>
        <w:ind w:left="-180" w:right="-180"/>
        <w:jc w:val="both"/>
        <w:rPr>
          <w:rFonts w:ascii="Times New Roman" w:hAnsi="Times New Roman" w:cs="Times New Roman"/>
        </w:rPr>
      </w:pPr>
      <w:r>
        <w:rPr>
          <w:noProof/>
        </w:rPr>
        <w:lastRenderedPageBreak/>
        <w:drawing>
          <wp:inline distT="0" distB="0" distL="0" distR="0" wp14:anchorId="68BD5FD3" wp14:editId="3A30B361">
            <wp:extent cx="6463862" cy="2893695"/>
            <wp:effectExtent l="0" t="0" r="13335" b="14605"/>
            <wp:docPr id="4" name="Chart 4">
              <a:extLst xmlns:a="http://schemas.openxmlformats.org/drawingml/2006/main">
                <a:ext uri="{FF2B5EF4-FFF2-40B4-BE49-F238E27FC236}">
                  <a16:creationId xmlns:a16="http://schemas.microsoft.com/office/drawing/2014/main" id="{92BCE6E7-E614-3A46-8B15-5708BA1BAC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A66610D" w14:textId="7A97F9C0" w:rsidR="0058458D" w:rsidRDefault="00B8746C" w:rsidP="00F905CB">
      <w:pPr>
        <w:spacing w:before="100" w:after="360"/>
        <w:ind w:left="720" w:right="-180"/>
        <w:jc w:val="both"/>
        <w:rPr>
          <w:rFonts w:ascii="Times New Roman" w:hAnsi="Times New Roman" w:cs="Times New Roman"/>
        </w:rPr>
      </w:pPr>
      <w:r>
        <w:rPr>
          <w:rFonts w:ascii="Times New Roman" w:hAnsi="Times New Roman" w:cs="Times New Roman"/>
          <w:b/>
          <w:bCs/>
          <w:sz w:val="20"/>
          <w:szCs w:val="20"/>
        </w:rPr>
        <w:t xml:space="preserve">Note: </w:t>
      </w:r>
      <w:r w:rsidRPr="00B1722A">
        <w:rPr>
          <w:rFonts w:ascii="Times New Roman" w:hAnsi="Times New Roman" w:cs="Times New Roman"/>
          <w:sz w:val="20"/>
          <w:szCs w:val="20"/>
        </w:rPr>
        <w:t>B</w:t>
      </w:r>
      <w:r w:rsidR="00447442">
        <w:rPr>
          <w:rFonts w:ascii="Times New Roman" w:hAnsi="Times New Roman" w:cs="Times New Roman"/>
          <w:sz w:val="20"/>
          <w:szCs w:val="20"/>
        </w:rPr>
        <w:t xml:space="preserve">ased on data from </w:t>
      </w:r>
      <w:r w:rsidR="0076091F">
        <w:rPr>
          <w:rFonts w:ascii="Times New Roman" w:hAnsi="Times New Roman" w:cs="Times New Roman"/>
          <w:sz w:val="20"/>
          <w:szCs w:val="20"/>
        </w:rPr>
        <w:t>Presidential Party Platforms</w:t>
      </w:r>
      <w:r w:rsidR="0076091F" w:rsidRPr="003E12EF">
        <w:rPr>
          <w:rFonts w:ascii="Times New Roman" w:hAnsi="Times New Roman" w:cs="Times New Roman"/>
          <w:sz w:val="20"/>
          <w:szCs w:val="20"/>
        </w:rPr>
        <w:t xml:space="preserve"> as compiled by The American Presidency Project of The University of California Santa Barbara (</w:t>
      </w:r>
      <w:hyperlink r:id="rId11" w:history="1">
        <w:r w:rsidR="0076091F" w:rsidRPr="003E12EF">
          <w:rPr>
            <w:rStyle w:val="Hyperlink"/>
            <w:rFonts w:ascii="Times New Roman" w:hAnsi="Times New Roman" w:cs="Times New Roman"/>
            <w:sz w:val="20"/>
            <w:szCs w:val="20"/>
          </w:rPr>
          <w:t>https://www.presidency.ucsb.edu</w:t>
        </w:r>
      </w:hyperlink>
      <w:r w:rsidR="0076091F" w:rsidRPr="003E12EF">
        <w:rPr>
          <w:rFonts w:ascii="Times New Roman" w:hAnsi="Times New Roman" w:cs="Times New Roman"/>
          <w:sz w:val="20"/>
          <w:szCs w:val="20"/>
        </w:rPr>
        <w:t>)</w:t>
      </w:r>
    </w:p>
    <w:p w14:paraId="0965133B" w14:textId="2C75D4D3" w:rsidR="00DB68E9" w:rsidRDefault="005F494F" w:rsidP="00722544">
      <w:pPr>
        <w:spacing w:before="100" w:after="100"/>
        <w:ind w:firstLine="630"/>
        <w:jc w:val="both"/>
        <w:rPr>
          <w:rFonts w:ascii="Times New Roman" w:hAnsi="Times New Roman" w:cs="Times New Roman"/>
        </w:rPr>
      </w:pPr>
      <w:r>
        <w:rPr>
          <w:rFonts w:ascii="Times New Roman" w:hAnsi="Times New Roman" w:cs="Times New Roman"/>
        </w:rPr>
        <w:t>For example, the 1964 Democratic Platform stre</w:t>
      </w:r>
      <w:r w:rsidR="007C345A">
        <w:rPr>
          <w:rFonts w:ascii="Times New Roman" w:hAnsi="Times New Roman" w:cs="Times New Roman"/>
        </w:rPr>
        <w:t xml:space="preserve">ssed how during </w:t>
      </w:r>
      <w:del w:id="302" w:author="Sima Biondi" w:date="2022-01-19T10:07:00Z">
        <w:r w:rsidR="007C345A" w:rsidDel="001D1C11">
          <w:rPr>
            <w:rFonts w:ascii="Times New Roman" w:hAnsi="Times New Roman" w:cs="Times New Roman"/>
          </w:rPr>
          <w:delText xml:space="preserve">his </w:delText>
        </w:r>
      </w:del>
      <w:ins w:id="303" w:author="Sima Biondi" w:date="2022-01-19T10:07:00Z">
        <w:r w:rsidR="001D1C11">
          <w:rPr>
            <w:rFonts w:ascii="Times New Roman" w:hAnsi="Times New Roman" w:cs="Times New Roman"/>
          </w:rPr>
          <w:t xml:space="preserve">LBJ’s </w:t>
        </w:r>
      </w:ins>
      <w:r w:rsidR="007C345A">
        <w:rPr>
          <w:rFonts w:ascii="Times New Roman" w:hAnsi="Times New Roman" w:cs="Times New Roman"/>
        </w:rPr>
        <w:t>presidency “</w:t>
      </w:r>
      <w:ins w:id="304" w:author="Sima Biondi" w:date="2022-01-19T10:07:00Z">
        <w:r w:rsidR="001D1C11">
          <w:rPr>
            <w:rFonts w:ascii="Times New Roman" w:hAnsi="Times New Roman" w:cs="Times New Roman"/>
          </w:rPr>
          <w:t>[t]</w:t>
        </w:r>
      </w:ins>
      <w:del w:id="305" w:author="Sima Biondi" w:date="2022-01-19T10:07:00Z">
        <w:r w:rsidRPr="005F494F" w:rsidDel="001D1C11">
          <w:rPr>
            <w:rFonts w:ascii="Times New Roman" w:hAnsi="Times New Roman" w:cs="Times New Roman"/>
          </w:rPr>
          <w:delText>T</w:delText>
        </w:r>
      </w:del>
      <w:r w:rsidRPr="005F494F">
        <w:rPr>
          <w:rFonts w:ascii="Times New Roman" w:hAnsi="Times New Roman" w:cs="Times New Roman"/>
        </w:rPr>
        <w:t>he Federal Trade Commission has stepped up its activities to promote free and fair competition in business, and to safeguard the consuming public against both monopolistic and deceptive practices. The reorganized Antitrust Division of the Department of Justice has directed special emphasis to price fixing, particularly on consumer products, by large companies who distribute through small companies. These include eyeglasses, salad oil, flour, cosmetics, swimsuits, bread, milk, and even sneakers.</w:t>
      </w:r>
      <w:r w:rsidR="00E25CBB">
        <w:rPr>
          <w:rFonts w:ascii="Times New Roman" w:hAnsi="Times New Roman" w:cs="Times New Roman"/>
        </w:rPr>
        <w:t>”</w:t>
      </w:r>
      <w:r w:rsidR="008B5098" w:rsidRPr="006C0632">
        <w:rPr>
          <w:rStyle w:val="FootnoteReference"/>
        </w:rPr>
        <w:footnoteReference w:id="102"/>
      </w:r>
      <w:r w:rsidR="00E25CBB">
        <w:rPr>
          <w:rFonts w:ascii="Times New Roman" w:hAnsi="Times New Roman" w:cs="Times New Roman"/>
        </w:rPr>
        <w:t xml:space="preserve"> </w:t>
      </w:r>
      <w:r w:rsidR="005D65D6">
        <w:rPr>
          <w:rFonts w:ascii="Times New Roman" w:hAnsi="Times New Roman" w:cs="Times New Roman"/>
        </w:rPr>
        <w:t>Both the 1968 and the 1972 Republican Presidential Platforms</w:t>
      </w:r>
      <w:r w:rsidR="00FF5D6D">
        <w:rPr>
          <w:rFonts w:ascii="Times New Roman" w:hAnsi="Times New Roman" w:cs="Times New Roman"/>
        </w:rPr>
        <w:t xml:space="preserve"> </w:t>
      </w:r>
      <w:r w:rsidR="005D65D6">
        <w:rPr>
          <w:rFonts w:ascii="Times New Roman" w:hAnsi="Times New Roman" w:cs="Times New Roman"/>
        </w:rPr>
        <w:t>promised vigorous antitrust enforcement, with the 1972 platform stressing that: “</w:t>
      </w:r>
      <w:ins w:id="306" w:author="Sima Biondi" w:date="2022-01-19T10:07:00Z">
        <w:r w:rsidR="001D1C11">
          <w:rPr>
            <w:rFonts w:ascii="Times New Roman" w:hAnsi="Times New Roman" w:cs="Times New Roman"/>
          </w:rPr>
          <w:t>[w]</w:t>
        </w:r>
      </w:ins>
      <w:del w:id="307" w:author="Sima Biondi" w:date="2022-01-19T10:07:00Z">
        <w:r w:rsidR="005D65D6" w:rsidRPr="005D65D6" w:rsidDel="001D1C11">
          <w:rPr>
            <w:rFonts w:ascii="Times New Roman" w:hAnsi="Times New Roman" w:cs="Times New Roman"/>
          </w:rPr>
          <w:delText>W</w:delText>
        </w:r>
      </w:del>
      <w:r w:rsidR="005D65D6" w:rsidRPr="005D65D6">
        <w:rPr>
          <w:rFonts w:ascii="Times New Roman" w:hAnsi="Times New Roman" w:cs="Times New Roman"/>
        </w:rPr>
        <w:t xml:space="preserve">e will press on for greater competition in our economy. The energetic antitrust program of the past four years demonstrates our commitment to free competition as our basic policy. The Antitrust Division has moved decisively to invalidate those </w:t>
      </w:r>
      <w:ins w:id="308" w:author="Sima Biondi" w:date="2022-01-19T10:08:00Z">
        <w:r w:rsidR="001D1C11">
          <w:rPr>
            <w:rFonts w:ascii="Times New Roman" w:hAnsi="Times New Roman" w:cs="Times New Roman"/>
          </w:rPr>
          <w:t>‘</w:t>
        </w:r>
      </w:ins>
      <w:del w:id="309" w:author="Sima Biondi" w:date="2022-01-19T10:08:00Z">
        <w:r w:rsidR="005D65D6" w:rsidRPr="005D65D6" w:rsidDel="001D1C11">
          <w:rPr>
            <w:rFonts w:ascii="Times New Roman" w:hAnsi="Times New Roman" w:cs="Times New Roman"/>
          </w:rPr>
          <w:delText>"</w:delText>
        </w:r>
      </w:del>
      <w:r w:rsidR="005D65D6" w:rsidRPr="005D65D6">
        <w:rPr>
          <w:rFonts w:ascii="Times New Roman" w:hAnsi="Times New Roman" w:cs="Times New Roman"/>
        </w:rPr>
        <w:t>conglomerate</w:t>
      </w:r>
      <w:ins w:id="310" w:author="Sima Biondi" w:date="2022-01-19T10:08:00Z">
        <w:r w:rsidR="001D1C11">
          <w:rPr>
            <w:rFonts w:ascii="Times New Roman" w:hAnsi="Times New Roman" w:cs="Times New Roman"/>
          </w:rPr>
          <w:t>’</w:t>
        </w:r>
      </w:ins>
      <w:del w:id="311" w:author="Sima Biondi" w:date="2022-01-19T10:08:00Z">
        <w:r w:rsidR="005D65D6" w:rsidRPr="005D65D6" w:rsidDel="001D1C11">
          <w:rPr>
            <w:rFonts w:ascii="Times New Roman" w:hAnsi="Times New Roman" w:cs="Times New Roman"/>
          </w:rPr>
          <w:delText>"</w:delText>
        </w:r>
      </w:del>
      <w:r w:rsidR="005D65D6" w:rsidRPr="005D65D6">
        <w:rPr>
          <w:rFonts w:ascii="Times New Roman" w:hAnsi="Times New Roman" w:cs="Times New Roman"/>
        </w:rPr>
        <w:t xml:space="preserve"> mergers which stifle competition and discourage economic concentration. The 87 antitrust cases filed in fiscal year 1972 broke the previous one-year record of more than a decade ago, during another Republican Administratio</w:t>
      </w:r>
      <w:r w:rsidR="005D65D6" w:rsidRPr="00EF0E91">
        <w:rPr>
          <w:rFonts w:ascii="Times New Roman" w:hAnsi="Times New Roman" w:cs="Times New Roman"/>
        </w:rPr>
        <w:t>n.”</w:t>
      </w:r>
      <w:r w:rsidR="005D65D6" w:rsidRPr="006C0632">
        <w:rPr>
          <w:rStyle w:val="FootnoteReference"/>
        </w:rPr>
        <w:footnoteReference w:id="103"/>
      </w:r>
      <w:r w:rsidR="005D65D6">
        <w:rPr>
          <w:rFonts w:ascii="Times New Roman" w:hAnsi="Times New Roman" w:cs="Times New Roman"/>
        </w:rPr>
        <w:t xml:space="preserve"> </w:t>
      </w:r>
    </w:p>
    <w:p w14:paraId="7DE84354" w14:textId="6E812069" w:rsidR="00C7664F" w:rsidRDefault="0073514D" w:rsidP="00C7664F">
      <w:pPr>
        <w:spacing w:before="100" w:after="100"/>
        <w:ind w:firstLine="630"/>
        <w:jc w:val="both"/>
        <w:rPr>
          <w:rFonts w:ascii="Times New Roman" w:hAnsi="Times New Roman" w:cs="Times New Roman"/>
        </w:rPr>
      </w:pPr>
      <w:r>
        <w:rPr>
          <w:rFonts w:ascii="Times New Roman" w:hAnsi="Times New Roman" w:cs="Times New Roman"/>
        </w:rPr>
        <w:t>This</w:t>
      </w:r>
      <w:r w:rsidR="00466CF3">
        <w:rPr>
          <w:rFonts w:ascii="Times New Roman" w:hAnsi="Times New Roman" w:cs="Times New Roman"/>
        </w:rPr>
        <w:t xml:space="preserve"> pattern of positive mentions to antitrust and negative mentions to monopoly continues even after the 1980s. </w:t>
      </w:r>
      <w:r w:rsidR="00B4772D">
        <w:rPr>
          <w:rFonts w:ascii="Times New Roman" w:hAnsi="Times New Roman" w:cs="Times New Roman"/>
        </w:rPr>
        <w:t xml:space="preserve">An interesting and rather unique case </w:t>
      </w:r>
      <w:r w:rsidR="00D06ABD">
        <w:rPr>
          <w:rFonts w:ascii="Times New Roman" w:hAnsi="Times New Roman" w:cs="Times New Roman"/>
        </w:rPr>
        <w:t>took place in 1980</w:t>
      </w:r>
      <w:r w:rsidR="00B4772D">
        <w:rPr>
          <w:rFonts w:ascii="Times New Roman" w:hAnsi="Times New Roman" w:cs="Times New Roman"/>
        </w:rPr>
        <w:t>. Faced with rising inflation and a stagn</w:t>
      </w:r>
      <w:r w:rsidR="00C23A23">
        <w:rPr>
          <w:rFonts w:ascii="Times New Roman" w:hAnsi="Times New Roman" w:cs="Times New Roman"/>
        </w:rPr>
        <w:t>ant</w:t>
      </w:r>
      <w:r w:rsidR="00B4772D">
        <w:rPr>
          <w:rFonts w:ascii="Times New Roman" w:hAnsi="Times New Roman" w:cs="Times New Roman"/>
        </w:rPr>
        <w:t xml:space="preserve"> economy, Carter’s losing agenda focused on economic fairness, </w:t>
      </w:r>
      <w:del w:id="312" w:author="Sima Biondi" w:date="2022-01-19T10:08:00Z">
        <w:r w:rsidR="00D53ED3" w:rsidDel="001D1C11">
          <w:rPr>
            <w:rFonts w:ascii="Times New Roman" w:hAnsi="Times New Roman" w:cs="Times New Roman"/>
          </w:rPr>
          <w:delText>an</w:delText>
        </w:r>
        <w:r w:rsidR="00636BE0" w:rsidDel="001D1C11">
          <w:rPr>
            <w:rFonts w:ascii="Times New Roman" w:hAnsi="Times New Roman" w:cs="Times New Roman"/>
          </w:rPr>
          <w:delText>d</w:delText>
        </w:r>
        <w:r w:rsidR="00D53ED3" w:rsidDel="001D1C11">
          <w:rPr>
            <w:rFonts w:ascii="Times New Roman" w:hAnsi="Times New Roman" w:cs="Times New Roman"/>
          </w:rPr>
          <w:delText xml:space="preserve"> </w:delText>
        </w:r>
      </w:del>
      <w:ins w:id="313" w:author="Sima Biondi" w:date="2022-01-19T10:08:00Z">
        <w:r w:rsidR="001D1C11">
          <w:rPr>
            <w:rFonts w:ascii="Times New Roman" w:hAnsi="Times New Roman" w:cs="Times New Roman"/>
          </w:rPr>
          <w:t xml:space="preserve">with </w:t>
        </w:r>
      </w:ins>
      <w:r w:rsidR="00B4772D">
        <w:rPr>
          <w:rFonts w:ascii="Times New Roman" w:hAnsi="Times New Roman" w:cs="Times New Roman"/>
        </w:rPr>
        <w:lastRenderedPageBreak/>
        <w:t xml:space="preserve">strong antitrust enforcement </w:t>
      </w:r>
      <w:del w:id="314" w:author="Sima Biondi" w:date="2022-01-19T10:08:00Z">
        <w:r w:rsidR="00B4772D" w:rsidDel="001D1C11">
          <w:rPr>
            <w:rFonts w:ascii="Times New Roman" w:hAnsi="Times New Roman" w:cs="Times New Roman"/>
          </w:rPr>
          <w:delText xml:space="preserve">earned </w:delText>
        </w:r>
      </w:del>
      <w:ins w:id="315" w:author="Sima Biondi" w:date="2022-01-19T10:08:00Z">
        <w:r w:rsidR="001D1C11">
          <w:rPr>
            <w:rFonts w:ascii="Times New Roman" w:hAnsi="Times New Roman" w:cs="Times New Roman"/>
          </w:rPr>
          <w:t xml:space="preserve">earning </w:t>
        </w:r>
      </w:ins>
      <w:r w:rsidR="00B4772D">
        <w:rPr>
          <w:rFonts w:ascii="Times New Roman" w:hAnsi="Times New Roman" w:cs="Times New Roman"/>
        </w:rPr>
        <w:t xml:space="preserve">a dedicated page in his 126-page program. Yet, while Reagan ran on a small government </w:t>
      </w:r>
      <w:r w:rsidR="00636BE0">
        <w:rPr>
          <w:rFonts w:ascii="Times New Roman" w:hAnsi="Times New Roman" w:cs="Times New Roman"/>
        </w:rPr>
        <w:t>platform</w:t>
      </w:r>
      <w:r w:rsidR="00B4772D">
        <w:rPr>
          <w:rFonts w:ascii="Times New Roman" w:hAnsi="Times New Roman" w:cs="Times New Roman"/>
        </w:rPr>
        <w:t xml:space="preserve">, </w:t>
      </w:r>
      <w:r w:rsidR="00071338">
        <w:rPr>
          <w:rFonts w:ascii="Times New Roman" w:hAnsi="Times New Roman" w:cs="Times New Roman"/>
        </w:rPr>
        <w:t>one of his</w:t>
      </w:r>
      <w:r w:rsidR="006F1A20">
        <w:rPr>
          <w:rFonts w:ascii="Times New Roman" w:hAnsi="Times New Roman" w:cs="Times New Roman"/>
        </w:rPr>
        <w:t xml:space="preserve"> </w:t>
      </w:r>
      <w:del w:id="316" w:author="Sima Biondi" w:date="2022-01-19T10:08:00Z">
        <w:r w:rsidR="006F1A20" w:rsidDel="001D1C11">
          <w:rPr>
            <w:rFonts w:ascii="Times New Roman" w:hAnsi="Times New Roman" w:cs="Times New Roman"/>
          </w:rPr>
          <w:delText xml:space="preserve">key </w:delText>
        </w:r>
        <w:r w:rsidR="003F6ECD" w:rsidDel="001D1C11">
          <w:rPr>
            <w:rFonts w:ascii="Times New Roman" w:hAnsi="Times New Roman" w:cs="Times New Roman"/>
          </w:rPr>
          <w:delText>agendas</w:delText>
        </w:r>
      </w:del>
      <w:ins w:id="317" w:author="Sima Biondi" w:date="2022-01-19T10:08:00Z">
        <w:r w:rsidR="001D1C11">
          <w:rPr>
            <w:rFonts w:ascii="Times New Roman" w:hAnsi="Times New Roman" w:cs="Times New Roman"/>
          </w:rPr>
          <w:t>priorities</w:t>
        </w:r>
      </w:ins>
      <w:r w:rsidR="003F6ECD">
        <w:rPr>
          <w:rFonts w:ascii="Times New Roman" w:hAnsi="Times New Roman" w:cs="Times New Roman"/>
        </w:rPr>
        <w:t xml:space="preserve"> </w:t>
      </w:r>
      <w:r w:rsidR="007A6994">
        <w:rPr>
          <w:rFonts w:ascii="Times New Roman" w:hAnsi="Times New Roman" w:cs="Times New Roman"/>
        </w:rPr>
        <w:t xml:space="preserve">was the promotion </w:t>
      </w:r>
      <w:r w:rsidR="00455573">
        <w:rPr>
          <w:rFonts w:ascii="Times New Roman" w:hAnsi="Times New Roman" w:cs="Times New Roman"/>
        </w:rPr>
        <w:t xml:space="preserve">of </w:t>
      </w:r>
      <w:r w:rsidR="00B4772D">
        <w:rPr>
          <w:rFonts w:ascii="Times New Roman" w:hAnsi="Times New Roman" w:cs="Times New Roman"/>
        </w:rPr>
        <w:t>small businesses</w:t>
      </w:r>
      <w:r w:rsidR="007A6994">
        <w:rPr>
          <w:rFonts w:ascii="Times New Roman" w:hAnsi="Times New Roman" w:cs="Times New Roman"/>
        </w:rPr>
        <w:t xml:space="preserve">. </w:t>
      </w:r>
      <w:r w:rsidR="00D06ABD">
        <w:rPr>
          <w:rFonts w:ascii="Times New Roman" w:hAnsi="Times New Roman" w:cs="Times New Roman"/>
        </w:rPr>
        <w:t xml:space="preserve">The Republican </w:t>
      </w:r>
      <w:r w:rsidR="007A6994">
        <w:rPr>
          <w:rFonts w:ascii="Times New Roman" w:hAnsi="Times New Roman" w:cs="Times New Roman"/>
        </w:rPr>
        <w:t xml:space="preserve">platform </w:t>
      </w:r>
      <w:r w:rsidR="00D06ABD">
        <w:rPr>
          <w:rFonts w:ascii="Times New Roman" w:hAnsi="Times New Roman" w:cs="Times New Roman"/>
        </w:rPr>
        <w:t xml:space="preserve">did not </w:t>
      </w:r>
      <w:r w:rsidR="00B4772D">
        <w:rPr>
          <w:rFonts w:ascii="Times New Roman" w:hAnsi="Times New Roman" w:cs="Times New Roman"/>
        </w:rPr>
        <w:t>attack antitrust enforcement</w:t>
      </w:r>
      <w:r w:rsidR="006527A2">
        <w:rPr>
          <w:rFonts w:ascii="Times New Roman" w:hAnsi="Times New Roman" w:cs="Times New Roman"/>
        </w:rPr>
        <w:t>; o</w:t>
      </w:r>
      <w:r w:rsidR="00B4772D">
        <w:rPr>
          <w:rFonts w:ascii="Times New Roman" w:hAnsi="Times New Roman" w:cs="Times New Roman"/>
        </w:rPr>
        <w:t>n the contrary</w:t>
      </w:r>
      <w:r w:rsidR="006527A2">
        <w:rPr>
          <w:rFonts w:ascii="Times New Roman" w:hAnsi="Times New Roman" w:cs="Times New Roman"/>
        </w:rPr>
        <w:t>,</w:t>
      </w:r>
      <w:r w:rsidR="00B4772D">
        <w:rPr>
          <w:rFonts w:ascii="Times New Roman" w:hAnsi="Times New Roman" w:cs="Times New Roman"/>
        </w:rPr>
        <w:t xml:space="preserve"> the </w:t>
      </w:r>
      <w:ins w:id="318" w:author="Sima Biondi" w:date="2022-01-19T10:08:00Z">
        <w:r w:rsidR="001D1C11">
          <w:rPr>
            <w:rFonts w:ascii="Times New Roman" w:hAnsi="Times New Roman" w:cs="Times New Roman"/>
          </w:rPr>
          <w:t>p</w:t>
        </w:r>
      </w:ins>
      <w:del w:id="319" w:author="Sima Biondi" w:date="2022-01-19T10:08:00Z">
        <w:r w:rsidR="00B4772D" w:rsidDel="001D1C11">
          <w:rPr>
            <w:rFonts w:ascii="Times New Roman" w:hAnsi="Times New Roman" w:cs="Times New Roman"/>
          </w:rPr>
          <w:delText>P</w:delText>
        </w:r>
      </w:del>
      <w:r w:rsidR="00B4772D">
        <w:rPr>
          <w:rFonts w:ascii="Times New Roman" w:hAnsi="Times New Roman" w:cs="Times New Roman"/>
        </w:rPr>
        <w:t xml:space="preserve">latform </w:t>
      </w:r>
      <w:r w:rsidR="00DB68E9">
        <w:rPr>
          <w:rFonts w:ascii="Times New Roman" w:hAnsi="Times New Roman" w:cs="Times New Roman"/>
        </w:rPr>
        <w:t>stresse</w:t>
      </w:r>
      <w:r w:rsidR="00D06ABD">
        <w:rPr>
          <w:rFonts w:ascii="Times New Roman" w:hAnsi="Times New Roman" w:cs="Times New Roman"/>
        </w:rPr>
        <w:t xml:space="preserve">d </w:t>
      </w:r>
      <w:r w:rsidR="00DB68E9">
        <w:rPr>
          <w:rFonts w:ascii="Times New Roman" w:hAnsi="Times New Roman" w:cs="Times New Roman"/>
        </w:rPr>
        <w:t>how the deregulation of sectors such as transportation would require strengthened enforcement of antitrust laws: “</w:t>
      </w:r>
      <w:r w:rsidR="00357D9D">
        <w:rPr>
          <w:rFonts w:ascii="Times New Roman" w:hAnsi="Times New Roman" w:cs="Times New Roman"/>
        </w:rPr>
        <w:t>[c]</w:t>
      </w:r>
      <w:proofErr w:type="spellStart"/>
      <w:r w:rsidR="00DB68E9" w:rsidRPr="00DB68E9">
        <w:rPr>
          <w:rFonts w:ascii="Times New Roman" w:hAnsi="Times New Roman" w:cs="Times New Roman"/>
        </w:rPr>
        <w:t>onsequently</w:t>
      </w:r>
      <w:proofErr w:type="spellEnd"/>
      <w:r w:rsidR="00DB68E9" w:rsidRPr="00DB68E9">
        <w:rPr>
          <w:rFonts w:ascii="Times New Roman" w:hAnsi="Times New Roman" w:cs="Times New Roman"/>
        </w:rPr>
        <w:t xml:space="preserve">, the role of government in transportation must be redefined. The forces of the free market must he brought to bear to promote competition, reduce costs, and improve the return on investment to stimulate capital formation in the private sector. The role of government must change from one of overbearing regulation to one of providing incentives for technological and innovative developments, while assuring through anti-trust enforcement that neither predatory competitive pricing nor price gouging of captive customers will </w:t>
      </w:r>
      <w:r w:rsidR="00DB68E9" w:rsidRPr="00357D9D">
        <w:rPr>
          <w:rFonts w:ascii="Times New Roman" w:hAnsi="Times New Roman" w:cs="Times New Roman"/>
        </w:rPr>
        <w:t>occur;”</w:t>
      </w:r>
      <w:r w:rsidR="00DB68E9" w:rsidRPr="006C0632">
        <w:rPr>
          <w:rStyle w:val="FootnoteReference"/>
        </w:rPr>
        <w:footnoteReference w:id="104"/>
      </w:r>
      <w:r w:rsidR="00DB68E9" w:rsidRPr="00357D9D">
        <w:rPr>
          <w:rFonts w:ascii="Times New Roman" w:hAnsi="Times New Roman" w:cs="Times New Roman"/>
        </w:rPr>
        <w:t xml:space="preserve"> </w:t>
      </w:r>
      <w:r w:rsidR="00FA5442" w:rsidRPr="00357D9D">
        <w:rPr>
          <w:rFonts w:ascii="Times New Roman" w:hAnsi="Times New Roman" w:cs="Times New Roman"/>
        </w:rPr>
        <w:t>Later</w:t>
      </w:r>
      <w:r w:rsidR="00FA5442">
        <w:rPr>
          <w:rFonts w:ascii="Times New Roman" w:hAnsi="Times New Roman" w:cs="Times New Roman"/>
        </w:rPr>
        <w:t>, t</w:t>
      </w:r>
      <w:r w:rsidR="00DB68E9">
        <w:rPr>
          <w:rFonts w:ascii="Times New Roman" w:hAnsi="Times New Roman" w:cs="Times New Roman"/>
        </w:rPr>
        <w:t xml:space="preserve">he 1988 </w:t>
      </w:r>
      <w:ins w:id="320" w:author="Sima Biondi" w:date="2022-01-19T10:09:00Z">
        <w:r w:rsidR="001D1C11">
          <w:rPr>
            <w:rFonts w:ascii="Times New Roman" w:hAnsi="Times New Roman" w:cs="Times New Roman"/>
          </w:rPr>
          <w:t>p</w:t>
        </w:r>
      </w:ins>
      <w:del w:id="321" w:author="Sima Biondi" w:date="2022-01-19T10:09:00Z">
        <w:r w:rsidR="00DB68E9" w:rsidDel="001D1C11">
          <w:rPr>
            <w:rFonts w:ascii="Times New Roman" w:hAnsi="Times New Roman" w:cs="Times New Roman"/>
          </w:rPr>
          <w:delText>P</w:delText>
        </w:r>
      </w:del>
      <w:r w:rsidR="00DB68E9">
        <w:rPr>
          <w:rFonts w:ascii="Times New Roman" w:hAnsi="Times New Roman" w:cs="Times New Roman"/>
        </w:rPr>
        <w:t>latform of G</w:t>
      </w:r>
      <w:r w:rsidR="002661A9">
        <w:rPr>
          <w:rFonts w:ascii="Times New Roman" w:hAnsi="Times New Roman" w:cs="Times New Roman"/>
        </w:rPr>
        <w:t xml:space="preserve">eorge </w:t>
      </w:r>
      <w:ins w:id="322" w:author="Sima Biondi" w:date="2022-01-19T10:09:00Z">
        <w:r w:rsidR="001D1C11">
          <w:rPr>
            <w:rFonts w:ascii="Times New Roman" w:hAnsi="Times New Roman" w:cs="Times New Roman"/>
          </w:rPr>
          <w:t xml:space="preserve">H.W. </w:t>
        </w:r>
      </w:ins>
      <w:r w:rsidR="002661A9">
        <w:rPr>
          <w:rFonts w:ascii="Times New Roman" w:hAnsi="Times New Roman" w:cs="Times New Roman"/>
        </w:rPr>
        <w:t xml:space="preserve">Bush </w:t>
      </w:r>
      <w:r w:rsidR="00DB68E9">
        <w:rPr>
          <w:rFonts w:ascii="Times New Roman" w:hAnsi="Times New Roman" w:cs="Times New Roman"/>
        </w:rPr>
        <w:t>stressed how “</w:t>
      </w:r>
      <w:r w:rsidR="00357D9D">
        <w:rPr>
          <w:rFonts w:ascii="Times New Roman" w:hAnsi="Times New Roman" w:cs="Times New Roman"/>
        </w:rPr>
        <w:t>[w]</w:t>
      </w:r>
      <w:r w:rsidR="00357D9D" w:rsidRPr="00DB68E9">
        <w:rPr>
          <w:rFonts w:ascii="Times New Roman" w:hAnsi="Times New Roman" w:cs="Times New Roman"/>
        </w:rPr>
        <w:t xml:space="preserve">e </w:t>
      </w:r>
      <w:r w:rsidR="00DB68E9" w:rsidRPr="00DB68E9">
        <w:rPr>
          <w:rFonts w:ascii="Times New Roman" w:hAnsi="Times New Roman" w:cs="Times New Roman"/>
        </w:rPr>
        <w:t>have been tough on white-collar crime, too. We have filed more criminal anti-trust cases than the previous Administration</w:t>
      </w:r>
      <w:r w:rsidR="00DB68E9" w:rsidRPr="00357D9D">
        <w:rPr>
          <w:rFonts w:ascii="Times New Roman" w:hAnsi="Times New Roman" w:cs="Times New Roman"/>
        </w:rPr>
        <w:t>.”</w:t>
      </w:r>
      <w:r w:rsidR="005E10DE" w:rsidRPr="006C0632">
        <w:rPr>
          <w:rStyle w:val="FootnoteReference"/>
        </w:rPr>
        <w:footnoteReference w:id="105"/>
      </w:r>
      <w:r w:rsidR="00DB68E9" w:rsidRPr="00357D9D">
        <w:rPr>
          <w:rFonts w:ascii="Times New Roman" w:hAnsi="Times New Roman" w:cs="Times New Roman"/>
        </w:rPr>
        <w:t xml:space="preserve"> </w:t>
      </w:r>
      <w:r w:rsidR="0016465F">
        <w:rPr>
          <w:rFonts w:ascii="Times New Roman" w:hAnsi="Times New Roman" w:cs="Times New Roman"/>
        </w:rPr>
        <w:t xml:space="preserve">Indeed, </w:t>
      </w:r>
      <w:r w:rsidR="00274B32">
        <w:rPr>
          <w:rFonts w:ascii="Times New Roman" w:hAnsi="Times New Roman" w:cs="Times New Roman"/>
        </w:rPr>
        <w:t xml:space="preserve">since 1932 </w:t>
      </w:r>
      <w:r w:rsidR="0016465F">
        <w:rPr>
          <w:rFonts w:ascii="Times New Roman" w:hAnsi="Times New Roman" w:cs="Times New Roman"/>
        </w:rPr>
        <w:t xml:space="preserve">the only negative mentions to antitrust take place during the 1992 and 1996 Republican </w:t>
      </w:r>
      <w:del w:id="323" w:author="Sima Biondi" w:date="2022-01-19T10:09:00Z">
        <w:r w:rsidR="0016465F" w:rsidDel="001D1C11">
          <w:rPr>
            <w:rFonts w:ascii="Times New Roman" w:hAnsi="Times New Roman" w:cs="Times New Roman"/>
          </w:rPr>
          <w:delText xml:space="preserve">Party </w:delText>
        </w:r>
      </w:del>
      <w:ins w:id="324" w:author="Sima Biondi" w:date="2022-01-19T10:09:00Z">
        <w:r w:rsidR="001D1C11">
          <w:rPr>
            <w:rFonts w:ascii="Times New Roman" w:hAnsi="Times New Roman" w:cs="Times New Roman"/>
          </w:rPr>
          <w:t xml:space="preserve">party </w:t>
        </w:r>
      </w:ins>
      <w:del w:id="325" w:author="Sima Biondi" w:date="2022-01-19T10:09:00Z">
        <w:r w:rsidR="0016465F" w:rsidDel="001D1C11">
          <w:rPr>
            <w:rFonts w:ascii="Times New Roman" w:hAnsi="Times New Roman" w:cs="Times New Roman"/>
          </w:rPr>
          <w:delText>Platforms</w:delText>
        </w:r>
      </w:del>
      <w:ins w:id="326" w:author="Sima Biondi" w:date="2022-01-19T10:09:00Z">
        <w:r w:rsidR="001D1C11">
          <w:rPr>
            <w:rFonts w:ascii="Times New Roman" w:hAnsi="Times New Roman" w:cs="Times New Roman"/>
          </w:rPr>
          <w:t>platforms</w:t>
        </w:r>
      </w:ins>
      <w:r w:rsidR="0016465F">
        <w:rPr>
          <w:rFonts w:ascii="Times New Roman" w:hAnsi="Times New Roman" w:cs="Times New Roman"/>
        </w:rPr>
        <w:t xml:space="preserve">, both </w:t>
      </w:r>
      <w:r w:rsidR="00455573">
        <w:rPr>
          <w:rFonts w:ascii="Times New Roman" w:hAnsi="Times New Roman" w:cs="Times New Roman"/>
        </w:rPr>
        <w:t xml:space="preserve">of </w:t>
      </w:r>
      <w:r w:rsidR="0016465F">
        <w:rPr>
          <w:rFonts w:ascii="Times New Roman" w:hAnsi="Times New Roman" w:cs="Times New Roman"/>
        </w:rPr>
        <w:t>which promise to repeal “outdated antitrust laws” which prevented mergers and cooperation in healthcare markets, something that would help bring costs down</w:t>
      </w:r>
      <w:r w:rsidR="0016465F" w:rsidRPr="00357D9D">
        <w:rPr>
          <w:rFonts w:ascii="Times New Roman" w:hAnsi="Times New Roman" w:cs="Times New Roman"/>
        </w:rPr>
        <w:t>.</w:t>
      </w:r>
      <w:r w:rsidR="0016465F" w:rsidRPr="006C0632">
        <w:rPr>
          <w:rStyle w:val="FootnoteReference"/>
        </w:rPr>
        <w:footnoteReference w:id="106"/>
      </w:r>
      <w:r w:rsidR="0016465F" w:rsidRPr="00357D9D">
        <w:rPr>
          <w:rFonts w:ascii="Times New Roman" w:hAnsi="Times New Roman" w:cs="Times New Roman"/>
        </w:rPr>
        <w:t xml:space="preserve"> </w:t>
      </w:r>
      <w:r w:rsidR="0016465F">
        <w:rPr>
          <w:rFonts w:ascii="Times New Roman" w:hAnsi="Times New Roman" w:cs="Times New Roman"/>
        </w:rPr>
        <w:t>Yet</w:t>
      </w:r>
      <w:r w:rsidR="00D06ABD">
        <w:rPr>
          <w:rFonts w:ascii="Times New Roman" w:hAnsi="Times New Roman" w:cs="Times New Roman"/>
        </w:rPr>
        <w:t xml:space="preserve"> both elections were won by the Democratic candidate, Bill Clinton, running on a</w:t>
      </w:r>
      <w:r w:rsidR="00B40BB2">
        <w:rPr>
          <w:rFonts w:ascii="Times New Roman" w:hAnsi="Times New Roman" w:cs="Times New Roman"/>
        </w:rPr>
        <w:t xml:space="preserve"> Democratic </w:t>
      </w:r>
      <w:ins w:id="327" w:author="Sima Biondi" w:date="2022-01-19T10:09:00Z">
        <w:r w:rsidR="001D1C11">
          <w:rPr>
            <w:rFonts w:ascii="Times New Roman" w:hAnsi="Times New Roman" w:cs="Times New Roman"/>
          </w:rPr>
          <w:t>p</w:t>
        </w:r>
      </w:ins>
      <w:del w:id="328" w:author="Sima Biondi" w:date="2022-01-19T10:09:00Z">
        <w:r w:rsidR="00B40BB2" w:rsidDel="001D1C11">
          <w:rPr>
            <w:rFonts w:ascii="Times New Roman" w:hAnsi="Times New Roman" w:cs="Times New Roman"/>
          </w:rPr>
          <w:delText>P</w:delText>
        </w:r>
      </w:del>
      <w:r w:rsidR="00B40BB2">
        <w:rPr>
          <w:rFonts w:ascii="Times New Roman" w:hAnsi="Times New Roman" w:cs="Times New Roman"/>
        </w:rPr>
        <w:t xml:space="preserve">latform </w:t>
      </w:r>
      <w:r w:rsidR="00D06ABD">
        <w:rPr>
          <w:rFonts w:ascii="Times New Roman" w:hAnsi="Times New Roman" w:cs="Times New Roman"/>
        </w:rPr>
        <w:t>that did not mention antitrust or monopoly</w:t>
      </w:r>
      <w:r w:rsidR="00B40BB2">
        <w:rPr>
          <w:rFonts w:ascii="Times New Roman" w:hAnsi="Times New Roman" w:cs="Times New Roman"/>
        </w:rPr>
        <w:t>.</w:t>
      </w:r>
    </w:p>
    <w:p w14:paraId="5B39D979" w14:textId="28D50B1C" w:rsidR="00C7664F" w:rsidRDefault="00C7664F" w:rsidP="00C7664F">
      <w:pPr>
        <w:spacing w:before="100" w:after="100"/>
        <w:jc w:val="both"/>
        <w:rPr>
          <w:rFonts w:ascii="Times New Roman" w:hAnsi="Times New Roman" w:cs="Times New Roman"/>
        </w:rPr>
      </w:pPr>
    </w:p>
    <w:p w14:paraId="10180B04" w14:textId="2F8DA2B9" w:rsidR="00C7664F" w:rsidRDefault="00C7664F" w:rsidP="00C7664F">
      <w:pPr>
        <w:pStyle w:val="Heading3"/>
        <w:spacing w:before="240" w:after="240"/>
        <w:rPr>
          <w:rFonts w:ascii="Times New Roman" w:hAnsi="Times New Roman" w:cs="Times New Roman"/>
        </w:rPr>
      </w:pPr>
      <w:r w:rsidRPr="004A094F">
        <w:rPr>
          <w:rFonts w:ascii="Times New Roman" w:hAnsi="Times New Roman" w:cs="Times New Roman"/>
        </w:rPr>
        <w:t>Part III.A.</w:t>
      </w:r>
      <w:r>
        <w:rPr>
          <w:rFonts w:ascii="Times New Roman" w:hAnsi="Times New Roman" w:cs="Times New Roman"/>
        </w:rPr>
        <w:t>4</w:t>
      </w:r>
      <w:r w:rsidRPr="004A094F">
        <w:rPr>
          <w:rFonts w:ascii="Times New Roman" w:hAnsi="Times New Roman" w:cs="Times New Roman"/>
        </w:rPr>
        <w:t xml:space="preserve"> </w:t>
      </w:r>
      <w:r>
        <w:rPr>
          <w:rFonts w:ascii="Times New Roman" w:hAnsi="Times New Roman" w:cs="Times New Roman"/>
        </w:rPr>
        <w:t xml:space="preserve">Presidential Executive Orders </w:t>
      </w:r>
    </w:p>
    <w:p w14:paraId="2942EA9D" w14:textId="3DDDA017" w:rsidR="007F772E" w:rsidRDefault="005A3630" w:rsidP="00722544">
      <w:pPr>
        <w:spacing w:before="100" w:after="100"/>
        <w:ind w:firstLine="630"/>
        <w:jc w:val="both"/>
        <w:rPr>
          <w:rFonts w:ascii="Times New Roman" w:hAnsi="Times New Roman" w:cs="Times New Roman"/>
        </w:rPr>
      </w:pPr>
      <w:r>
        <w:rPr>
          <w:rFonts w:ascii="Times New Roman" w:hAnsi="Times New Roman" w:cs="Times New Roman"/>
        </w:rPr>
        <w:t xml:space="preserve">The same pattern </w:t>
      </w:r>
      <w:r w:rsidR="00CE4844">
        <w:rPr>
          <w:rFonts w:ascii="Times New Roman" w:hAnsi="Times New Roman" w:cs="Times New Roman"/>
        </w:rPr>
        <w:t xml:space="preserve">of across-the-board encouragement to strong antitrust enforcement </w:t>
      </w:r>
      <w:r>
        <w:rPr>
          <w:rFonts w:ascii="Times New Roman" w:hAnsi="Times New Roman" w:cs="Times New Roman"/>
        </w:rPr>
        <w:t xml:space="preserve">is present once one expands the analysis to consider Presidential Orders and </w:t>
      </w:r>
      <w:r w:rsidR="00DB778A">
        <w:rPr>
          <w:rFonts w:ascii="Times New Roman" w:hAnsi="Times New Roman" w:cs="Times New Roman"/>
        </w:rPr>
        <w:t>P</w:t>
      </w:r>
      <w:r>
        <w:rPr>
          <w:rFonts w:ascii="Times New Roman" w:hAnsi="Times New Roman" w:cs="Times New Roman"/>
        </w:rPr>
        <w:t>roclamations</w:t>
      </w:r>
      <w:r w:rsidR="00CE4844">
        <w:rPr>
          <w:rFonts w:ascii="Times New Roman" w:hAnsi="Times New Roman" w:cs="Times New Roman"/>
        </w:rPr>
        <w:t>.</w:t>
      </w:r>
      <w:r>
        <w:rPr>
          <w:rFonts w:ascii="Times New Roman" w:hAnsi="Times New Roman" w:cs="Times New Roman"/>
        </w:rPr>
        <w:t xml:space="preserve"> </w:t>
      </w:r>
      <w:r w:rsidR="00CE4844">
        <w:rPr>
          <w:rFonts w:ascii="Times New Roman" w:hAnsi="Times New Roman" w:cs="Times New Roman"/>
        </w:rPr>
        <w:t>O</w:t>
      </w:r>
      <w:r>
        <w:rPr>
          <w:rFonts w:ascii="Times New Roman" w:hAnsi="Times New Roman" w:cs="Times New Roman"/>
        </w:rPr>
        <w:t xml:space="preserve">nly a handful directly </w:t>
      </w:r>
      <w:r w:rsidR="00CE4844">
        <w:rPr>
          <w:rFonts w:ascii="Times New Roman" w:hAnsi="Times New Roman" w:cs="Times New Roman"/>
        </w:rPr>
        <w:t xml:space="preserve">address </w:t>
      </w:r>
      <w:r>
        <w:rPr>
          <w:rFonts w:ascii="Times New Roman" w:hAnsi="Times New Roman" w:cs="Times New Roman"/>
        </w:rPr>
        <w:t>antitrust</w:t>
      </w:r>
      <w:r w:rsidR="00916A8C">
        <w:rPr>
          <w:rFonts w:ascii="Times New Roman" w:hAnsi="Times New Roman" w:cs="Times New Roman"/>
        </w:rPr>
        <w:t xml:space="preserve"> enforcement</w:t>
      </w:r>
      <w:r w:rsidR="00CE4844">
        <w:rPr>
          <w:rFonts w:ascii="Times New Roman" w:hAnsi="Times New Roman" w:cs="Times New Roman"/>
        </w:rPr>
        <w:t>, but</w:t>
      </w:r>
      <w:r>
        <w:rPr>
          <w:rFonts w:ascii="Times New Roman" w:hAnsi="Times New Roman" w:cs="Times New Roman"/>
        </w:rPr>
        <w:t xml:space="preserve"> </w:t>
      </w:r>
      <w:del w:id="329" w:author="Sima Biondi" w:date="2022-01-19T10:09:00Z">
        <w:r w:rsidR="00CE4844" w:rsidDel="001D1C11">
          <w:rPr>
            <w:rFonts w:ascii="Times New Roman" w:hAnsi="Times New Roman" w:cs="Times New Roman"/>
          </w:rPr>
          <w:delText xml:space="preserve">these </w:delText>
        </w:r>
      </w:del>
      <w:ins w:id="330" w:author="Sima Biondi" w:date="2022-01-19T10:09:00Z">
        <w:r w:rsidR="001D1C11">
          <w:rPr>
            <w:rFonts w:ascii="Times New Roman" w:hAnsi="Times New Roman" w:cs="Times New Roman"/>
          </w:rPr>
          <w:t xml:space="preserve">they </w:t>
        </w:r>
      </w:ins>
      <w:r w:rsidR="00CE4844">
        <w:rPr>
          <w:rFonts w:ascii="Times New Roman" w:hAnsi="Times New Roman" w:cs="Times New Roman"/>
        </w:rPr>
        <w:t xml:space="preserve">are </w:t>
      </w:r>
      <w:r w:rsidR="000535CB">
        <w:rPr>
          <w:rFonts w:ascii="Times New Roman" w:hAnsi="Times New Roman" w:cs="Times New Roman"/>
        </w:rPr>
        <w:t>important</w:t>
      </w:r>
      <w:r w:rsidR="00DB778A">
        <w:rPr>
          <w:rFonts w:ascii="Times New Roman" w:hAnsi="Times New Roman" w:cs="Times New Roman"/>
        </w:rPr>
        <w:t>.</w:t>
      </w:r>
      <w:r w:rsidR="005A713A">
        <w:rPr>
          <w:rFonts w:ascii="Times New Roman" w:hAnsi="Times New Roman" w:cs="Times New Roman"/>
        </w:rPr>
        <w:t xml:space="preserve"> In 1957 and 1959, Eisenhower’s Executive Orders 10712 and 10855 allowed</w:t>
      </w:r>
      <w:r w:rsidR="00E24FE1">
        <w:rPr>
          <w:rFonts w:ascii="Times New Roman" w:hAnsi="Times New Roman" w:cs="Times New Roman"/>
        </w:rPr>
        <w:t xml:space="preserve"> the Senate Committee on the Judiciary to access data on income</w:t>
      </w:r>
      <w:r w:rsidR="000535CB">
        <w:rPr>
          <w:rFonts w:ascii="Times New Roman" w:hAnsi="Times New Roman" w:cs="Times New Roman"/>
        </w:rPr>
        <w:t xml:space="preserve"> and </w:t>
      </w:r>
      <w:r w:rsidR="00E24FE1">
        <w:rPr>
          <w:rFonts w:ascii="Times New Roman" w:hAnsi="Times New Roman" w:cs="Times New Roman"/>
        </w:rPr>
        <w:t>profits in their investigation on whether antitrust laws were being adequately enforced;</w:t>
      </w:r>
      <w:r w:rsidR="00E24FE1" w:rsidRPr="006C0632">
        <w:rPr>
          <w:rStyle w:val="FootnoteReference"/>
        </w:rPr>
        <w:footnoteReference w:id="107"/>
      </w:r>
      <w:r w:rsidR="00DB778A">
        <w:rPr>
          <w:rFonts w:ascii="Times New Roman" w:hAnsi="Times New Roman" w:cs="Times New Roman"/>
        </w:rPr>
        <w:t xml:space="preserve"> </w:t>
      </w:r>
      <w:ins w:id="331" w:author="Sima Biondi" w:date="2022-01-19T10:09:00Z">
        <w:r w:rsidR="001D1C11">
          <w:rPr>
            <w:rFonts w:ascii="Times New Roman" w:hAnsi="Times New Roman" w:cs="Times New Roman"/>
          </w:rPr>
          <w:t>i</w:t>
        </w:r>
      </w:ins>
      <w:del w:id="332" w:author="Sima Biondi" w:date="2022-01-19T10:09:00Z">
        <w:r w:rsidR="00DB778A" w:rsidDel="001D1C11">
          <w:rPr>
            <w:rFonts w:ascii="Times New Roman" w:hAnsi="Times New Roman" w:cs="Times New Roman"/>
          </w:rPr>
          <w:delText>I</w:delText>
        </w:r>
      </w:del>
      <w:r w:rsidR="00DB778A">
        <w:rPr>
          <w:rFonts w:ascii="Times New Roman" w:hAnsi="Times New Roman" w:cs="Times New Roman"/>
        </w:rPr>
        <w:t xml:space="preserve">n 1961, </w:t>
      </w:r>
      <w:r>
        <w:rPr>
          <w:rFonts w:ascii="Times New Roman" w:hAnsi="Times New Roman" w:cs="Times New Roman"/>
        </w:rPr>
        <w:t xml:space="preserve">Kennedy’s Executive Order 10936 </w:t>
      </w:r>
      <w:r w:rsidR="00034E28">
        <w:rPr>
          <w:rFonts w:ascii="Times New Roman" w:hAnsi="Times New Roman" w:cs="Times New Roman"/>
        </w:rPr>
        <w:t xml:space="preserve">commanded </w:t>
      </w:r>
      <w:r>
        <w:rPr>
          <w:rFonts w:ascii="Times New Roman" w:hAnsi="Times New Roman" w:cs="Times New Roman"/>
        </w:rPr>
        <w:t xml:space="preserve">federal agencies to share public bidding data to increase the enforcement </w:t>
      </w:r>
      <w:r w:rsidR="00DB778A">
        <w:rPr>
          <w:rFonts w:ascii="Times New Roman" w:hAnsi="Times New Roman" w:cs="Times New Roman"/>
        </w:rPr>
        <w:t xml:space="preserve">of antitrust laws </w:t>
      </w:r>
      <w:r>
        <w:rPr>
          <w:rFonts w:ascii="Times New Roman" w:hAnsi="Times New Roman" w:cs="Times New Roman"/>
        </w:rPr>
        <w:t>against bid rigging;</w:t>
      </w:r>
      <w:r w:rsidRPr="006C0632">
        <w:rPr>
          <w:rStyle w:val="FootnoteReference"/>
        </w:rPr>
        <w:footnoteReference w:id="108"/>
      </w:r>
      <w:r>
        <w:rPr>
          <w:rFonts w:ascii="Times New Roman" w:hAnsi="Times New Roman" w:cs="Times New Roman"/>
        </w:rPr>
        <w:t xml:space="preserve"> </w:t>
      </w:r>
      <w:r w:rsidR="00DB778A">
        <w:rPr>
          <w:rFonts w:ascii="Times New Roman" w:hAnsi="Times New Roman" w:cs="Times New Roman"/>
        </w:rPr>
        <w:t>in 1977</w:t>
      </w:r>
      <w:r w:rsidR="00283F41">
        <w:rPr>
          <w:rFonts w:ascii="Times New Roman" w:hAnsi="Times New Roman" w:cs="Times New Roman"/>
        </w:rPr>
        <w:t>,</w:t>
      </w:r>
      <w:r w:rsidR="00DB778A">
        <w:rPr>
          <w:rFonts w:ascii="Times New Roman" w:hAnsi="Times New Roman" w:cs="Times New Roman"/>
        </w:rPr>
        <w:t xml:space="preserve"> Carter’s Executive Order </w:t>
      </w:r>
      <w:r w:rsidR="00DB778A" w:rsidRPr="00DB778A">
        <w:rPr>
          <w:rFonts w:ascii="Times New Roman" w:hAnsi="Times New Roman" w:cs="Times New Roman"/>
        </w:rPr>
        <w:t>12022</w:t>
      </w:r>
      <w:r w:rsidR="00DB778A">
        <w:rPr>
          <w:rFonts w:ascii="Times New Roman" w:hAnsi="Times New Roman" w:cs="Times New Roman"/>
        </w:rPr>
        <w:t xml:space="preserve"> created a “National Commission for the Review of Antitrust Laws and Procedures”, imbuing it with the mission of </w:t>
      </w:r>
      <w:r w:rsidR="00283F41">
        <w:rPr>
          <w:rFonts w:ascii="Times New Roman" w:hAnsi="Times New Roman" w:cs="Times New Roman"/>
        </w:rPr>
        <w:t xml:space="preserve">drafting recommendations on how to </w:t>
      </w:r>
      <w:r w:rsidR="00283F41">
        <w:rPr>
          <w:rFonts w:ascii="Times New Roman" w:hAnsi="Times New Roman" w:cs="Times New Roman"/>
        </w:rPr>
        <w:lastRenderedPageBreak/>
        <w:t>expedite the enforcement of antitrust laws in complex cases and increase the effectiveness of antitrust remedies;</w:t>
      </w:r>
      <w:r w:rsidR="00283F41" w:rsidRPr="006C0632">
        <w:rPr>
          <w:rStyle w:val="FootnoteReference"/>
        </w:rPr>
        <w:footnoteReference w:id="109"/>
      </w:r>
      <w:r w:rsidR="00283F41">
        <w:rPr>
          <w:rFonts w:ascii="Times New Roman" w:hAnsi="Times New Roman" w:cs="Times New Roman"/>
        </w:rPr>
        <w:t xml:space="preserve"> in 2016, Obama’s Executive Order 13725 required executive agencies to “</w:t>
      </w:r>
      <w:r w:rsidR="00283F41" w:rsidRPr="00283F41">
        <w:rPr>
          <w:rFonts w:ascii="Times New Roman" w:hAnsi="Times New Roman" w:cs="Times New Roman"/>
        </w:rPr>
        <w:t>identify specific actions that they can take in their areas of responsibility to build upon efforts to detect abuses such as price fixing, anticompetitive behavior in labor and other input markets, exclusionary conduct, and blocking access to critical resources that are needed for competitive entry</w:t>
      </w:r>
      <w:ins w:id="333" w:author="Sima Biondi" w:date="2022-01-19T10:10:00Z">
        <w:r w:rsidR="00160BC5">
          <w:rPr>
            <w:rFonts w:ascii="Times New Roman" w:hAnsi="Times New Roman" w:cs="Times New Roman"/>
          </w:rPr>
          <w:t>;</w:t>
        </w:r>
      </w:ins>
      <w:r w:rsidR="00283F41">
        <w:rPr>
          <w:rFonts w:ascii="Times New Roman" w:hAnsi="Times New Roman" w:cs="Times New Roman"/>
        </w:rPr>
        <w:t>”</w:t>
      </w:r>
      <w:del w:id="334" w:author="Sima Biondi" w:date="2022-01-19T10:10:00Z">
        <w:r w:rsidR="004C131B" w:rsidDel="00160BC5">
          <w:rPr>
            <w:rFonts w:ascii="Times New Roman" w:hAnsi="Times New Roman" w:cs="Times New Roman"/>
          </w:rPr>
          <w:delText>;</w:delText>
        </w:r>
      </w:del>
      <w:r w:rsidR="00283F41" w:rsidRPr="006C0632">
        <w:rPr>
          <w:rStyle w:val="FootnoteReference"/>
        </w:rPr>
        <w:footnoteReference w:id="110"/>
      </w:r>
      <w:r w:rsidR="00283F41">
        <w:rPr>
          <w:rFonts w:ascii="Times New Roman" w:hAnsi="Times New Roman" w:cs="Times New Roman"/>
        </w:rPr>
        <w:t xml:space="preserve"> </w:t>
      </w:r>
      <w:ins w:id="335" w:author="Sima Biondi" w:date="2022-01-19T10:09:00Z">
        <w:r w:rsidR="001D1C11">
          <w:rPr>
            <w:rFonts w:ascii="Times New Roman" w:hAnsi="Times New Roman" w:cs="Times New Roman"/>
          </w:rPr>
          <w:t>f</w:t>
        </w:r>
      </w:ins>
      <w:del w:id="336" w:author="Sima Biondi" w:date="2022-01-19T10:09:00Z">
        <w:r w:rsidR="00283F41" w:rsidDel="001D1C11">
          <w:rPr>
            <w:rFonts w:ascii="Times New Roman" w:hAnsi="Times New Roman" w:cs="Times New Roman"/>
          </w:rPr>
          <w:delText>F</w:delText>
        </w:r>
      </w:del>
      <w:r w:rsidR="00283F41">
        <w:rPr>
          <w:rFonts w:ascii="Times New Roman" w:hAnsi="Times New Roman" w:cs="Times New Roman"/>
        </w:rPr>
        <w:t>inally, Biden’s Executive Order 140</w:t>
      </w:r>
      <w:r w:rsidR="00CE4844">
        <w:rPr>
          <w:rFonts w:ascii="Times New Roman" w:hAnsi="Times New Roman" w:cs="Times New Roman"/>
        </w:rPr>
        <w:t>36 “</w:t>
      </w:r>
      <w:r w:rsidR="00CE4844" w:rsidRPr="00CE4844">
        <w:rPr>
          <w:rFonts w:ascii="Times New Roman" w:hAnsi="Times New Roman" w:cs="Times New Roman"/>
        </w:rPr>
        <w:t>affirms that it is the policy of my Administration to enforce the antitrust laws to combat the excessive concentration of industry, the abuses of market power, and the harmful effects of monopoly and monopsony</w:t>
      </w:r>
      <w:r w:rsidR="00D61311">
        <w:rPr>
          <w:rFonts w:ascii="Times New Roman" w:hAnsi="Times New Roman" w:cs="Times New Roman"/>
        </w:rPr>
        <w:t>.</w:t>
      </w:r>
      <w:r w:rsidR="00CE4844">
        <w:rPr>
          <w:rFonts w:ascii="Times New Roman" w:hAnsi="Times New Roman" w:cs="Times New Roman"/>
        </w:rPr>
        <w:t>”</w:t>
      </w:r>
      <w:r w:rsidR="00CE4844" w:rsidRPr="006C0632">
        <w:rPr>
          <w:rStyle w:val="FootnoteReference"/>
        </w:rPr>
        <w:footnoteReference w:id="111"/>
      </w:r>
      <w:r w:rsidR="00D61311">
        <w:rPr>
          <w:rFonts w:ascii="Times New Roman" w:hAnsi="Times New Roman" w:cs="Times New Roman"/>
        </w:rPr>
        <w:t xml:space="preserve"> While after Eisenhower, no Republic</w:t>
      </w:r>
      <w:ins w:id="337" w:author="Sima Biondi" w:date="2022-01-19T10:10:00Z">
        <w:r w:rsidR="00936BA4">
          <w:rPr>
            <w:rFonts w:ascii="Times New Roman" w:hAnsi="Times New Roman" w:cs="Times New Roman"/>
          </w:rPr>
          <w:t>an</w:t>
        </w:r>
      </w:ins>
      <w:r w:rsidR="00D61311">
        <w:rPr>
          <w:rFonts w:ascii="Times New Roman" w:hAnsi="Times New Roman" w:cs="Times New Roman"/>
        </w:rPr>
        <w:t xml:space="preserve"> president issued a pro-antitrust executive order, no Republican president issued an executive order cutting back on antitrust enforcement either (with two minor exceptions).</w:t>
      </w:r>
      <w:r w:rsidR="00D61311" w:rsidRPr="006C0632">
        <w:rPr>
          <w:rStyle w:val="FootnoteReference"/>
        </w:rPr>
        <w:footnoteReference w:id="112"/>
      </w:r>
    </w:p>
    <w:p w14:paraId="1A67B311" w14:textId="6C134494" w:rsidR="00FD2FE3" w:rsidRDefault="00466CF3" w:rsidP="00722544">
      <w:pPr>
        <w:spacing w:before="100" w:after="100"/>
        <w:ind w:firstLine="630"/>
        <w:jc w:val="both"/>
        <w:rPr>
          <w:rFonts w:ascii="Times New Roman" w:hAnsi="Times New Roman" w:cs="Times New Roman"/>
        </w:rPr>
      </w:pPr>
      <w:r>
        <w:rPr>
          <w:rFonts w:ascii="Times New Roman" w:hAnsi="Times New Roman" w:cs="Times New Roman"/>
        </w:rPr>
        <w:t>In sum, the analysis of the public platforms</w:t>
      </w:r>
      <w:r w:rsidR="00323954">
        <w:rPr>
          <w:rFonts w:ascii="Times New Roman" w:hAnsi="Times New Roman" w:cs="Times New Roman"/>
        </w:rPr>
        <w:t xml:space="preserve"> and official acts</w:t>
      </w:r>
      <w:r>
        <w:rPr>
          <w:rFonts w:ascii="Times New Roman" w:hAnsi="Times New Roman" w:cs="Times New Roman"/>
        </w:rPr>
        <w:t xml:space="preserve"> of all presidents since 1932 </w:t>
      </w:r>
      <w:r w:rsidR="008F0C04">
        <w:rPr>
          <w:rFonts w:ascii="Times New Roman" w:hAnsi="Times New Roman" w:cs="Times New Roman"/>
        </w:rPr>
        <w:t xml:space="preserve">reinforces </w:t>
      </w:r>
      <w:r w:rsidR="00E05320">
        <w:rPr>
          <w:rFonts w:ascii="Times New Roman" w:hAnsi="Times New Roman" w:cs="Times New Roman"/>
        </w:rPr>
        <w:t xml:space="preserve">our </w:t>
      </w:r>
      <w:r w:rsidR="00D61311">
        <w:rPr>
          <w:rFonts w:ascii="Times New Roman" w:hAnsi="Times New Roman" w:cs="Times New Roman"/>
        </w:rPr>
        <w:t>finding that</w:t>
      </w:r>
      <w:r w:rsidR="00E05320">
        <w:rPr>
          <w:rFonts w:ascii="Times New Roman" w:hAnsi="Times New Roman" w:cs="Times New Roman"/>
        </w:rPr>
        <w:t xml:space="preserve"> </w:t>
      </w:r>
      <w:r w:rsidR="00D61311">
        <w:rPr>
          <w:rFonts w:ascii="Times New Roman" w:hAnsi="Times New Roman" w:cs="Times New Roman"/>
        </w:rPr>
        <w:t>a popular mandate never formed to reduce antitrust enforcement</w:t>
      </w:r>
      <w:r w:rsidR="00CE6A3D">
        <w:rPr>
          <w:rFonts w:ascii="Times New Roman" w:hAnsi="Times New Roman" w:cs="Times New Roman"/>
        </w:rPr>
        <w:t xml:space="preserve">. </w:t>
      </w:r>
      <w:r w:rsidR="00D61311">
        <w:rPr>
          <w:rFonts w:ascii="Times New Roman" w:hAnsi="Times New Roman" w:cs="Times New Roman"/>
        </w:rPr>
        <w:t>On the contrary,</w:t>
      </w:r>
      <w:r w:rsidR="00AF07AB">
        <w:rPr>
          <w:rFonts w:ascii="Times New Roman" w:hAnsi="Times New Roman" w:cs="Times New Roman"/>
        </w:rPr>
        <w:t xml:space="preserve"> throughout th</w:t>
      </w:r>
      <w:r w:rsidR="00852FDF">
        <w:rPr>
          <w:rFonts w:ascii="Times New Roman" w:hAnsi="Times New Roman" w:cs="Times New Roman"/>
        </w:rPr>
        <w:t xml:space="preserve">e past </w:t>
      </w:r>
      <w:del w:id="338" w:author="Sima Biondi" w:date="2022-01-19T10:10:00Z">
        <w:r w:rsidR="00852FDF" w:rsidDel="00936BA4">
          <w:rPr>
            <w:rFonts w:ascii="Times New Roman" w:hAnsi="Times New Roman" w:cs="Times New Roman"/>
          </w:rPr>
          <w:delText xml:space="preserve">90 </w:delText>
        </w:r>
      </w:del>
      <w:ins w:id="339" w:author="Sima Biondi" w:date="2022-01-19T10:10:00Z">
        <w:r w:rsidR="00936BA4">
          <w:rPr>
            <w:rFonts w:ascii="Times New Roman" w:hAnsi="Times New Roman" w:cs="Times New Roman"/>
          </w:rPr>
          <w:t xml:space="preserve">ninety </w:t>
        </w:r>
      </w:ins>
      <w:r w:rsidR="00852FDF">
        <w:rPr>
          <w:rFonts w:ascii="Times New Roman" w:hAnsi="Times New Roman" w:cs="Times New Roman"/>
        </w:rPr>
        <w:t>years</w:t>
      </w:r>
      <w:r w:rsidR="00AF07AB">
        <w:rPr>
          <w:rFonts w:ascii="Times New Roman" w:hAnsi="Times New Roman" w:cs="Times New Roman"/>
        </w:rPr>
        <w:t xml:space="preserve">, all but a handful of mentions to antitrust are always in the direction of </w:t>
      </w:r>
      <w:r w:rsidR="008D4D00">
        <w:rPr>
          <w:rFonts w:ascii="Times New Roman" w:hAnsi="Times New Roman" w:cs="Times New Roman"/>
        </w:rPr>
        <w:t xml:space="preserve">protecting consumer and small businesses </w:t>
      </w:r>
      <w:del w:id="340" w:author="Sima Biondi" w:date="2022-01-19T10:10:00Z">
        <w:r w:rsidR="008D4D00" w:rsidDel="00936BA4">
          <w:rPr>
            <w:rFonts w:ascii="Times New Roman" w:hAnsi="Times New Roman" w:cs="Times New Roman"/>
          </w:rPr>
          <w:delText xml:space="preserve">and </w:delText>
        </w:r>
      </w:del>
      <w:ins w:id="341" w:author="Sima Biondi" w:date="2022-01-19T10:10:00Z">
        <w:r w:rsidR="00936BA4">
          <w:rPr>
            <w:rFonts w:ascii="Times New Roman" w:hAnsi="Times New Roman" w:cs="Times New Roman"/>
          </w:rPr>
          <w:t xml:space="preserve">as well as </w:t>
        </w:r>
      </w:ins>
      <w:r w:rsidR="00B84713">
        <w:rPr>
          <w:rFonts w:ascii="Times New Roman" w:hAnsi="Times New Roman" w:cs="Times New Roman"/>
        </w:rPr>
        <w:t xml:space="preserve">ensuring </w:t>
      </w:r>
      <w:r w:rsidR="00453A2F">
        <w:rPr>
          <w:rFonts w:ascii="Times New Roman" w:hAnsi="Times New Roman" w:cs="Times New Roman"/>
        </w:rPr>
        <w:t xml:space="preserve">the </w:t>
      </w:r>
      <w:r w:rsidR="00B84713">
        <w:rPr>
          <w:rFonts w:ascii="Times New Roman" w:hAnsi="Times New Roman" w:cs="Times New Roman"/>
        </w:rPr>
        <w:t>strong enforcement of the antitrust laws</w:t>
      </w:r>
      <w:r w:rsidR="00AF07AB">
        <w:rPr>
          <w:rFonts w:ascii="Times New Roman" w:hAnsi="Times New Roman" w:cs="Times New Roman"/>
        </w:rPr>
        <w:t>.</w:t>
      </w:r>
    </w:p>
    <w:p w14:paraId="07076540" w14:textId="39B48FEF" w:rsidR="00C7664F" w:rsidRDefault="00C7664F" w:rsidP="00C31AD6">
      <w:pPr>
        <w:pStyle w:val="Heading2"/>
        <w:spacing w:before="360" w:after="360"/>
        <w:rPr>
          <w:rFonts w:ascii="Times New Roman" w:hAnsi="Times New Roman" w:cs="Times New Roman"/>
          <w:sz w:val="28"/>
          <w:szCs w:val="28"/>
        </w:rPr>
      </w:pPr>
      <w:r w:rsidRPr="004A094F">
        <w:rPr>
          <w:rFonts w:ascii="Times New Roman" w:hAnsi="Times New Roman" w:cs="Times New Roman"/>
        </w:rPr>
        <w:t>Part III.A.</w:t>
      </w:r>
      <w:r>
        <w:rPr>
          <w:rFonts w:ascii="Times New Roman" w:hAnsi="Times New Roman" w:cs="Times New Roman"/>
        </w:rPr>
        <w:t>5 Supreme Court Nominations</w:t>
      </w:r>
    </w:p>
    <w:p w14:paraId="7F374EDA" w14:textId="16F48BC0" w:rsidR="00C7664F" w:rsidRDefault="00C7664F" w:rsidP="00C7664F">
      <w:pPr>
        <w:spacing w:before="100" w:after="100"/>
        <w:ind w:firstLine="630"/>
        <w:jc w:val="both"/>
        <w:rPr>
          <w:rFonts w:ascii="Times New Roman" w:hAnsi="Times New Roman" w:cs="Times New Roman"/>
        </w:rPr>
      </w:pPr>
      <w:r>
        <w:rPr>
          <w:rFonts w:ascii="Times New Roman" w:hAnsi="Times New Roman" w:cs="Times New Roman"/>
        </w:rPr>
        <w:t xml:space="preserve">Presidents (with the support of the Senate) can influence policy by appointing Supreme Court </w:t>
      </w:r>
      <w:ins w:id="342" w:author="Sima Biondi" w:date="2022-01-19T10:10:00Z">
        <w:r w:rsidR="00936BA4">
          <w:rPr>
            <w:rFonts w:ascii="Times New Roman" w:hAnsi="Times New Roman" w:cs="Times New Roman"/>
          </w:rPr>
          <w:t>j</w:t>
        </w:r>
      </w:ins>
      <w:del w:id="343" w:author="Sima Biondi" w:date="2022-01-19T10:10:00Z">
        <w:r w:rsidDel="00936BA4">
          <w:rPr>
            <w:rFonts w:ascii="Times New Roman" w:hAnsi="Times New Roman" w:cs="Times New Roman"/>
          </w:rPr>
          <w:delText>J</w:delText>
        </w:r>
      </w:del>
      <w:r>
        <w:rPr>
          <w:rFonts w:ascii="Times New Roman" w:hAnsi="Times New Roman" w:cs="Times New Roman"/>
        </w:rPr>
        <w:t>ustice</w:t>
      </w:r>
      <w:r w:rsidR="00B04B0E">
        <w:rPr>
          <w:rFonts w:ascii="Times New Roman" w:hAnsi="Times New Roman" w:cs="Times New Roman"/>
        </w:rPr>
        <w:t>s</w:t>
      </w:r>
      <w:r>
        <w:rPr>
          <w:rFonts w:ascii="Times New Roman" w:hAnsi="Times New Roman" w:cs="Times New Roman"/>
        </w:rPr>
        <w:t xml:space="preserve"> with a particular ideological bent.</w:t>
      </w:r>
      <w:r w:rsidR="0050171E">
        <w:rPr>
          <w:rFonts w:ascii="Times New Roman" w:hAnsi="Times New Roman" w:cs="Times New Roman"/>
        </w:rPr>
        <w:t xml:space="preserve"> Most presidential candidates promise, in more or less veiled terms, to nominate jurists who share their ideological agenda. Senators who vote on nominations may or may not share that agenda. We ask here whether the antitrust views of Supreme Court nominee</w:t>
      </w:r>
      <w:ins w:id="344" w:author="Sima Biondi" w:date="2022-01-19T10:10:00Z">
        <w:r w:rsidR="00936BA4">
          <w:rPr>
            <w:rFonts w:ascii="Times New Roman" w:hAnsi="Times New Roman" w:cs="Times New Roman"/>
          </w:rPr>
          <w:t xml:space="preserve">s </w:t>
        </w:r>
      </w:ins>
      <w:del w:id="345" w:author="Sima Biondi" w:date="2022-01-19T10:10:00Z">
        <w:r w:rsidR="0050171E" w:rsidDel="00936BA4">
          <w:rPr>
            <w:rFonts w:ascii="Times New Roman" w:hAnsi="Times New Roman" w:cs="Times New Roman"/>
          </w:rPr>
          <w:delText xml:space="preserve"> s</w:delText>
        </w:r>
      </w:del>
      <w:r w:rsidR="0050171E">
        <w:rPr>
          <w:rFonts w:ascii="Times New Roman" w:hAnsi="Times New Roman" w:cs="Times New Roman"/>
        </w:rPr>
        <w:t>have ever</w:t>
      </w:r>
      <w:del w:id="346" w:author="Sima Biondi" w:date="2022-01-19T10:10:00Z">
        <w:r w:rsidR="0050171E" w:rsidDel="00936BA4">
          <w:rPr>
            <w:rFonts w:ascii="Times New Roman" w:hAnsi="Times New Roman" w:cs="Times New Roman"/>
          </w:rPr>
          <w:delText>y</w:delText>
        </w:r>
      </w:del>
      <w:r w:rsidR="0050171E">
        <w:rPr>
          <w:rFonts w:ascii="Times New Roman" w:hAnsi="Times New Roman" w:cs="Times New Roman"/>
        </w:rPr>
        <w:t xml:space="preserve"> played a role in their confirmation.</w:t>
      </w:r>
      <w:r w:rsidR="004D6F33">
        <w:rPr>
          <w:rFonts w:ascii="Times New Roman" w:hAnsi="Times New Roman" w:cs="Times New Roman"/>
        </w:rPr>
        <w:t xml:space="preserve">  </w:t>
      </w:r>
    </w:p>
    <w:p w14:paraId="7B4D59ED" w14:textId="36625198" w:rsidR="00E22806" w:rsidRDefault="004D6F33" w:rsidP="005D6FB9">
      <w:pPr>
        <w:spacing w:before="100" w:after="100"/>
        <w:ind w:firstLine="630"/>
        <w:jc w:val="both"/>
        <w:rPr>
          <w:rFonts w:ascii="Times New Roman" w:hAnsi="Times New Roman" w:cs="Times New Roman"/>
        </w:rPr>
      </w:pPr>
      <w:r>
        <w:rPr>
          <w:rFonts w:ascii="Times New Roman" w:hAnsi="Times New Roman" w:cs="Times New Roman"/>
        </w:rPr>
        <w:t xml:space="preserve">To answer this </w:t>
      </w:r>
      <w:proofErr w:type="gramStart"/>
      <w:r>
        <w:rPr>
          <w:rFonts w:ascii="Times New Roman" w:hAnsi="Times New Roman" w:cs="Times New Roman"/>
        </w:rPr>
        <w:t>question</w:t>
      </w:r>
      <w:proofErr w:type="gramEnd"/>
      <w:r>
        <w:rPr>
          <w:rFonts w:ascii="Times New Roman" w:hAnsi="Times New Roman" w:cs="Times New Roman"/>
        </w:rPr>
        <w:t xml:space="preserve"> </w:t>
      </w:r>
      <w:r w:rsidR="00C7664F">
        <w:rPr>
          <w:rFonts w:ascii="Times New Roman" w:hAnsi="Times New Roman" w:cs="Times New Roman"/>
        </w:rPr>
        <w:t xml:space="preserve">we analyzed all the public records of nomination hearings for Supreme Court </w:t>
      </w:r>
      <w:ins w:id="347" w:author="Sima Biondi" w:date="2022-01-19T10:11:00Z">
        <w:r w:rsidR="00936BA4">
          <w:rPr>
            <w:rFonts w:ascii="Times New Roman" w:hAnsi="Times New Roman" w:cs="Times New Roman"/>
          </w:rPr>
          <w:t>j</w:t>
        </w:r>
      </w:ins>
      <w:del w:id="348" w:author="Sima Biondi" w:date="2022-01-19T10:11:00Z">
        <w:r w:rsidR="00C7664F" w:rsidDel="00936BA4">
          <w:rPr>
            <w:rFonts w:ascii="Times New Roman" w:hAnsi="Times New Roman" w:cs="Times New Roman"/>
          </w:rPr>
          <w:delText>J</w:delText>
        </w:r>
      </w:del>
      <w:r w:rsidR="00C7664F">
        <w:rPr>
          <w:rFonts w:ascii="Times New Roman" w:hAnsi="Times New Roman" w:cs="Times New Roman"/>
        </w:rPr>
        <w:t xml:space="preserve">ustices starting </w:t>
      </w:r>
      <w:r>
        <w:rPr>
          <w:rFonts w:ascii="Times New Roman" w:hAnsi="Times New Roman" w:cs="Times New Roman"/>
        </w:rPr>
        <w:t xml:space="preserve">with the </w:t>
      </w:r>
      <w:r w:rsidR="00C7664F">
        <w:rPr>
          <w:rFonts w:ascii="Times New Roman" w:hAnsi="Times New Roman" w:cs="Times New Roman"/>
        </w:rPr>
        <w:t>nomination of Chief Jus</w:t>
      </w:r>
      <w:r>
        <w:rPr>
          <w:rFonts w:ascii="Times New Roman" w:hAnsi="Times New Roman" w:cs="Times New Roman"/>
        </w:rPr>
        <w:t>tice Charles Hughes in the 1930s until 2020</w:t>
      </w:r>
      <w:r w:rsidR="00C7664F">
        <w:rPr>
          <w:rFonts w:ascii="Times New Roman" w:hAnsi="Times New Roman" w:cs="Times New Roman"/>
        </w:rPr>
        <w:t xml:space="preserve">. </w:t>
      </w:r>
      <w:r>
        <w:rPr>
          <w:rFonts w:ascii="Times New Roman" w:hAnsi="Times New Roman" w:cs="Times New Roman"/>
        </w:rPr>
        <w:t>We wanted to determine</w:t>
      </w:r>
      <w:r w:rsidR="00C7664F">
        <w:rPr>
          <w:rFonts w:ascii="Times New Roman" w:hAnsi="Times New Roman" w:cs="Times New Roman"/>
        </w:rPr>
        <w:t xml:space="preserve"> </w:t>
      </w:r>
      <w:proofErr w:type="spellStart"/>
      <w:ins w:id="349" w:author="Sima Biondi" w:date="2022-01-19T10:11:00Z">
        <w:r w:rsidR="00936BA4">
          <w:rPr>
            <w:rFonts w:ascii="Times New Roman" w:hAnsi="Times New Roman" w:cs="Times New Roman"/>
          </w:rPr>
          <w:t>antitrust’s</w:t>
        </w:r>
        <w:proofErr w:type="spellEnd"/>
        <w:r w:rsidR="00936BA4">
          <w:rPr>
            <w:rFonts w:ascii="Times New Roman" w:hAnsi="Times New Roman" w:cs="Times New Roman"/>
          </w:rPr>
          <w:t xml:space="preserve"> degree of saliency </w:t>
        </w:r>
      </w:ins>
      <w:del w:id="350" w:author="Sima Biondi" w:date="2022-01-19T10:11:00Z">
        <w:r w:rsidR="00C7664F" w:rsidDel="00936BA4">
          <w:rPr>
            <w:rFonts w:ascii="Times New Roman" w:hAnsi="Times New Roman" w:cs="Times New Roman"/>
          </w:rPr>
          <w:delText xml:space="preserve">how much antitrust was a salient topic </w:delText>
        </w:r>
      </w:del>
      <w:r w:rsidR="00C7664F">
        <w:rPr>
          <w:rFonts w:ascii="Times New Roman" w:hAnsi="Times New Roman" w:cs="Times New Roman"/>
        </w:rPr>
        <w:t xml:space="preserve">in </w:t>
      </w:r>
      <w:ins w:id="351" w:author="Sima Biondi" w:date="2022-01-19T10:11:00Z">
        <w:r w:rsidR="00936BA4">
          <w:rPr>
            <w:rFonts w:ascii="Times New Roman" w:hAnsi="Times New Roman" w:cs="Times New Roman"/>
          </w:rPr>
          <w:t xml:space="preserve">the </w:t>
        </w:r>
      </w:ins>
      <w:r w:rsidR="00C7664F">
        <w:rPr>
          <w:rFonts w:ascii="Times New Roman" w:hAnsi="Times New Roman" w:cs="Times New Roman"/>
        </w:rPr>
        <w:t>nomination</w:t>
      </w:r>
      <w:ins w:id="352" w:author="Sima Biondi" w:date="2022-01-19T10:11:00Z">
        <w:r w:rsidR="00936BA4">
          <w:rPr>
            <w:rFonts w:ascii="Times New Roman" w:hAnsi="Times New Roman" w:cs="Times New Roman"/>
          </w:rPr>
          <w:t xml:space="preserve"> process</w:t>
        </w:r>
      </w:ins>
      <w:del w:id="353" w:author="Sima Biondi" w:date="2022-01-19T10:11:00Z">
        <w:r w:rsidR="00C7664F" w:rsidDel="00936BA4">
          <w:rPr>
            <w:rFonts w:ascii="Times New Roman" w:hAnsi="Times New Roman" w:cs="Times New Roman"/>
          </w:rPr>
          <w:delText>s</w:delText>
        </w:r>
      </w:del>
      <w:r w:rsidR="00C7664F">
        <w:rPr>
          <w:rFonts w:ascii="Times New Roman" w:hAnsi="Times New Roman" w:cs="Times New Roman"/>
        </w:rPr>
        <w:t xml:space="preserve">, and whether </w:t>
      </w:r>
      <w:ins w:id="354" w:author="Sima Biondi" w:date="2022-01-19T10:11:00Z">
        <w:r w:rsidR="00936BA4">
          <w:rPr>
            <w:rFonts w:ascii="Times New Roman" w:hAnsi="Times New Roman" w:cs="Times New Roman"/>
          </w:rPr>
          <w:t>j</w:t>
        </w:r>
      </w:ins>
      <w:del w:id="355" w:author="Sima Biondi" w:date="2022-01-19T10:11:00Z">
        <w:r w:rsidR="00C7664F" w:rsidDel="00936BA4">
          <w:rPr>
            <w:rFonts w:ascii="Times New Roman" w:hAnsi="Times New Roman" w:cs="Times New Roman"/>
          </w:rPr>
          <w:delText>J</w:delText>
        </w:r>
      </w:del>
      <w:r w:rsidR="00C7664F">
        <w:rPr>
          <w:rFonts w:ascii="Times New Roman" w:hAnsi="Times New Roman" w:cs="Times New Roman"/>
        </w:rPr>
        <w:t xml:space="preserve">ustices were specifically questioned on their views vis-à-vis the goals of antitrust and the </w:t>
      </w:r>
      <w:r w:rsidR="00C7664F">
        <w:rPr>
          <w:rFonts w:ascii="Times New Roman" w:hAnsi="Times New Roman" w:cs="Times New Roman"/>
        </w:rPr>
        <w:lastRenderedPageBreak/>
        <w:t xml:space="preserve">importance of strong enforcement. Figure </w:t>
      </w:r>
      <w:r w:rsidR="00B80D0D">
        <w:rPr>
          <w:rFonts w:ascii="Times New Roman" w:hAnsi="Times New Roman" w:cs="Times New Roman"/>
        </w:rPr>
        <w:t>III</w:t>
      </w:r>
      <w:r w:rsidR="00C7664F">
        <w:rPr>
          <w:rFonts w:ascii="Times New Roman" w:hAnsi="Times New Roman" w:cs="Times New Roman"/>
        </w:rPr>
        <w:t xml:space="preserve"> below depicts the frequency of </w:t>
      </w:r>
      <w:del w:id="356" w:author="Sima Biondi" w:date="2022-01-19T10:11:00Z">
        <w:r w:rsidR="00C7664F" w:rsidDel="00936BA4">
          <w:rPr>
            <w:rFonts w:ascii="Times New Roman" w:hAnsi="Times New Roman" w:cs="Times New Roman"/>
          </w:rPr>
          <w:delText xml:space="preserve">appearance of all </w:delText>
        </w:r>
      </w:del>
      <w:r w:rsidR="00C7664F">
        <w:rPr>
          <w:rFonts w:ascii="Times New Roman" w:hAnsi="Times New Roman" w:cs="Times New Roman"/>
        </w:rPr>
        <w:t>mentions to “antitrust” and “monopoly”</w:t>
      </w:r>
      <w:r w:rsidR="00C7664F" w:rsidRPr="006C0632">
        <w:rPr>
          <w:rStyle w:val="FootnoteReference"/>
        </w:rPr>
        <w:footnoteReference w:id="113"/>
      </w:r>
      <w:r w:rsidR="00C7664F" w:rsidRPr="00097EF8">
        <w:rPr>
          <w:rFonts w:ascii="Times New Roman" w:hAnsi="Times New Roman" w:cs="Times New Roman"/>
        </w:rPr>
        <w:t xml:space="preserve"> </w:t>
      </w:r>
      <w:r w:rsidR="00C7664F">
        <w:rPr>
          <w:rFonts w:ascii="Times New Roman" w:hAnsi="Times New Roman" w:cs="Times New Roman"/>
        </w:rPr>
        <w:t>during the direct Q&amp;A session with nominees to the U</w:t>
      </w:r>
      <w:ins w:id="357" w:author="Sima Biondi" w:date="2022-01-19T10:12:00Z">
        <w:r w:rsidR="00936BA4">
          <w:rPr>
            <w:rFonts w:ascii="Times New Roman" w:hAnsi="Times New Roman" w:cs="Times New Roman"/>
          </w:rPr>
          <w:t>.</w:t>
        </w:r>
      </w:ins>
      <w:r w:rsidR="00C7664F">
        <w:rPr>
          <w:rFonts w:ascii="Times New Roman" w:hAnsi="Times New Roman" w:cs="Times New Roman"/>
        </w:rPr>
        <w:t>S</w:t>
      </w:r>
      <w:ins w:id="358" w:author="Sima Biondi" w:date="2022-01-19T10:12:00Z">
        <w:r w:rsidR="00936BA4">
          <w:rPr>
            <w:rFonts w:ascii="Times New Roman" w:hAnsi="Times New Roman" w:cs="Times New Roman"/>
          </w:rPr>
          <w:t>.</w:t>
        </w:r>
      </w:ins>
      <w:r w:rsidR="00C7664F">
        <w:rPr>
          <w:rFonts w:ascii="Times New Roman" w:hAnsi="Times New Roman" w:cs="Times New Roman"/>
        </w:rPr>
        <w:t xml:space="preserve"> Supreme Court for the past 90 years. </w:t>
      </w:r>
    </w:p>
    <w:p w14:paraId="18423777" w14:textId="029BE06C" w:rsidR="00AA14F4" w:rsidRDefault="00AA14F4" w:rsidP="0016003F">
      <w:pPr>
        <w:spacing w:before="360" w:after="100"/>
        <w:jc w:val="center"/>
        <w:rPr>
          <w:rFonts w:ascii="Times New Roman" w:hAnsi="Times New Roman" w:cs="Times New Roman"/>
        </w:rPr>
      </w:pPr>
      <w:r>
        <w:rPr>
          <w:rFonts w:ascii="Times New Roman" w:hAnsi="Times New Roman" w:cs="Times New Roman"/>
        </w:rPr>
        <w:t xml:space="preserve">Figure </w:t>
      </w:r>
      <w:r w:rsidR="00B80D0D">
        <w:rPr>
          <w:rFonts w:ascii="Times New Roman" w:hAnsi="Times New Roman" w:cs="Times New Roman"/>
        </w:rPr>
        <w:t>III</w:t>
      </w:r>
      <w:r>
        <w:rPr>
          <w:rFonts w:ascii="Times New Roman" w:hAnsi="Times New Roman" w:cs="Times New Roman"/>
        </w:rPr>
        <w:t xml:space="preserve">: </w:t>
      </w:r>
      <w:r w:rsidRPr="00E7395B">
        <w:rPr>
          <w:rFonts w:ascii="Times New Roman" w:hAnsi="Times New Roman" w:cs="Times New Roman"/>
        </w:rPr>
        <w:t xml:space="preserve">Total </w:t>
      </w:r>
      <w:del w:id="359" w:author="Sima Biondi" w:date="2022-01-19T10:49:00Z">
        <w:r w:rsidRPr="00E7395B" w:rsidDel="00222E83">
          <w:rPr>
            <w:rFonts w:ascii="Times New Roman" w:hAnsi="Times New Roman" w:cs="Times New Roman"/>
          </w:rPr>
          <w:delText xml:space="preserve">References </w:delText>
        </w:r>
      </w:del>
      <w:ins w:id="360" w:author="Sima Biondi" w:date="2022-01-19T10:49:00Z">
        <w:r w:rsidR="00222E83">
          <w:rPr>
            <w:rFonts w:ascii="Times New Roman" w:hAnsi="Times New Roman" w:cs="Times New Roman"/>
          </w:rPr>
          <w:t>r</w:t>
        </w:r>
        <w:r w:rsidR="00222E83" w:rsidRPr="00E7395B">
          <w:rPr>
            <w:rFonts w:ascii="Times New Roman" w:hAnsi="Times New Roman" w:cs="Times New Roman"/>
          </w:rPr>
          <w:t xml:space="preserve">eferences </w:t>
        </w:r>
      </w:ins>
      <w:r w:rsidRPr="00E7395B">
        <w:rPr>
          <w:rFonts w:ascii="Times New Roman" w:hAnsi="Times New Roman" w:cs="Times New Roman"/>
        </w:rPr>
        <w:t xml:space="preserve">to </w:t>
      </w:r>
      <w:ins w:id="361" w:author="Sima Biondi" w:date="2022-01-19T10:49:00Z">
        <w:r w:rsidR="00222E83">
          <w:rPr>
            <w:rFonts w:ascii="Times New Roman" w:hAnsi="Times New Roman" w:cs="Times New Roman"/>
          </w:rPr>
          <w:t>a</w:t>
        </w:r>
      </w:ins>
      <w:del w:id="362" w:author="Sima Biondi" w:date="2022-01-19T10:49:00Z">
        <w:r w:rsidRPr="00E7395B" w:rsidDel="00222E83">
          <w:rPr>
            <w:rFonts w:ascii="Times New Roman" w:hAnsi="Times New Roman" w:cs="Times New Roman"/>
          </w:rPr>
          <w:delText>A</w:delText>
        </w:r>
      </w:del>
      <w:r w:rsidRPr="00E7395B">
        <w:rPr>
          <w:rFonts w:ascii="Times New Roman" w:hAnsi="Times New Roman" w:cs="Times New Roman"/>
        </w:rPr>
        <w:t>ntitrust/</w:t>
      </w:r>
      <w:ins w:id="363" w:author="Sima Biondi" w:date="2022-01-19T10:49:00Z">
        <w:r w:rsidR="00222E83">
          <w:rPr>
            <w:rFonts w:ascii="Times New Roman" w:hAnsi="Times New Roman" w:cs="Times New Roman"/>
          </w:rPr>
          <w:t>m</w:t>
        </w:r>
      </w:ins>
      <w:del w:id="364" w:author="Sima Biondi" w:date="2022-01-19T10:49:00Z">
        <w:r w:rsidRPr="00E7395B" w:rsidDel="00222E83">
          <w:rPr>
            <w:rFonts w:ascii="Times New Roman" w:hAnsi="Times New Roman" w:cs="Times New Roman"/>
          </w:rPr>
          <w:delText>M</w:delText>
        </w:r>
      </w:del>
      <w:r w:rsidRPr="00E7395B">
        <w:rPr>
          <w:rFonts w:ascii="Times New Roman" w:hAnsi="Times New Roman" w:cs="Times New Roman"/>
        </w:rPr>
        <w:t>onopol</w:t>
      </w:r>
      <w:r>
        <w:rPr>
          <w:rFonts w:ascii="Times New Roman" w:hAnsi="Times New Roman" w:cs="Times New Roman"/>
        </w:rPr>
        <w:t>y</w:t>
      </w:r>
      <w:r w:rsidRPr="00E7395B">
        <w:rPr>
          <w:rFonts w:ascii="Times New Roman" w:hAnsi="Times New Roman" w:cs="Times New Roman"/>
        </w:rPr>
        <w:t xml:space="preserve"> in direct Q&amp;A </w:t>
      </w:r>
      <w:ins w:id="365" w:author="Sima Biondi" w:date="2022-01-19T10:49:00Z">
        <w:r w:rsidR="00222E83">
          <w:rPr>
            <w:rFonts w:ascii="Times New Roman" w:hAnsi="Times New Roman" w:cs="Times New Roman"/>
          </w:rPr>
          <w:t>s</w:t>
        </w:r>
      </w:ins>
      <w:del w:id="366" w:author="Sima Biondi" w:date="2022-01-19T10:49:00Z">
        <w:r w:rsidRPr="00E7395B" w:rsidDel="00222E83">
          <w:rPr>
            <w:rFonts w:ascii="Times New Roman" w:hAnsi="Times New Roman" w:cs="Times New Roman"/>
          </w:rPr>
          <w:delText>S</w:delText>
        </w:r>
      </w:del>
      <w:r w:rsidRPr="00E7395B">
        <w:rPr>
          <w:rFonts w:ascii="Times New Roman" w:hAnsi="Times New Roman" w:cs="Times New Roman"/>
        </w:rPr>
        <w:t xml:space="preserve">essions, per Supreme Court </w:t>
      </w:r>
      <w:ins w:id="367" w:author="Sima Biondi" w:date="2022-01-19T10:49:00Z">
        <w:r w:rsidR="00222E83">
          <w:rPr>
            <w:rFonts w:ascii="Times New Roman" w:hAnsi="Times New Roman" w:cs="Times New Roman"/>
          </w:rPr>
          <w:t>n</w:t>
        </w:r>
      </w:ins>
      <w:del w:id="368" w:author="Sima Biondi" w:date="2022-01-19T10:49:00Z">
        <w:r w:rsidRPr="00E7395B" w:rsidDel="00222E83">
          <w:rPr>
            <w:rFonts w:ascii="Times New Roman" w:hAnsi="Times New Roman" w:cs="Times New Roman"/>
          </w:rPr>
          <w:delText>N</w:delText>
        </w:r>
      </w:del>
      <w:r w:rsidRPr="00E7395B">
        <w:rPr>
          <w:rFonts w:ascii="Times New Roman" w:hAnsi="Times New Roman" w:cs="Times New Roman"/>
        </w:rPr>
        <w:t xml:space="preserve">ominee </w:t>
      </w:r>
      <w:r>
        <w:rPr>
          <w:rFonts w:ascii="Times New Roman" w:hAnsi="Times New Roman" w:cs="Times New Roman"/>
        </w:rPr>
        <w:t>–</w:t>
      </w:r>
      <w:r w:rsidRPr="00E7395B">
        <w:rPr>
          <w:rFonts w:ascii="Times New Roman" w:hAnsi="Times New Roman" w:cs="Times New Roman"/>
        </w:rPr>
        <w:t xml:space="preserve"> </w:t>
      </w:r>
      <w:r>
        <w:rPr>
          <w:rFonts w:ascii="Times New Roman" w:hAnsi="Times New Roman" w:cs="Times New Roman"/>
        </w:rPr>
        <w:t>1930 -2020</w:t>
      </w:r>
    </w:p>
    <w:p w14:paraId="06E8773D" w14:textId="03C4350F" w:rsidR="00AA14F4" w:rsidRDefault="00AA14F4" w:rsidP="009330D0">
      <w:pPr>
        <w:spacing w:before="100" w:after="100"/>
        <w:ind w:left="-990" w:right="-1080"/>
        <w:jc w:val="both"/>
        <w:rPr>
          <w:rFonts w:ascii="Times New Roman" w:hAnsi="Times New Roman" w:cs="Times New Roman"/>
        </w:rPr>
      </w:pPr>
      <w:r>
        <w:rPr>
          <w:noProof/>
        </w:rPr>
        <w:drawing>
          <wp:inline distT="0" distB="0" distL="0" distR="0" wp14:anchorId="278B9561" wp14:editId="63562813">
            <wp:extent cx="7147035" cy="2901315"/>
            <wp:effectExtent l="0" t="0" r="15875" b="6985"/>
            <wp:docPr id="5" name="Chart 5">
              <a:extLst xmlns:a="http://schemas.openxmlformats.org/drawingml/2006/main">
                <a:ext uri="{FF2B5EF4-FFF2-40B4-BE49-F238E27FC236}">
                  <a16:creationId xmlns:a16="http://schemas.microsoft.com/office/drawing/2014/main" id="{33177310-4E3E-1149-9C3C-334E5D8A85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1B26F12" w14:textId="3A652A16" w:rsidR="00880411" w:rsidRDefault="0050171E" w:rsidP="00880411">
      <w:pPr>
        <w:spacing w:before="100" w:after="100"/>
        <w:ind w:right="-180"/>
        <w:jc w:val="both"/>
        <w:rPr>
          <w:rFonts w:ascii="Times New Roman" w:hAnsi="Times New Roman" w:cs="Times New Roman"/>
          <w:sz w:val="20"/>
          <w:szCs w:val="20"/>
        </w:rPr>
      </w:pPr>
      <w:r>
        <w:rPr>
          <w:rFonts w:ascii="Times New Roman" w:hAnsi="Times New Roman" w:cs="Times New Roman"/>
          <w:bCs/>
          <w:sz w:val="20"/>
          <w:szCs w:val="20"/>
        </w:rPr>
        <w:t>Note.</w:t>
      </w:r>
      <w:r>
        <w:rPr>
          <w:rFonts w:ascii="Times New Roman" w:hAnsi="Times New Roman" w:cs="Times New Roman"/>
          <w:sz w:val="20"/>
          <w:szCs w:val="20"/>
        </w:rPr>
        <w:t xml:space="preserve"> B</w:t>
      </w:r>
      <w:r w:rsidR="00AA14F4" w:rsidRPr="00E7395B">
        <w:rPr>
          <w:rFonts w:ascii="Times New Roman" w:hAnsi="Times New Roman" w:cs="Times New Roman"/>
          <w:sz w:val="20"/>
          <w:szCs w:val="20"/>
        </w:rPr>
        <w:t>ased on Congressional Records of Supreme Court confirmation hearings</w:t>
      </w:r>
    </w:p>
    <w:p w14:paraId="5C7258C4" w14:textId="54A50AD4" w:rsidR="00C7664F" w:rsidRDefault="00C7664F" w:rsidP="009330D0">
      <w:pPr>
        <w:spacing w:before="360" w:after="120"/>
        <w:ind w:right="-180"/>
        <w:jc w:val="both"/>
        <w:rPr>
          <w:rFonts w:ascii="Times New Roman" w:hAnsi="Times New Roman" w:cs="Times New Roman"/>
        </w:rPr>
      </w:pPr>
      <w:r>
        <w:rPr>
          <w:rFonts w:ascii="Times New Roman" w:hAnsi="Times New Roman" w:cs="Times New Roman"/>
        </w:rPr>
        <w:t>As the data show</w:t>
      </w:r>
      <w:del w:id="369" w:author="Sima Biondi" w:date="2022-01-19T10:12:00Z">
        <w:r w:rsidDel="00936BA4">
          <w:rPr>
            <w:rFonts w:ascii="Times New Roman" w:hAnsi="Times New Roman" w:cs="Times New Roman"/>
          </w:rPr>
          <w:delText>s</w:delText>
        </w:r>
      </w:del>
      <w:r>
        <w:rPr>
          <w:rFonts w:ascii="Times New Roman" w:hAnsi="Times New Roman" w:cs="Times New Roman"/>
        </w:rPr>
        <w:t xml:space="preserve">, antitrust was rarely discussed in Supreme Court nomination hearings until the rejection of Robert Bork by a 58-42 vote in October 1987. During </w:t>
      </w:r>
      <w:del w:id="370" w:author="Sima Biondi" w:date="2022-01-19T10:12:00Z">
        <w:r w:rsidDel="00936BA4">
          <w:rPr>
            <w:rFonts w:ascii="Times New Roman" w:hAnsi="Times New Roman" w:cs="Times New Roman"/>
          </w:rPr>
          <w:delText xml:space="preserve">the </w:delText>
        </w:r>
      </w:del>
      <w:ins w:id="371" w:author="Sima Biondi" w:date="2022-01-19T10:12:00Z">
        <w:r w:rsidR="00936BA4">
          <w:rPr>
            <w:rFonts w:ascii="Times New Roman" w:hAnsi="Times New Roman" w:cs="Times New Roman"/>
          </w:rPr>
          <w:t xml:space="preserve">his </w:t>
        </w:r>
      </w:ins>
      <w:r>
        <w:rPr>
          <w:rFonts w:ascii="Times New Roman" w:hAnsi="Times New Roman" w:cs="Times New Roman"/>
        </w:rPr>
        <w:t>nomination process, Bork was extensively challenged on his antitrust views, which many</w:t>
      </w:r>
      <w:r w:rsidR="009330D0">
        <w:rPr>
          <w:rFonts w:ascii="Times New Roman" w:hAnsi="Times New Roman" w:cs="Times New Roman"/>
        </w:rPr>
        <w:t xml:space="preserve"> senators</w:t>
      </w:r>
      <w:r>
        <w:rPr>
          <w:rFonts w:ascii="Times New Roman" w:hAnsi="Times New Roman" w:cs="Times New Roman"/>
        </w:rPr>
        <w:t xml:space="preserve"> saw as dangerous and extreme. For example, Democratic Senator Metzenbaum from Ohio repeatedly rejected Bork’s views of antitrust enforcement. </w:t>
      </w:r>
    </w:p>
    <w:p w14:paraId="29C441C1" w14:textId="096EF4B1" w:rsidR="00C7664F" w:rsidRDefault="00C7664F" w:rsidP="00C7664F">
      <w:pPr>
        <w:spacing w:before="100" w:beforeAutospacing="1" w:after="100" w:afterAutospacing="1"/>
        <w:ind w:left="720"/>
        <w:rPr>
          <w:rFonts w:ascii="Times New Roman" w:hAnsi="Times New Roman" w:cs="Times New Roman"/>
        </w:rPr>
      </w:pPr>
      <w:r w:rsidRPr="00997C42">
        <w:rPr>
          <w:rFonts w:ascii="Times New Roman" w:hAnsi="Times New Roman" w:cs="Times New Roman"/>
        </w:rPr>
        <w:t>I am concerned, Judge, as to what assurance can you give us that the antitrust laws will be enforced and consumers protected if you should become a member of the Supreme Court?</w:t>
      </w:r>
      <w:r>
        <w:rPr>
          <w:rFonts w:ascii="Times New Roman" w:hAnsi="Times New Roman" w:cs="Times New Roman"/>
        </w:rPr>
        <w:t xml:space="preserve"> (…) [t]</w:t>
      </w:r>
      <w:r w:rsidRPr="00997C42">
        <w:rPr>
          <w:rFonts w:ascii="Times New Roman" w:hAnsi="Times New Roman" w:cs="Times New Roman"/>
        </w:rPr>
        <w:t>he fact is, you</w:t>
      </w:r>
      <w:r>
        <w:rPr>
          <w:rFonts w:ascii="Times New Roman" w:hAnsi="Times New Roman" w:cs="Times New Roman"/>
        </w:rPr>
        <w:t xml:space="preserve"> </w:t>
      </w:r>
      <w:r w:rsidRPr="00997C42">
        <w:rPr>
          <w:rFonts w:ascii="Times New Roman" w:hAnsi="Times New Roman" w:cs="Times New Roman"/>
        </w:rPr>
        <w:t>would accept total concentration of economic power in just a couple of companies, maybe three, depending upon which day you were writing, and I am not questioning that point. But the point that bothers me is, competition is so vital to this free enterprise system, as I said earlier, and if we were to follow your line of reasoning there will not be any competition in this country because two companies will not effectively compete against each other. It will sort</w:t>
      </w:r>
      <w:r>
        <w:rPr>
          <w:rFonts w:ascii="Times New Roman" w:hAnsi="Times New Roman" w:cs="Times New Roman"/>
        </w:rPr>
        <w:t xml:space="preserve"> </w:t>
      </w:r>
      <w:r w:rsidRPr="00997C42">
        <w:rPr>
          <w:rFonts w:ascii="Times New Roman" w:hAnsi="Times New Roman" w:cs="Times New Roman"/>
        </w:rPr>
        <w:t>of be a laissez-faire approach where they will let each do their own thing</w:t>
      </w:r>
      <w:r>
        <w:rPr>
          <w:rFonts w:ascii="Times New Roman" w:hAnsi="Times New Roman" w:cs="Times New Roman"/>
        </w:rPr>
        <w:t>.</w:t>
      </w:r>
    </w:p>
    <w:p w14:paraId="691B47D3" w14:textId="6E688B47" w:rsidR="00C7664F" w:rsidRDefault="00C7664F" w:rsidP="00C7664F">
      <w:pPr>
        <w:spacing w:before="100" w:after="100"/>
        <w:ind w:firstLine="630"/>
        <w:jc w:val="both"/>
        <w:rPr>
          <w:rFonts w:ascii="Times New Roman" w:hAnsi="Times New Roman" w:cs="Times New Roman"/>
        </w:rPr>
      </w:pPr>
      <w:r>
        <w:rPr>
          <w:rFonts w:ascii="Times New Roman" w:hAnsi="Times New Roman" w:cs="Times New Roman"/>
        </w:rPr>
        <w:t xml:space="preserve">Bork also received strong pushback from Republican Senator Specter from Pennsylvania for his apparent disregard of Congressional intent to ensure strong enforcement of the antitrust </w:t>
      </w:r>
      <w:r>
        <w:rPr>
          <w:rFonts w:ascii="Times New Roman" w:hAnsi="Times New Roman" w:cs="Times New Roman"/>
        </w:rPr>
        <w:lastRenderedPageBreak/>
        <w:t xml:space="preserve">laws. Bork was ultimately rejected by a bipartisan majority. While antitrust was not the main reason for his rejection—his </w:t>
      </w:r>
      <w:del w:id="372" w:author="Sima Biondi" w:date="2022-01-19T10:12:00Z">
        <w:r w:rsidDel="00936BA4">
          <w:rPr>
            <w:rFonts w:ascii="Times New Roman" w:hAnsi="Times New Roman" w:cs="Times New Roman"/>
          </w:rPr>
          <w:delText xml:space="preserve">role </w:delText>
        </w:r>
      </w:del>
      <w:ins w:id="373" w:author="Sima Biondi" w:date="2022-01-19T10:12:00Z">
        <w:r w:rsidR="00936BA4">
          <w:rPr>
            <w:rFonts w:ascii="Times New Roman" w:hAnsi="Times New Roman" w:cs="Times New Roman"/>
          </w:rPr>
          <w:t xml:space="preserve">participation </w:t>
        </w:r>
      </w:ins>
      <w:r>
        <w:rPr>
          <w:rFonts w:ascii="Times New Roman" w:hAnsi="Times New Roman" w:cs="Times New Roman"/>
        </w:rPr>
        <w:t xml:space="preserve">in the Watergate investigation and his views on abortion played a more important </w:t>
      </w:r>
      <w:del w:id="374" w:author="Sima Biondi" w:date="2022-01-19T10:12:00Z">
        <w:r w:rsidDel="00936BA4">
          <w:rPr>
            <w:rFonts w:ascii="Times New Roman" w:hAnsi="Times New Roman" w:cs="Times New Roman"/>
          </w:rPr>
          <w:delText>part</w:delText>
        </w:r>
      </w:del>
      <w:ins w:id="375" w:author="Sima Biondi" w:date="2022-01-19T10:12:00Z">
        <w:r w:rsidR="00936BA4">
          <w:rPr>
            <w:rFonts w:ascii="Times New Roman" w:hAnsi="Times New Roman" w:cs="Times New Roman"/>
          </w:rPr>
          <w:t>role</w:t>
        </w:r>
      </w:ins>
      <w:r w:rsidRPr="006C0632">
        <w:rPr>
          <w:rStyle w:val="FootnoteReference"/>
        </w:rPr>
        <w:footnoteReference w:id="114"/>
      </w:r>
      <w:r>
        <w:rPr>
          <w:rFonts w:ascii="Times New Roman" w:hAnsi="Times New Roman" w:cs="Times New Roman"/>
        </w:rPr>
        <w:t xml:space="preserve">—antitrust was covered at length and contributed to his depiction as an ideological extremist. It is telling that </w:t>
      </w:r>
      <w:ins w:id="376" w:author="Sima Biondi" w:date="2022-01-19T10:12:00Z">
        <w:r w:rsidR="00936BA4">
          <w:rPr>
            <w:rFonts w:ascii="Times New Roman" w:hAnsi="Times New Roman" w:cs="Times New Roman"/>
          </w:rPr>
          <w:t>s</w:t>
        </w:r>
      </w:ins>
      <w:del w:id="377" w:author="Sima Biondi" w:date="2022-01-19T10:12:00Z">
        <w:r w:rsidDel="00936BA4">
          <w:rPr>
            <w:rFonts w:ascii="Times New Roman" w:hAnsi="Times New Roman" w:cs="Times New Roman"/>
          </w:rPr>
          <w:delText>S</w:delText>
        </w:r>
      </w:del>
      <w:r>
        <w:rPr>
          <w:rFonts w:ascii="Times New Roman" w:hAnsi="Times New Roman" w:cs="Times New Roman"/>
        </w:rPr>
        <w:t xml:space="preserve">enators picked </w:t>
      </w:r>
      <w:del w:id="378" w:author="Sima Biondi" w:date="2022-01-19T10:13:00Z">
        <w:r w:rsidDel="00936BA4">
          <w:rPr>
            <w:rFonts w:ascii="Times New Roman" w:hAnsi="Times New Roman" w:cs="Times New Roman"/>
          </w:rPr>
          <w:delText xml:space="preserve">on </w:delText>
        </w:r>
      </w:del>
      <w:r>
        <w:rPr>
          <w:rFonts w:ascii="Times New Roman" w:hAnsi="Times New Roman" w:cs="Times New Roman"/>
        </w:rPr>
        <w:t xml:space="preserve">antitrust as one of the leading topics to </w:t>
      </w:r>
      <w:del w:id="379" w:author="Sima Biondi" w:date="2022-01-19T10:13:00Z">
        <w:r w:rsidDel="00936BA4">
          <w:rPr>
            <w:rFonts w:ascii="Times New Roman" w:hAnsi="Times New Roman" w:cs="Times New Roman"/>
          </w:rPr>
          <w:delText xml:space="preserve">push </w:delText>
        </w:r>
      </w:del>
      <w:ins w:id="380" w:author="Sima Biondi" w:date="2022-01-19T10:13:00Z">
        <w:r w:rsidR="00936BA4">
          <w:rPr>
            <w:rFonts w:ascii="Times New Roman" w:hAnsi="Times New Roman" w:cs="Times New Roman"/>
          </w:rPr>
          <w:t>challenge</w:t>
        </w:r>
      </w:ins>
      <w:del w:id="381" w:author="Sima Biondi" w:date="2022-01-19T10:13:00Z">
        <w:r w:rsidDel="00936BA4">
          <w:rPr>
            <w:rFonts w:ascii="Times New Roman" w:hAnsi="Times New Roman" w:cs="Times New Roman"/>
          </w:rPr>
          <w:delText>against</w:delText>
        </w:r>
      </w:del>
      <w:r>
        <w:rPr>
          <w:rFonts w:ascii="Times New Roman" w:hAnsi="Times New Roman" w:cs="Times New Roman"/>
        </w:rPr>
        <w:t xml:space="preserve"> Bork’s nomination, </w:t>
      </w:r>
      <w:r w:rsidR="004D6F33">
        <w:rPr>
          <w:rFonts w:ascii="Times New Roman" w:hAnsi="Times New Roman" w:cs="Times New Roman"/>
        </w:rPr>
        <w:t xml:space="preserve">suggesting </w:t>
      </w:r>
      <w:r>
        <w:rPr>
          <w:rFonts w:ascii="Times New Roman" w:hAnsi="Times New Roman" w:cs="Times New Roman"/>
        </w:rPr>
        <w:t xml:space="preserve">that even during the height of the Reagan </w:t>
      </w:r>
      <w:ins w:id="382" w:author="Sima Biondi" w:date="2022-01-19T10:13:00Z">
        <w:r w:rsidR="00936BA4">
          <w:rPr>
            <w:rFonts w:ascii="Times New Roman" w:hAnsi="Times New Roman" w:cs="Times New Roman"/>
          </w:rPr>
          <w:t>p</w:t>
        </w:r>
      </w:ins>
      <w:del w:id="383" w:author="Sima Biondi" w:date="2022-01-19T10:13:00Z">
        <w:r w:rsidDel="00936BA4">
          <w:rPr>
            <w:rFonts w:ascii="Times New Roman" w:hAnsi="Times New Roman" w:cs="Times New Roman"/>
          </w:rPr>
          <w:delText>P</w:delText>
        </w:r>
      </w:del>
      <w:r>
        <w:rPr>
          <w:rFonts w:ascii="Times New Roman" w:hAnsi="Times New Roman" w:cs="Times New Roman"/>
        </w:rPr>
        <w:t xml:space="preserve">residency, greatly weakening antitrust enforcement was not </w:t>
      </w:r>
      <w:r w:rsidR="004D6F33">
        <w:rPr>
          <w:rFonts w:ascii="Times New Roman" w:hAnsi="Times New Roman" w:cs="Times New Roman"/>
        </w:rPr>
        <w:t>popular</w:t>
      </w:r>
      <w:r>
        <w:rPr>
          <w:rFonts w:ascii="Times New Roman" w:hAnsi="Times New Roman" w:cs="Times New Roman"/>
        </w:rPr>
        <w:t>.</w:t>
      </w:r>
    </w:p>
    <w:p w14:paraId="569F6B21" w14:textId="2A46B86C" w:rsidR="00C7664F" w:rsidRDefault="00C7664F" w:rsidP="00C7664F">
      <w:pPr>
        <w:spacing w:before="100" w:after="100"/>
        <w:ind w:firstLine="630"/>
        <w:jc w:val="both"/>
        <w:rPr>
          <w:rFonts w:ascii="Times New Roman" w:hAnsi="Times New Roman" w:cs="Times New Roman"/>
        </w:rPr>
      </w:pPr>
      <w:r>
        <w:rPr>
          <w:rFonts w:ascii="Times New Roman" w:hAnsi="Times New Roman" w:cs="Times New Roman"/>
        </w:rPr>
        <w:t xml:space="preserve">After Bork, antitrust enforcement was a (minor) topic in all judicial nominations. The same pattern found in presidential and Congressional documents, however, </w:t>
      </w:r>
      <w:del w:id="384" w:author="Sima Biondi" w:date="2022-01-19T10:13:00Z">
        <w:r w:rsidDel="00936BA4">
          <w:rPr>
            <w:rFonts w:ascii="Times New Roman" w:hAnsi="Times New Roman" w:cs="Times New Roman"/>
          </w:rPr>
          <w:delText>remains</w:delText>
        </w:r>
      </w:del>
      <w:ins w:id="385" w:author="Sima Biondi" w:date="2022-01-19T10:13:00Z">
        <w:r w:rsidR="00936BA4">
          <w:rPr>
            <w:rFonts w:ascii="Times New Roman" w:hAnsi="Times New Roman" w:cs="Times New Roman"/>
          </w:rPr>
          <w:t>appears</w:t>
        </w:r>
      </w:ins>
      <w:r>
        <w:rPr>
          <w:rFonts w:ascii="Times New Roman" w:hAnsi="Times New Roman" w:cs="Times New Roman"/>
        </w:rPr>
        <w:t xml:space="preserve">: whenever antitrust enforcement was mentioned, the </w:t>
      </w:r>
      <w:del w:id="386" w:author="Sima Biondi" w:date="2022-01-19T10:13:00Z">
        <w:r w:rsidDel="00936BA4">
          <w:rPr>
            <w:rFonts w:ascii="Times New Roman" w:hAnsi="Times New Roman" w:cs="Times New Roman"/>
          </w:rPr>
          <w:delText xml:space="preserve">mention </w:delText>
        </w:r>
      </w:del>
      <w:ins w:id="387" w:author="Sima Biondi" w:date="2022-01-19T10:13:00Z">
        <w:r w:rsidR="00936BA4">
          <w:rPr>
            <w:rFonts w:ascii="Times New Roman" w:hAnsi="Times New Roman" w:cs="Times New Roman"/>
          </w:rPr>
          <w:t xml:space="preserve">reference </w:t>
        </w:r>
      </w:ins>
      <w:r>
        <w:rPr>
          <w:rFonts w:ascii="Times New Roman" w:hAnsi="Times New Roman" w:cs="Times New Roman"/>
        </w:rPr>
        <w:t xml:space="preserve">was positive, and mentions to monopoly were always negative. With few exceptions, most nominees affirmed that they have never carefully analyzed antitrust law nor hold strong opinions on it, evading most direct questions. A good example is Justice Scalia’s answer to a question by Senator Thurmond of South Carolina on whether </w:t>
      </w:r>
      <w:ins w:id="388" w:author="Sima Biondi" w:date="2022-01-19T10:13:00Z">
        <w:r w:rsidR="00936BA4">
          <w:rPr>
            <w:rFonts w:ascii="Times New Roman" w:hAnsi="Times New Roman" w:cs="Times New Roman"/>
          </w:rPr>
          <w:t>c</w:t>
        </w:r>
      </w:ins>
      <w:del w:id="389" w:author="Sima Biondi" w:date="2022-01-19T10:13:00Z">
        <w:r w:rsidDel="00936BA4">
          <w:rPr>
            <w:rFonts w:ascii="Times New Roman" w:hAnsi="Times New Roman" w:cs="Times New Roman"/>
          </w:rPr>
          <w:delText>C</w:delText>
        </w:r>
      </w:del>
      <w:r>
        <w:rPr>
          <w:rFonts w:ascii="Times New Roman" w:hAnsi="Times New Roman" w:cs="Times New Roman"/>
        </w:rPr>
        <w:t xml:space="preserve">ourts were correctly considering economic analysis in antitrust law: </w:t>
      </w:r>
    </w:p>
    <w:p w14:paraId="3CDDA608" w14:textId="77777777" w:rsidR="00C7664F" w:rsidRPr="002A1712" w:rsidRDefault="00C7664F" w:rsidP="00C7664F">
      <w:pPr>
        <w:spacing w:before="100" w:beforeAutospacing="1" w:after="100" w:afterAutospacing="1"/>
        <w:ind w:left="720"/>
        <w:rPr>
          <w:rFonts w:ascii="Times New Roman" w:eastAsia="Times New Roman" w:hAnsi="Times New Roman" w:cs="Times New Roman"/>
          <w:i/>
          <w:iCs/>
        </w:rPr>
      </w:pPr>
      <w:r w:rsidRPr="0093558E">
        <w:rPr>
          <w:rFonts w:ascii="Times" w:eastAsia="Times New Roman" w:hAnsi="Times" w:cs="Times New Roman"/>
          <w:iCs/>
        </w:rPr>
        <w:t>Senator, antitrust law has never been one of my fields. Indeed, in law school, I never understood it. I later found out, in reading the writings of those who now do understand it, that I should not have understood it because it did not make any sense then. As to whether the Court has—so I really am in no position. All I can tell you is hearsay, Senator, from those who follow the field. I do understand that the rules have changed in recent years, and that the Court is applying the principles and the data that economists have accumulated over the years regarding the sensible application of the antitrust laws. But I have not had a single antitrust case since I have been on the D.C. Circuit. And I have not complained about that, either</w:t>
      </w:r>
      <w:r w:rsidRPr="009F1CF2">
        <w:rPr>
          <w:rFonts w:ascii="Times" w:eastAsia="Times New Roman" w:hAnsi="Times" w:cs="Times New Roman"/>
          <w:i/>
          <w:iCs/>
        </w:rPr>
        <w:t xml:space="preserve">. </w:t>
      </w:r>
    </w:p>
    <w:p w14:paraId="3705C2C4" w14:textId="3E0F14B3" w:rsidR="0050171E" w:rsidRDefault="00C7664F">
      <w:pPr>
        <w:spacing w:before="100" w:after="100"/>
        <w:ind w:firstLine="630"/>
        <w:jc w:val="both"/>
        <w:rPr>
          <w:rFonts w:ascii="Times New Roman" w:hAnsi="Times New Roman" w:cs="Times New Roman"/>
        </w:rPr>
      </w:pPr>
      <w:r>
        <w:rPr>
          <w:rFonts w:ascii="Times New Roman" w:hAnsi="Times New Roman" w:cs="Times New Roman"/>
        </w:rPr>
        <w:t>Yet</w:t>
      </w:r>
      <w:r w:rsidR="0050171E">
        <w:rPr>
          <w:rFonts w:ascii="Times New Roman" w:hAnsi="Times New Roman" w:cs="Times New Roman"/>
        </w:rPr>
        <w:t xml:space="preserve"> </w:t>
      </w:r>
      <w:r>
        <w:rPr>
          <w:rFonts w:ascii="Times New Roman" w:hAnsi="Times New Roman" w:cs="Times New Roman"/>
        </w:rPr>
        <w:t>whenever nominees expressed an opinion, it was generally in favor of stronger enforcement and the protection of small businesses. For example, Justice Sandra O’Connor recognized the key role antitrust plays in eliminating monopolies and protecting small businesses;</w:t>
      </w:r>
      <w:r w:rsidRPr="006C0632">
        <w:rPr>
          <w:rStyle w:val="FootnoteReference"/>
        </w:rPr>
        <w:footnoteReference w:id="115"/>
      </w:r>
      <w:r>
        <w:rPr>
          <w:rFonts w:ascii="Times New Roman" w:hAnsi="Times New Roman" w:cs="Times New Roman"/>
        </w:rPr>
        <w:t xml:space="preserve"> so did Justice David Souter, who further affirmed </w:t>
      </w:r>
      <w:del w:id="390" w:author="Sima Biondi" w:date="2022-01-19T10:14:00Z">
        <w:r w:rsidDel="00936BA4">
          <w:rPr>
            <w:rFonts w:ascii="Times New Roman" w:hAnsi="Times New Roman" w:cs="Times New Roman"/>
          </w:rPr>
          <w:delText xml:space="preserve">the key role of </w:delText>
        </w:r>
      </w:del>
      <w:proofErr w:type="spellStart"/>
      <w:r>
        <w:rPr>
          <w:rFonts w:ascii="Times New Roman" w:hAnsi="Times New Roman" w:cs="Times New Roman"/>
        </w:rPr>
        <w:t>antitrust</w:t>
      </w:r>
      <w:ins w:id="391" w:author="Sima Biondi" w:date="2022-01-19T10:14:00Z">
        <w:r w:rsidR="00936BA4">
          <w:rPr>
            <w:rFonts w:ascii="Times New Roman" w:hAnsi="Times New Roman" w:cs="Times New Roman"/>
          </w:rPr>
          <w:t>’s</w:t>
        </w:r>
        <w:proofErr w:type="spellEnd"/>
        <w:r w:rsidR="00936BA4">
          <w:rPr>
            <w:rFonts w:ascii="Times New Roman" w:hAnsi="Times New Roman" w:cs="Times New Roman"/>
          </w:rPr>
          <w:t xml:space="preserve"> key role </w:t>
        </w:r>
      </w:ins>
      <w:r>
        <w:rPr>
          <w:rFonts w:ascii="Times New Roman" w:hAnsi="Times New Roman" w:cs="Times New Roman"/>
        </w:rPr>
        <w:t xml:space="preserve"> in preventing </w:t>
      </w:r>
      <w:r>
        <w:rPr>
          <w:rFonts w:ascii="Times New Roman" w:hAnsi="Times New Roman" w:cs="Times New Roman"/>
        </w:rPr>
        <w:lastRenderedPageBreak/>
        <w:t>the consolidation of economic power;</w:t>
      </w:r>
      <w:r w:rsidRPr="006C0632">
        <w:rPr>
          <w:rStyle w:val="FootnoteReference"/>
        </w:rPr>
        <w:footnoteReference w:id="116"/>
      </w:r>
      <w:r>
        <w:rPr>
          <w:rFonts w:ascii="Times New Roman" w:hAnsi="Times New Roman" w:cs="Times New Roman"/>
        </w:rPr>
        <w:t xml:space="preserve"> which was echoed by Justice Thomas;</w:t>
      </w:r>
      <w:r w:rsidRPr="006C0632">
        <w:rPr>
          <w:rStyle w:val="FootnoteReference"/>
        </w:rPr>
        <w:footnoteReference w:id="117"/>
      </w:r>
      <w:r>
        <w:rPr>
          <w:rFonts w:ascii="Times New Roman" w:hAnsi="Times New Roman" w:cs="Times New Roman"/>
        </w:rPr>
        <w:t xml:space="preserve"> Justice Ginsburg;</w:t>
      </w:r>
      <w:r w:rsidRPr="006C0632">
        <w:rPr>
          <w:rStyle w:val="FootnoteReference"/>
        </w:rPr>
        <w:footnoteReference w:id="118"/>
      </w:r>
      <w:r>
        <w:rPr>
          <w:rFonts w:ascii="Times New Roman" w:hAnsi="Times New Roman" w:cs="Times New Roman"/>
        </w:rPr>
        <w:t xml:space="preserve"> and Justice Kagan.</w:t>
      </w:r>
      <w:r w:rsidRPr="006C0632">
        <w:rPr>
          <w:rStyle w:val="FootnoteReference"/>
        </w:rPr>
        <w:footnoteReference w:id="119"/>
      </w:r>
      <w:r>
        <w:rPr>
          <w:rFonts w:ascii="Times New Roman" w:hAnsi="Times New Roman" w:cs="Times New Roman"/>
        </w:rPr>
        <w:t xml:space="preserve"> Justice Roberts also defended the importance of strong antitrust enforcement, including private enforcement.</w:t>
      </w:r>
      <w:r w:rsidRPr="006C0632">
        <w:rPr>
          <w:rStyle w:val="FootnoteReference"/>
        </w:rPr>
        <w:footnoteReference w:id="120"/>
      </w:r>
      <w:r>
        <w:rPr>
          <w:rFonts w:ascii="Times New Roman" w:hAnsi="Times New Roman" w:cs="Times New Roman"/>
        </w:rPr>
        <w:t xml:space="preserve"> There were two exceptions. Justice Breyer affirmed that while strong enforcement is important, antitrust is all about getting lower prices for </w:t>
      </w:r>
      <w:r>
        <w:rPr>
          <w:rFonts w:ascii="Times New Roman" w:hAnsi="Times New Roman" w:cs="Times New Roman"/>
        </w:rPr>
        <w:lastRenderedPageBreak/>
        <w:t>consumers;</w:t>
      </w:r>
      <w:r w:rsidRPr="006C0632">
        <w:rPr>
          <w:rStyle w:val="FootnoteReference"/>
        </w:rPr>
        <w:footnoteReference w:id="121"/>
      </w:r>
      <w:r>
        <w:rPr>
          <w:rFonts w:ascii="Times New Roman" w:hAnsi="Times New Roman" w:cs="Times New Roman"/>
        </w:rPr>
        <w:t xml:space="preserve"> </w:t>
      </w:r>
      <w:ins w:id="392" w:author="Sima Biondi" w:date="2022-01-19T10:14:00Z">
        <w:r w:rsidR="00936BA4">
          <w:rPr>
            <w:rFonts w:ascii="Times New Roman" w:hAnsi="Times New Roman" w:cs="Times New Roman"/>
          </w:rPr>
          <w:t xml:space="preserve">while </w:t>
        </w:r>
      </w:ins>
      <w:r>
        <w:rPr>
          <w:rFonts w:ascii="Times New Roman" w:hAnsi="Times New Roman" w:cs="Times New Roman"/>
        </w:rPr>
        <w:t>Justice Gorsuch discussed the role of economics in helping antitrust prevent deadweight loss.</w:t>
      </w:r>
      <w:r w:rsidRPr="006C0632">
        <w:rPr>
          <w:rStyle w:val="FootnoteReference"/>
        </w:rPr>
        <w:footnoteReference w:id="122"/>
      </w:r>
      <w:r>
        <w:rPr>
          <w:rFonts w:ascii="Times New Roman" w:hAnsi="Times New Roman" w:cs="Times New Roman"/>
        </w:rPr>
        <w:t xml:space="preserve"> Even they, though, praise strong antitrust enforcement.</w:t>
      </w:r>
    </w:p>
    <w:p w14:paraId="4D8FB853" w14:textId="180641B5" w:rsidR="00C7664F" w:rsidRDefault="0050171E">
      <w:pPr>
        <w:spacing w:before="100" w:after="100"/>
        <w:ind w:firstLine="630"/>
        <w:jc w:val="both"/>
        <w:rPr>
          <w:rFonts w:ascii="Times New Roman" w:hAnsi="Times New Roman" w:cs="Times New Roman"/>
        </w:rPr>
      </w:pPr>
      <w:r>
        <w:rPr>
          <w:rFonts w:ascii="Times New Roman" w:hAnsi="Times New Roman" w:cs="Times New Roman"/>
        </w:rPr>
        <w:t xml:space="preserve">In sum, in the confirmation hearings, nearly all antitrust-related questions sought </w:t>
      </w:r>
      <w:del w:id="393" w:author="Sima Biondi" w:date="2022-01-19T10:14:00Z">
        <w:r w:rsidDel="00936BA4">
          <w:rPr>
            <w:rFonts w:ascii="Times New Roman" w:hAnsi="Times New Roman" w:cs="Times New Roman"/>
          </w:rPr>
          <w:delText xml:space="preserve">to </w:delText>
        </w:r>
      </w:del>
      <w:r>
        <w:rPr>
          <w:rFonts w:ascii="Times New Roman" w:hAnsi="Times New Roman" w:cs="Times New Roman"/>
        </w:rPr>
        <w:t xml:space="preserve">assurances from the nominee that he or she would respect the antitrust laws, </w:t>
      </w:r>
      <w:ins w:id="394" w:author="Sima Biondi" w:date="2022-01-19T10:14:00Z">
        <w:r w:rsidR="00936BA4">
          <w:rPr>
            <w:rFonts w:ascii="Times New Roman" w:hAnsi="Times New Roman" w:cs="Times New Roman"/>
          </w:rPr>
          <w:t xml:space="preserve">and </w:t>
        </w:r>
      </w:ins>
      <w:r>
        <w:rPr>
          <w:rFonts w:ascii="Times New Roman" w:hAnsi="Times New Roman" w:cs="Times New Roman"/>
        </w:rPr>
        <w:t xml:space="preserve">in all cases (except Bork) the nominee </w:t>
      </w:r>
      <w:r w:rsidR="00992A10">
        <w:rPr>
          <w:rFonts w:ascii="Times New Roman" w:hAnsi="Times New Roman" w:cs="Times New Roman"/>
        </w:rPr>
        <w:t xml:space="preserve">granted </w:t>
      </w:r>
      <w:r>
        <w:rPr>
          <w:rFonts w:ascii="Times New Roman" w:hAnsi="Times New Roman" w:cs="Times New Roman"/>
        </w:rPr>
        <w:t>those assurances</w:t>
      </w:r>
      <w:r w:rsidR="00C7664F">
        <w:rPr>
          <w:rFonts w:ascii="Times New Roman" w:hAnsi="Times New Roman" w:cs="Times New Roman"/>
        </w:rPr>
        <w:t>.</w:t>
      </w:r>
    </w:p>
    <w:p w14:paraId="6002A83D" w14:textId="06565041" w:rsidR="00B85817" w:rsidRDefault="005211F2" w:rsidP="00C31AD6">
      <w:pPr>
        <w:pStyle w:val="Heading2"/>
        <w:spacing w:before="360" w:after="360"/>
        <w:rPr>
          <w:rFonts w:ascii="Times New Roman" w:hAnsi="Times New Roman" w:cs="Times New Roman"/>
          <w:sz w:val="28"/>
          <w:szCs w:val="28"/>
        </w:rPr>
      </w:pPr>
      <w:r w:rsidRPr="004A094F">
        <w:rPr>
          <w:rFonts w:ascii="Times New Roman" w:hAnsi="Times New Roman" w:cs="Times New Roman"/>
          <w:sz w:val="28"/>
          <w:szCs w:val="28"/>
        </w:rPr>
        <w:t>Part I</w:t>
      </w:r>
      <w:r w:rsidR="000B3071" w:rsidRPr="004A094F">
        <w:rPr>
          <w:rFonts w:ascii="Times New Roman" w:hAnsi="Times New Roman" w:cs="Times New Roman"/>
          <w:sz w:val="28"/>
          <w:szCs w:val="28"/>
        </w:rPr>
        <w:t>I</w:t>
      </w:r>
      <w:r w:rsidRPr="004A094F">
        <w:rPr>
          <w:rFonts w:ascii="Times New Roman" w:hAnsi="Times New Roman" w:cs="Times New Roman"/>
          <w:sz w:val="28"/>
          <w:szCs w:val="28"/>
        </w:rPr>
        <w:t>I</w:t>
      </w:r>
      <w:r w:rsidR="00740B7E" w:rsidRPr="004A094F">
        <w:rPr>
          <w:rFonts w:ascii="Times New Roman" w:hAnsi="Times New Roman" w:cs="Times New Roman"/>
          <w:sz w:val="28"/>
          <w:szCs w:val="28"/>
        </w:rPr>
        <w:t>.</w:t>
      </w:r>
      <w:r w:rsidR="006D10E7" w:rsidRPr="004A094F">
        <w:rPr>
          <w:rFonts w:ascii="Times New Roman" w:hAnsi="Times New Roman" w:cs="Times New Roman"/>
          <w:sz w:val="28"/>
          <w:szCs w:val="28"/>
        </w:rPr>
        <w:t>B</w:t>
      </w:r>
      <w:r w:rsidR="0081186C" w:rsidRPr="004A094F">
        <w:rPr>
          <w:rFonts w:ascii="Times New Roman" w:hAnsi="Times New Roman" w:cs="Times New Roman"/>
          <w:sz w:val="28"/>
          <w:szCs w:val="28"/>
        </w:rPr>
        <w:t>.</w:t>
      </w:r>
      <w:r w:rsidR="00A24F97" w:rsidRPr="004A094F">
        <w:rPr>
          <w:rFonts w:ascii="Times New Roman" w:hAnsi="Times New Roman" w:cs="Times New Roman"/>
          <w:sz w:val="28"/>
          <w:szCs w:val="28"/>
        </w:rPr>
        <w:t xml:space="preserve"> </w:t>
      </w:r>
      <w:r w:rsidR="005B5F61">
        <w:rPr>
          <w:rFonts w:ascii="Times New Roman" w:hAnsi="Times New Roman" w:cs="Times New Roman"/>
          <w:sz w:val="28"/>
          <w:szCs w:val="28"/>
        </w:rPr>
        <w:t xml:space="preserve">Regulatory </w:t>
      </w:r>
      <w:r w:rsidR="00C7664F">
        <w:rPr>
          <w:rFonts w:ascii="Times New Roman" w:hAnsi="Times New Roman" w:cs="Times New Roman"/>
          <w:sz w:val="28"/>
          <w:szCs w:val="28"/>
        </w:rPr>
        <w:t>Institutions</w:t>
      </w:r>
      <w:r w:rsidR="005B5F61">
        <w:rPr>
          <w:rFonts w:ascii="Times New Roman" w:hAnsi="Times New Roman" w:cs="Times New Roman"/>
          <w:sz w:val="28"/>
          <w:szCs w:val="28"/>
        </w:rPr>
        <w:t>: the FTC and DOJ</w:t>
      </w:r>
    </w:p>
    <w:p w14:paraId="6B633C7E" w14:textId="3D87A845" w:rsidR="00666010" w:rsidRDefault="00666010" w:rsidP="00666010">
      <w:pPr>
        <w:spacing w:before="100" w:after="100"/>
        <w:ind w:firstLine="630"/>
        <w:jc w:val="both"/>
        <w:rPr>
          <w:rFonts w:ascii="Times New Roman" w:hAnsi="Times New Roman" w:cs="Times New Roman"/>
        </w:rPr>
      </w:pPr>
      <w:r>
        <w:rPr>
          <w:rFonts w:ascii="Times New Roman" w:hAnsi="Times New Roman" w:cs="Times New Roman"/>
        </w:rPr>
        <w:t>I</w:t>
      </w:r>
      <w:r w:rsidR="00880411">
        <w:rPr>
          <w:rFonts w:ascii="Times New Roman" w:hAnsi="Times New Roman" w:cs="Times New Roman"/>
        </w:rPr>
        <w:t>n Part I we documented the decline in antitrust cas</w:t>
      </w:r>
      <w:r w:rsidR="001847ED">
        <w:rPr>
          <w:rFonts w:ascii="Times New Roman" w:hAnsi="Times New Roman" w:cs="Times New Roman"/>
        </w:rPr>
        <w:t>es brought by the FTC and the DO</w:t>
      </w:r>
      <w:r w:rsidR="00880411">
        <w:rPr>
          <w:rFonts w:ascii="Times New Roman" w:hAnsi="Times New Roman" w:cs="Times New Roman"/>
        </w:rPr>
        <w:t>J.</w:t>
      </w:r>
      <w:r>
        <w:rPr>
          <w:rFonts w:ascii="Times New Roman" w:hAnsi="Times New Roman" w:cs="Times New Roman"/>
        </w:rPr>
        <w:t xml:space="preserve"> The FTC and the DOJ also </w:t>
      </w:r>
      <w:r w:rsidR="005B5F61">
        <w:rPr>
          <w:rFonts w:ascii="Times New Roman" w:hAnsi="Times New Roman" w:cs="Times New Roman"/>
        </w:rPr>
        <w:t xml:space="preserve">have </w:t>
      </w:r>
      <w:r>
        <w:rPr>
          <w:rFonts w:ascii="Times New Roman" w:hAnsi="Times New Roman" w:cs="Times New Roman"/>
        </w:rPr>
        <w:t xml:space="preserve">significant authority to make antitrust policy through guidelines and enforcement priorities. The most prominent and important set of guidelines have been the merger guidelines, which were first issued in 1968, and </w:t>
      </w:r>
      <w:del w:id="395" w:author="Sima Biondi" w:date="2022-01-19T10:15:00Z">
        <w:r w:rsidDel="00936BA4">
          <w:rPr>
            <w:rFonts w:ascii="Times New Roman" w:hAnsi="Times New Roman" w:cs="Times New Roman"/>
          </w:rPr>
          <w:delText xml:space="preserve">were </w:delText>
        </w:r>
      </w:del>
      <w:ins w:id="396" w:author="Sima Biondi" w:date="2022-01-19T10:15:00Z">
        <w:r w:rsidR="00936BA4">
          <w:rPr>
            <w:rFonts w:ascii="Times New Roman" w:hAnsi="Times New Roman" w:cs="Times New Roman"/>
          </w:rPr>
          <w:t xml:space="preserve">subsequently </w:t>
        </w:r>
      </w:ins>
      <w:r>
        <w:rPr>
          <w:rFonts w:ascii="Times New Roman" w:hAnsi="Times New Roman" w:cs="Times New Roman"/>
        </w:rPr>
        <w:t xml:space="preserve">updated in 1982, 1992, and 2010. The 1968 guidelines, following contemporaneous Supreme Court precedent, imposed strict standards on mergers, prohibiting </w:t>
      </w:r>
      <w:ins w:id="397" w:author="Sima Biondi" w:date="2022-01-19T10:15:00Z">
        <w:r w:rsidR="00936BA4">
          <w:rPr>
            <w:rFonts w:ascii="Times New Roman" w:hAnsi="Times New Roman" w:cs="Times New Roman"/>
          </w:rPr>
          <w:t xml:space="preserve">firms </w:t>
        </w:r>
      </w:ins>
      <w:del w:id="398" w:author="Sima Biondi" w:date="2022-01-19T10:15:00Z">
        <w:r w:rsidDel="00936BA4">
          <w:rPr>
            <w:rFonts w:ascii="Times New Roman" w:hAnsi="Times New Roman" w:cs="Times New Roman"/>
          </w:rPr>
          <w:delText xml:space="preserve">an acquisition by a firm </w:delText>
        </w:r>
      </w:del>
      <w:r>
        <w:rPr>
          <w:rFonts w:ascii="Times New Roman" w:hAnsi="Times New Roman" w:cs="Times New Roman"/>
        </w:rPr>
        <w:t xml:space="preserve">with at least 15 percent of the market </w:t>
      </w:r>
      <w:ins w:id="399" w:author="Sima Biondi" w:date="2022-01-19T10:15:00Z">
        <w:r w:rsidR="00936BA4">
          <w:rPr>
            <w:rFonts w:ascii="Times New Roman" w:hAnsi="Times New Roman" w:cs="Times New Roman"/>
          </w:rPr>
          <w:t xml:space="preserve">to </w:t>
        </w:r>
      </w:ins>
      <w:ins w:id="400" w:author="Sima Biondi" w:date="2022-01-19T10:16:00Z">
        <w:r w:rsidR="00936BA4">
          <w:rPr>
            <w:rFonts w:ascii="Times New Roman" w:hAnsi="Times New Roman" w:cs="Times New Roman"/>
          </w:rPr>
          <w:t>acquire</w:t>
        </w:r>
      </w:ins>
      <w:ins w:id="401" w:author="Sima Biondi" w:date="2022-01-19T10:15:00Z">
        <w:r w:rsidR="00936BA4">
          <w:rPr>
            <w:rFonts w:ascii="Times New Roman" w:hAnsi="Times New Roman" w:cs="Times New Roman"/>
          </w:rPr>
          <w:t xml:space="preserve"> </w:t>
        </w:r>
      </w:ins>
      <w:del w:id="402" w:author="Sima Biondi" w:date="2022-01-19T10:16:00Z">
        <w:r w:rsidDel="00936BA4">
          <w:rPr>
            <w:rFonts w:ascii="Times New Roman" w:hAnsi="Times New Roman" w:cs="Times New Roman"/>
          </w:rPr>
          <w:delText xml:space="preserve">of a </w:delText>
        </w:r>
      </w:del>
      <w:r>
        <w:rPr>
          <w:rFonts w:ascii="Times New Roman" w:hAnsi="Times New Roman" w:cs="Times New Roman"/>
        </w:rPr>
        <w:t>firm</w:t>
      </w:r>
      <w:ins w:id="403" w:author="Sima Biondi" w:date="2022-01-19T10:16:00Z">
        <w:r w:rsidR="00936BA4">
          <w:rPr>
            <w:rFonts w:ascii="Times New Roman" w:hAnsi="Times New Roman" w:cs="Times New Roman"/>
          </w:rPr>
          <w:t>s</w:t>
        </w:r>
      </w:ins>
      <w:r>
        <w:rPr>
          <w:rFonts w:ascii="Times New Roman" w:hAnsi="Times New Roman" w:cs="Times New Roman"/>
        </w:rPr>
        <w:t xml:space="preserve"> with at least 1 percent of the market where the 4-firm concentration was at least 75%. The 1982 guidelines, issued during the Reagan administration, weakened the standards but also introduced a higher level of economic sophistication. The 1992 and 2010 regulations, issued under Democratic administrations, somewhat liberalized the agencies’ approach. In general, agencies significantly impacted antitrust policy: Carl Shapiro, writing in 2010, observed that “[o]ne cannot marvel at how far merger enforcement has moved over the past forty years, with no change in the substantive provisions of the Clayton Act and very little new guidance on horizontal mergers from the Supreme Court.”</w:t>
      </w:r>
      <w:r w:rsidRPr="006C0632">
        <w:rPr>
          <w:rStyle w:val="FootnoteReference"/>
        </w:rPr>
        <w:footnoteReference w:id="123"/>
      </w:r>
      <w:r>
        <w:rPr>
          <w:rFonts w:ascii="Times New Roman" w:hAnsi="Times New Roman" w:cs="Times New Roman"/>
        </w:rPr>
        <w:t xml:space="preserve"> His comment emphasizes the great power of regulators to determine antitrust policy. Yet, as data from Ghosal and </w:t>
      </w:r>
      <w:proofErr w:type="spellStart"/>
      <w:r>
        <w:rPr>
          <w:rFonts w:ascii="Times New Roman" w:hAnsi="Times New Roman" w:cs="Times New Roman"/>
        </w:rPr>
        <w:t>Kades</w:t>
      </w:r>
      <w:proofErr w:type="spellEnd"/>
      <w:r>
        <w:rPr>
          <w:rFonts w:ascii="Times New Roman" w:hAnsi="Times New Roman" w:cs="Times New Roman"/>
        </w:rPr>
        <w:t xml:space="preserve"> show</w:t>
      </w:r>
      <w:del w:id="404" w:author="Sima Biondi" w:date="2022-01-19T10:16:00Z">
        <w:r w:rsidDel="00936BA4">
          <w:rPr>
            <w:rFonts w:ascii="Times New Roman" w:hAnsi="Times New Roman" w:cs="Times New Roman"/>
          </w:rPr>
          <w:delText>s</w:delText>
        </w:r>
      </w:del>
      <w:r>
        <w:rPr>
          <w:rFonts w:ascii="Times New Roman" w:hAnsi="Times New Roman" w:cs="Times New Roman"/>
        </w:rPr>
        <w:t>, merger cases adjusted for the size of the economy have dropped significantly since the 1970s.</w:t>
      </w:r>
      <w:r w:rsidRPr="006C0632">
        <w:rPr>
          <w:rStyle w:val="FootnoteReference"/>
        </w:rPr>
        <w:footnoteReference w:id="124"/>
      </w:r>
      <w:r>
        <w:rPr>
          <w:rFonts w:ascii="Times New Roman" w:hAnsi="Times New Roman" w:cs="Times New Roman"/>
        </w:rPr>
        <w:t xml:space="preserve"> The regulator’s impact has been increasingly </w:t>
      </w:r>
      <w:r w:rsidR="00AD76B0">
        <w:rPr>
          <w:rFonts w:ascii="Times New Roman" w:hAnsi="Times New Roman" w:cs="Times New Roman"/>
        </w:rPr>
        <w:t xml:space="preserve">prominent </w:t>
      </w:r>
      <w:r w:rsidR="004342C3">
        <w:rPr>
          <w:rFonts w:ascii="Times New Roman" w:hAnsi="Times New Roman" w:cs="Times New Roman"/>
        </w:rPr>
        <w:t xml:space="preserve">for </w:t>
      </w:r>
      <w:r>
        <w:rPr>
          <w:rFonts w:ascii="Times New Roman" w:hAnsi="Times New Roman" w:cs="Times New Roman"/>
        </w:rPr>
        <w:t>enforcement priorities. As discussed in Part I above, Section 2 and other monopolization cases have significantly declined since the 1970s—and in the most recent decades have all but disappeared, making space for criminal prosecution.</w:t>
      </w:r>
      <w:r w:rsidR="003B440A">
        <w:rPr>
          <w:rFonts w:ascii="Times New Roman" w:hAnsi="Times New Roman" w:cs="Times New Roman"/>
        </w:rPr>
        <w:t xml:space="preserve"> Agency leadership also </w:t>
      </w:r>
      <w:r w:rsidR="003B440A">
        <w:rPr>
          <w:rFonts w:ascii="Times New Roman" w:hAnsi="Times New Roman" w:cs="Times New Roman"/>
        </w:rPr>
        <w:lastRenderedPageBreak/>
        <w:t>allocates staff among different divisions, something that will have an impact (as we will see below)</w:t>
      </w:r>
      <w:r w:rsidR="00BD4782">
        <w:rPr>
          <w:rFonts w:ascii="Times New Roman" w:hAnsi="Times New Roman" w:cs="Times New Roman"/>
        </w:rPr>
        <w:t>.</w:t>
      </w:r>
      <w:r>
        <w:rPr>
          <w:rFonts w:ascii="Times New Roman" w:hAnsi="Times New Roman" w:cs="Times New Roman"/>
        </w:rPr>
        <w:t xml:space="preserve"> There is no denying that civil, anti-monopoly enforcement </w:t>
      </w:r>
      <w:r w:rsidR="004342C3">
        <w:rPr>
          <w:rFonts w:ascii="Times New Roman" w:hAnsi="Times New Roman" w:cs="Times New Roman"/>
        </w:rPr>
        <w:t>has declined</w:t>
      </w:r>
      <w:r>
        <w:rPr>
          <w:rFonts w:ascii="Times New Roman" w:hAnsi="Times New Roman" w:cs="Times New Roman"/>
        </w:rPr>
        <w:t xml:space="preserve">, </w:t>
      </w:r>
      <w:r w:rsidR="004342C3">
        <w:rPr>
          <w:rFonts w:ascii="Times New Roman" w:hAnsi="Times New Roman" w:cs="Times New Roman"/>
        </w:rPr>
        <w:t>thanks in part to</w:t>
      </w:r>
      <w:r>
        <w:rPr>
          <w:rFonts w:ascii="Times New Roman" w:hAnsi="Times New Roman" w:cs="Times New Roman"/>
        </w:rPr>
        <w:t xml:space="preserve"> choices made by those running the FTC and the DOJ. Since these regulators were appointed by </w:t>
      </w:r>
      <w:ins w:id="405" w:author="Sima Biondi" w:date="2022-01-19T10:16:00Z">
        <w:r w:rsidR="00936BA4">
          <w:rPr>
            <w:rFonts w:ascii="Times New Roman" w:hAnsi="Times New Roman" w:cs="Times New Roman"/>
          </w:rPr>
          <w:t>p</w:t>
        </w:r>
      </w:ins>
      <w:del w:id="406" w:author="Sima Biondi" w:date="2022-01-19T10:16:00Z">
        <w:r w:rsidDel="00936BA4">
          <w:rPr>
            <w:rFonts w:ascii="Times New Roman" w:hAnsi="Times New Roman" w:cs="Times New Roman"/>
          </w:rPr>
          <w:delText>P</w:delText>
        </w:r>
      </w:del>
      <w:r>
        <w:rPr>
          <w:rFonts w:ascii="Times New Roman" w:hAnsi="Times New Roman" w:cs="Times New Roman"/>
        </w:rPr>
        <w:t xml:space="preserve">residents without any popular mandate to reduce antitrust enforcement, we need to understand why they did so. </w:t>
      </w:r>
    </w:p>
    <w:p w14:paraId="11B9C9C2" w14:textId="10CBA015" w:rsidR="00666010" w:rsidRDefault="00666010" w:rsidP="00666010">
      <w:pPr>
        <w:pStyle w:val="Heading3"/>
        <w:spacing w:before="360" w:after="360"/>
        <w:ind w:left="720"/>
        <w:rPr>
          <w:rFonts w:ascii="Times New Roman" w:hAnsi="Times New Roman" w:cs="Times New Roman"/>
        </w:rPr>
      </w:pPr>
      <w:r w:rsidRPr="004A094F">
        <w:rPr>
          <w:rFonts w:ascii="Times New Roman" w:hAnsi="Times New Roman" w:cs="Times New Roman"/>
        </w:rPr>
        <w:t>Part III.</w:t>
      </w:r>
      <w:r>
        <w:rPr>
          <w:rFonts w:ascii="Times New Roman" w:hAnsi="Times New Roman" w:cs="Times New Roman"/>
        </w:rPr>
        <w:t>B.1</w:t>
      </w:r>
      <w:r w:rsidRPr="004A094F">
        <w:rPr>
          <w:rFonts w:ascii="Times New Roman" w:hAnsi="Times New Roman" w:cs="Times New Roman"/>
        </w:rPr>
        <w:t xml:space="preserve">. </w:t>
      </w:r>
      <w:r>
        <w:rPr>
          <w:rFonts w:ascii="Times New Roman" w:hAnsi="Times New Roman" w:cs="Times New Roman"/>
        </w:rPr>
        <w:t xml:space="preserve">Budgets </w:t>
      </w:r>
    </w:p>
    <w:p w14:paraId="34CAE665" w14:textId="4A303F09" w:rsidR="00880411" w:rsidRDefault="00C12DB0" w:rsidP="00880411">
      <w:pPr>
        <w:spacing w:before="100" w:after="100"/>
        <w:ind w:firstLine="630"/>
        <w:jc w:val="both"/>
        <w:rPr>
          <w:rFonts w:ascii="Times New Roman" w:hAnsi="Times New Roman" w:cs="Times New Roman"/>
        </w:rPr>
      </w:pPr>
      <w:r>
        <w:rPr>
          <w:rFonts w:ascii="Times New Roman" w:hAnsi="Times New Roman" w:cs="Times New Roman"/>
        </w:rPr>
        <w:t>The budgets of the DOJ and FTC for antitrust enforcement follow</w:t>
      </w:r>
      <w:del w:id="407" w:author="Sima Biondi" w:date="2022-01-19T10:17:00Z">
        <w:r w:rsidDel="00936BA4">
          <w:rPr>
            <w:rFonts w:ascii="Times New Roman" w:hAnsi="Times New Roman" w:cs="Times New Roman"/>
          </w:rPr>
          <w:delText>s</w:delText>
        </w:r>
      </w:del>
      <w:r>
        <w:rPr>
          <w:rFonts w:ascii="Times New Roman" w:hAnsi="Times New Roman" w:cs="Times New Roman"/>
        </w:rPr>
        <w:t xml:space="preserve"> the familiar pattern of the rise and fall of antitrust enforc</w:t>
      </w:r>
      <w:r w:rsidR="00992A10">
        <w:rPr>
          <w:rFonts w:ascii="Times New Roman" w:hAnsi="Times New Roman" w:cs="Times New Roman"/>
        </w:rPr>
        <w:t>e</w:t>
      </w:r>
      <w:r>
        <w:rPr>
          <w:rFonts w:ascii="Times New Roman" w:hAnsi="Times New Roman" w:cs="Times New Roman"/>
        </w:rPr>
        <w:t>ment</w:t>
      </w:r>
      <w:r w:rsidR="001847ED">
        <w:rPr>
          <w:rFonts w:ascii="Times New Roman" w:hAnsi="Times New Roman" w:cs="Times New Roman"/>
        </w:rPr>
        <w:t>.  Even adjusting for i</w:t>
      </w:r>
      <w:r w:rsidR="00880411" w:rsidRPr="00D702B6">
        <w:rPr>
          <w:rFonts w:ascii="Times New Roman" w:hAnsi="Times New Roman" w:cs="Times New Roman"/>
        </w:rPr>
        <w:t xml:space="preserve">nflation and GDP </w:t>
      </w:r>
      <w:ins w:id="408" w:author="Sima Biondi" w:date="2022-01-19T10:17:00Z">
        <w:r w:rsidR="00936BA4">
          <w:rPr>
            <w:rFonts w:ascii="Times New Roman" w:hAnsi="Times New Roman" w:cs="Times New Roman"/>
          </w:rPr>
          <w:t>g</w:t>
        </w:r>
      </w:ins>
      <w:del w:id="409" w:author="Sima Biondi" w:date="2022-01-19T10:17:00Z">
        <w:r w:rsidR="00880411" w:rsidRPr="00D702B6" w:rsidDel="00936BA4">
          <w:rPr>
            <w:rFonts w:ascii="Times New Roman" w:hAnsi="Times New Roman" w:cs="Times New Roman"/>
          </w:rPr>
          <w:delText>G</w:delText>
        </w:r>
      </w:del>
      <w:r w:rsidR="00880411" w:rsidRPr="00D702B6">
        <w:rPr>
          <w:rFonts w:ascii="Times New Roman" w:hAnsi="Times New Roman" w:cs="Times New Roman"/>
        </w:rPr>
        <w:t xml:space="preserve">rowth, the </w:t>
      </w:r>
      <w:r>
        <w:rPr>
          <w:rFonts w:ascii="Times New Roman" w:hAnsi="Times New Roman" w:cs="Times New Roman"/>
        </w:rPr>
        <w:t>budgets</w:t>
      </w:r>
      <w:r w:rsidRPr="00D702B6">
        <w:rPr>
          <w:rFonts w:ascii="Times New Roman" w:hAnsi="Times New Roman" w:cs="Times New Roman"/>
        </w:rPr>
        <w:t xml:space="preserve"> </w:t>
      </w:r>
      <w:r w:rsidR="00880411" w:rsidRPr="00D702B6">
        <w:rPr>
          <w:rFonts w:ascii="Times New Roman" w:hAnsi="Times New Roman" w:cs="Times New Roman"/>
        </w:rPr>
        <w:t xml:space="preserve">of </w:t>
      </w:r>
      <w:r w:rsidR="00880411">
        <w:rPr>
          <w:rFonts w:ascii="Times New Roman" w:hAnsi="Times New Roman" w:cs="Times New Roman"/>
        </w:rPr>
        <w:t xml:space="preserve">both </w:t>
      </w:r>
      <w:r w:rsidR="00880411" w:rsidRPr="00D702B6">
        <w:rPr>
          <w:rFonts w:ascii="Times New Roman" w:hAnsi="Times New Roman" w:cs="Times New Roman"/>
        </w:rPr>
        <w:t>the DOJ</w:t>
      </w:r>
      <w:r w:rsidR="00880411">
        <w:rPr>
          <w:rFonts w:ascii="Times New Roman" w:hAnsi="Times New Roman" w:cs="Times New Roman"/>
        </w:rPr>
        <w:t xml:space="preserve"> and the FTC competition </w:t>
      </w:r>
      <w:ins w:id="410" w:author="Sima Biondi" w:date="2022-01-19T10:17:00Z">
        <w:r w:rsidR="00936BA4">
          <w:rPr>
            <w:rFonts w:ascii="Times New Roman" w:hAnsi="Times New Roman" w:cs="Times New Roman"/>
          </w:rPr>
          <w:t xml:space="preserve">section </w:t>
        </w:r>
      </w:ins>
      <w:r w:rsidR="001847ED">
        <w:rPr>
          <w:rFonts w:ascii="Times New Roman" w:hAnsi="Times New Roman" w:cs="Times New Roman"/>
        </w:rPr>
        <w:t xml:space="preserve">rose sharply </w:t>
      </w:r>
      <w:del w:id="411" w:author="Sima Biondi" w:date="2022-01-19T10:17:00Z">
        <w:r w:rsidR="001847ED" w:rsidDel="00936BA4">
          <w:rPr>
            <w:rFonts w:ascii="Times New Roman" w:hAnsi="Times New Roman" w:cs="Times New Roman"/>
          </w:rPr>
          <w:delText>in the period</w:delText>
        </w:r>
      </w:del>
      <w:ins w:id="412" w:author="Sima Biondi" w:date="2022-01-19T10:17:00Z">
        <w:r w:rsidR="00936BA4">
          <w:rPr>
            <w:rFonts w:ascii="Times New Roman" w:hAnsi="Times New Roman" w:cs="Times New Roman"/>
          </w:rPr>
          <w:t>from</w:t>
        </w:r>
      </w:ins>
      <w:r w:rsidR="001847ED">
        <w:rPr>
          <w:rFonts w:ascii="Times New Roman" w:hAnsi="Times New Roman" w:cs="Times New Roman"/>
        </w:rPr>
        <w:t xml:space="preserve"> 1955</w:t>
      </w:r>
      <w:ins w:id="413" w:author="Sima Biondi" w:date="2022-01-19T10:17:00Z">
        <w:r w:rsidR="00936BA4">
          <w:rPr>
            <w:rFonts w:ascii="Times New Roman" w:hAnsi="Times New Roman" w:cs="Times New Roman"/>
          </w:rPr>
          <w:t xml:space="preserve"> to</w:t>
        </w:r>
      </w:ins>
      <w:del w:id="414" w:author="Sima Biondi" w:date="2022-01-19T10:17:00Z">
        <w:r w:rsidR="001847ED" w:rsidDel="00936BA4">
          <w:rPr>
            <w:rFonts w:ascii="Times New Roman" w:hAnsi="Times New Roman" w:cs="Times New Roman"/>
          </w:rPr>
          <w:delText>-</w:delText>
        </w:r>
      </w:del>
      <w:r w:rsidR="001847ED">
        <w:rPr>
          <w:rFonts w:ascii="Times New Roman" w:hAnsi="Times New Roman" w:cs="Times New Roman"/>
        </w:rPr>
        <w:t>1980.</w:t>
      </w:r>
      <w:r>
        <w:rPr>
          <w:rFonts w:ascii="Times New Roman" w:hAnsi="Times New Roman" w:cs="Times New Roman"/>
        </w:rPr>
        <w:t xml:space="preserve"> As Figure IV shows, a structural break takes place in the early 1980s.</w:t>
      </w:r>
      <w:r w:rsidR="001847ED">
        <w:rPr>
          <w:rFonts w:ascii="Times New Roman" w:hAnsi="Times New Roman" w:cs="Times New Roman"/>
        </w:rPr>
        <w:t xml:space="preserve"> From 1980 to 2020, the budget has remained roughly constant in GDP terms</w:t>
      </w:r>
      <w:r w:rsidR="00F77BAE">
        <w:rPr>
          <w:rFonts w:ascii="Times New Roman" w:hAnsi="Times New Roman" w:cs="Times New Roman"/>
        </w:rPr>
        <w:t xml:space="preserve">. During this latter period, however, antitrust enforcement has become significantly more expensive </w:t>
      </w:r>
      <w:del w:id="415" w:author="Sima Biondi" w:date="2022-01-19T10:17:00Z">
        <w:r w:rsidR="00F77BAE" w:rsidDel="00936BA4">
          <w:rPr>
            <w:rFonts w:ascii="Times New Roman" w:hAnsi="Times New Roman" w:cs="Times New Roman"/>
          </w:rPr>
          <w:delText xml:space="preserve">with </w:delText>
        </w:r>
      </w:del>
      <w:ins w:id="416" w:author="Sima Biondi" w:date="2022-01-19T10:17:00Z">
        <w:r w:rsidR="00936BA4">
          <w:rPr>
            <w:rFonts w:ascii="Times New Roman" w:hAnsi="Times New Roman" w:cs="Times New Roman"/>
          </w:rPr>
          <w:t xml:space="preserve">due to </w:t>
        </w:r>
      </w:ins>
      <w:r w:rsidR="00F77BAE">
        <w:rPr>
          <w:rFonts w:ascii="Times New Roman" w:hAnsi="Times New Roman" w:cs="Times New Roman"/>
        </w:rPr>
        <w:t xml:space="preserve">the rise in cases </w:t>
      </w:r>
      <w:r>
        <w:rPr>
          <w:rFonts w:ascii="Times New Roman" w:hAnsi="Times New Roman" w:cs="Times New Roman"/>
        </w:rPr>
        <w:t xml:space="preserve">tried </w:t>
      </w:r>
      <w:r w:rsidR="00F77BAE">
        <w:rPr>
          <w:rFonts w:ascii="Times New Roman" w:hAnsi="Times New Roman" w:cs="Times New Roman"/>
        </w:rPr>
        <w:t xml:space="preserve">under the rule of reason and </w:t>
      </w:r>
      <w:del w:id="417" w:author="Sima Biondi" w:date="2022-01-19T10:17:00Z">
        <w:r w:rsidR="00F77BAE" w:rsidDel="00936BA4">
          <w:rPr>
            <w:rFonts w:ascii="Times New Roman" w:hAnsi="Times New Roman" w:cs="Times New Roman"/>
          </w:rPr>
          <w:delText xml:space="preserve">the </w:delText>
        </w:r>
        <w:r w:rsidDel="00936BA4">
          <w:rPr>
            <w:rFonts w:ascii="Times New Roman" w:hAnsi="Times New Roman" w:cs="Times New Roman"/>
          </w:rPr>
          <w:delText>growth of</w:delText>
        </w:r>
      </w:del>
      <w:ins w:id="418" w:author="Sima Biondi" w:date="2022-01-19T10:17:00Z">
        <w:r w:rsidR="00936BA4">
          <w:rPr>
            <w:rFonts w:ascii="Times New Roman" w:hAnsi="Times New Roman" w:cs="Times New Roman"/>
          </w:rPr>
          <w:t>increasing</w:t>
        </w:r>
      </w:ins>
      <w:r>
        <w:rPr>
          <w:rFonts w:ascii="Times New Roman" w:hAnsi="Times New Roman" w:cs="Times New Roman"/>
        </w:rPr>
        <w:t xml:space="preserve"> reliance on</w:t>
      </w:r>
      <w:r w:rsidR="00F77BAE">
        <w:rPr>
          <w:rFonts w:ascii="Times New Roman" w:hAnsi="Times New Roman" w:cs="Times New Roman"/>
        </w:rPr>
        <w:t xml:space="preserve"> economic modeling</w:t>
      </w:r>
      <w:r>
        <w:rPr>
          <w:rFonts w:ascii="Times New Roman" w:hAnsi="Times New Roman" w:cs="Times New Roman"/>
        </w:rPr>
        <w:t xml:space="preserve"> and rigorous data analysis</w:t>
      </w:r>
      <w:r w:rsidR="00F77BAE">
        <w:rPr>
          <w:rFonts w:ascii="Times New Roman" w:hAnsi="Times New Roman" w:cs="Times New Roman"/>
        </w:rPr>
        <w:t>.</w:t>
      </w:r>
      <w:r w:rsidR="00F77BAE" w:rsidRPr="006C0632">
        <w:rPr>
          <w:rStyle w:val="FootnoteReference"/>
        </w:rPr>
        <w:footnoteReference w:id="125"/>
      </w:r>
      <w:r w:rsidR="00F77BAE">
        <w:rPr>
          <w:rFonts w:ascii="Times New Roman" w:hAnsi="Times New Roman" w:cs="Times New Roman"/>
        </w:rPr>
        <w:t xml:space="preserve"> This means that agencies could bring much fewer cases.  </w:t>
      </w:r>
      <w:r w:rsidR="001847ED">
        <w:rPr>
          <w:rFonts w:ascii="Times New Roman" w:hAnsi="Times New Roman" w:cs="Times New Roman"/>
        </w:rPr>
        <w:t xml:space="preserve">   </w:t>
      </w:r>
    </w:p>
    <w:p w14:paraId="66F57087" w14:textId="77777777" w:rsidR="00880411" w:rsidRDefault="00880411" w:rsidP="00880411">
      <w:pPr>
        <w:spacing w:before="100" w:after="100"/>
        <w:ind w:left="-180" w:right="-180" w:firstLine="900"/>
        <w:jc w:val="both"/>
        <w:rPr>
          <w:rFonts w:ascii="Times New Roman" w:hAnsi="Times New Roman" w:cs="Times New Roman"/>
        </w:rPr>
      </w:pPr>
    </w:p>
    <w:p w14:paraId="70EAE1F4" w14:textId="405ACEC7" w:rsidR="00880411" w:rsidRDefault="00880411" w:rsidP="00880411">
      <w:pPr>
        <w:spacing w:before="100" w:after="100"/>
        <w:ind w:left="-180" w:right="-180" w:firstLine="900"/>
        <w:jc w:val="center"/>
        <w:rPr>
          <w:rFonts w:ascii="Times New Roman" w:hAnsi="Times New Roman" w:cs="Times New Roman"/>
        </w:rPr>
      </w:pPr>
      <w:r>
        <w:rPr>
          <w:rFonts w:ascii="Times New Roman" w:hAnsi="Times New Roman" w:cs="Times New Roman"/>
        </w:rPr>
        <w:t xml:space="preserve">Figure </w:t>
      </w:r>
      <w:r w:rsidR="00507B0C">
        <w:rPr>
          <w:rFonts w:ascii="Times New Roman" w:hAnsi="Times New Roman" w:cs="Times New Roman"/>
        </w:rPr>
        <w:t>IV</w:t>
      </w:r>
      <w:r>
        <w:rPr>
          <w:rFonts w:ascii="Times New Roman" w:hAnsi="Times New Roman" w:cs="Times New Roman"/>
        </w:rPr>
        <w:t xml:space="preserve">: Budgets of the FTC and the DOJ adjusted for inflation and GDP </w:t>
      </w:r>
      <w:ins w:id="419" w:author="Sima Biondi" w:date="2022-01-19T10:50:00Z">
        <w:r w:rsidR="00222E83">
          <w:rPr>
            <w:rFonts w:ascii="Times New Roman" w:hAnsi="Times New Roman" w:cs="Times New Roman"/>
          </w:rPr>
          <w:t>p</w:t>
        </w:r>
      </w:ins>
      <w:del w:id="420" w:author="Sima Biondi" w:date="2022-01-19T10:50:00Z">
        <w:r w:rsidDel="00222E83">
          <w:rPr>
            <w:rFonts w:ascii="Times New Roman" w:hAnsi="Times New Roman" w:cs="Times New Roman"/>
          </w:rPr>
          <w:delText>P</w:delText>
        </w:r>
      </w:del>
      <w:r>
        <w:rPr>
          <w:rFonts w:ascii="Times New Roman" w:hAnsi="Times New Roman" w:cs="Times New Roman"/>
        </w:rPr>
        <w:t xml:space="preserve">er </w:t>
      </w:r>
      <w:ins w:id="421" w:author="Sima Biondi" w:date="2022-01-19T10:50:00Z">
        <w:r w:rsidR="00222E83">
          <w:rPr>
            <w:rFonts w:ascii="Times New Roman" w:hAnsi="Times New Roman" w:cs="Times New Roman"/>
          </w:rPr>
          <w:t>c</w:t>
        </w:r>
      </w:ins>
      <w:del w:id="422" w:author="Sima Biondi" w:date="2022-01-19T10:50:00Z">
        <w:r w:rsidDel="00222E83">
          <w:rPr>
            <w:rFonts w:ascii="Times New Roman" w:hAnsi="Times New Roman" w:cs="Times New Roman"/>
          </w:rPr>
          <w:delText>C</w:delText>
        </w:r>
      </w:del>
      <w:r>
        <w:rPr>
          <w:rFonts w:ascii="Times New Roman" w:hAnsi="Times New Roman" w:cs="Times New Roman"/>
        </w:rPr>
        <w:t xml:space="preserve">apita </w:t>
      </w:r>
      <w:ins w:id="423" w:author="Sima Biondi" w:date="2022-01-19T10:50:00Z">
        <w:r w:rsidR="00222E83">
          <w:rPr>
            <w:rFonts w:ascii="Times New Roman" w:hAnsi="Times New Roman" w:cs="Times New Roman"/>
          </w:rPr>
          <w:t>g</w:t>
        </w:r>
      </w:ins>
      <w:del w:id="424" w:author="Sima Biondi" w:date="2022-01-19T10:50:00Z">
        <w:r w:rsidDel="00222E83">
          <w:rPr>
            <w:rFonts w:ascii="Times New Roman" w:hAnsi="Times New Roman" w:cs="Times New Roman"/>
          </w:rPr>
          <w:delText>G</w:delText>
        </w:r>
      </w:del>
      <w:r>
        <w:rPr>
          <w:rFonts w:ascii="Times New Roman" w:hAnsi="Times New Roman" w:cs="Times New Roman"/>
        </w:rPr>
        <w:t>rowth – in constant 2011$</w:t>
      </w:r>
    </w:p>
    <w:p w14:paraId="7DEB3197" w14:textId="643930A7" w:rsidR="00880411" w:rsidRDefault="00573FC6" w:rsidP="00880411">
      <w:pPr>
        <w:spacing w:before="100" w:after="100"/>
        <w:ind w:left="-180" w:right="-180" w:firstLine="900"/>
        <w:jc w:val="center"/>
        <w:rPr>
          <w:rFonts w:ascii="Times New Roman" w:hAnsi="Times New Roman" w:cs="Times New Roman"/>
        </w:rPr>
      </w:pPr>
      <w:r>
        <w:rPr>
          <w:rFonts w:ascii="Times New Roman" w:hAnsi="Times New Roman" w:cs="Times New Roman"/>
          <w:noProof/>
        </w:rPr>
        <w:lastRenderedPageBreak/>
        <w:drawing>
          <wp:inline distT="0" distB="0" distL="0" distR="0" wp14:anchorId="010C5202" wp14:editId="70024E71">
            <wp:extent cx="5475819" cy="448791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rotWithShape="1">
                    <a:blip r:embed="rId13" cstate="print">
                      <a:extLst>
                        <a:ext uri="{28A0092B-C50C-407E-A947-70E740481C1C}">
                          <a14:useLocalDpi xmlns:a14="http://schemas.microsoft.com/office/drawing/2010/main" val="0"/>
                        </a:ext>
                      </a:extLst>
                    </a:blip>
                    <a:srcRect t="6366"/>
                    <a:stretch/>
                  </pic:blipFill>
                  <pic:spPr bwMode="auto">
                    <a:xfrm>
                      <a:off x="0" y="0"/>
                      <a:ext cx="5528208" cy="4530856"/>
                    </a:xfrm>
                    <a:prstGeom prst="rect">
                      <a:avLst/>
                    </a:prstGeom>
                    <a:ln>
                      <a:noFill/>
                    </a:ln>
                    <a:extLst>
                      <a:ext uri="{53640926-AAD7-44D8-BBD7-CCE9431645EC}">
                        <a14:shadowObscured xmlns:a14="http://schemas.microsoft.com/office/drawing/2010/main"/>
                      </a:ext>
                    </a:extLst>
                  </pic:spPr>
                </pic:pic>
              </a:graphicData>
            </a:graphic>
          </wp:inline>
        </w:drawing>
      </w:r>
    </w:p>
    <w:p w14:paraId="42DA7A0C" w14:textId="77777777" w:rsidR="00880411" w:rsidRPr="00A77CE1" w:rsidRDefault="00880411" w:rsidP="00880411">
      <w:pPr>
        <w:spacing w:before="100" w:after="100"/>
        <w:ind w:right="-180"/>
        <w:jc w:val="center"/>
        <w:rPr>
          <w:rFonts w:ascii="Times New Roman" w:hAnsi="Times New Roman" w:cs="Times New Roman"/>
          <w:sz w:val="20"/>
          <w:szCs w:val="20"/>
        </w:rPr>
      </w:pPr>
      <w:r w:rsidRPr="00992A10">
        <w:rPr>
          <w:rFonts w:ascii="Times New Roman" w:hAnsi="Times New Roman" w:cs="Times New Roman"/>
          <w:bCs/>
          <w:sz w:val="20"/>
          <w:szCs w:val="20"/>
        </w:rPr>
        <w:t>Note: B</w:t>
      </w:r>
      <w:r w:rsidRPr="00A77CE1">
        <w:rPr>
          <w:rFonts w:ascii="Times New Roman" w:hAnsi="Times New Roman" w:cs="Times New Roman"/>
          <w:sz w:val="20"/>
          <w:szCs w:val="20"/>
        </w:rPr>
        <w:t xml:space="preserve">ased on FTC/DOJ Annual Reports </w:t>
      </w:r>
    </w:p>
    <w:p w14:paraId="5288F281" w14:textId="77777777" w:rsidR="00880411" w:rsidRPr="00362AD4" w:rsidRDefault="00880411" w:rsidP="00880411">
      <w:pPr>
        <w:spacing w:before="100" w:after="100"/>
        <w:ind w:right="-180"/>
        <w:rPr>
          <w:rFonts w:ascii="Times New Roman" w:hAnsi="Times New Roman" w:cs="Times New Roman"/>
        </w:rPr>
      </w:pPr>
    </w:p>
    <w:p w14:paraId="73D17CDC" w14:textId="01DFC0E0" w:rsidR="00B20666" w:rsidRDefault="00C12DB0" w:rsidP="00880411">
      <w:pPr>
        <w:spacing w:before="100" w:after="100"/>
        <w:ind w:firstLine="630"/>
        <w:jc w:val="both"/>
        <w:rPr>
          <w:rFonts w:ascii="Times New Roman" w:hAnsi="Times New Roman" w:cs="Times New Roman"/>
        </w:rPr>
      </w:pPr>
      <w:r>
        <w:rPr>
          <w:rFonts w:ascii="Times New Roman" w:hAnsi="Times New Roman" w:cs="Times New Roman"/>
        </w:rPr>
        <w:t>Congress sets the</w:t>
      </w:r>
      <w:ins w:id="425" w:author="Sima Biondi" w:date="2022-01-19T10:18:00Z">
        <w:r w:rsidR="00936BA4">
          <w:rPr>
            <w:rFonts w:ascii="Times New Roman" w:hAnsi="Times New Roman" w:cs="Times New Roman"/>
          </w:rPr>
          <w:t xml:space="preserve"> agencies’</w:t>
        </w:r>
      </w:ins>
      <w:r>
        <w:rPr>
          <w:rFonts w:ascii="Times New Roman" w:hAnsi="Times New Roman" w:cs="Times New Roman"/>
        </w:rPr>
        <w:t xml:space="preserve"> budget</w:t>
      </w:r>
      <w:ins w:id="426" w:author="Sima Biondi" w:date="2022-01-19T10:18:00Z">
        <w:r w:rsidR="00936BA4">
          <w:rPr>
            <w:rFonts w:ascii="Times New Roman" w:hAnsi="Times New Roman" w:cs="Times New Roman"/>
          </w:rPr>
          <w:t>s</w:t>
        </w:r>
      </w:ins>
      <w:r>
        <w:rPr>
          <w:rFonts w:ascii="Times New Roman" w:hAnsi="Times New Roman" w:cs="Times New Roman"/>
        </w:rPr>
        <w:t>, of course, and so this pattern may be taken as prima facie evidence of democratic support for reduced antitrust enforcement. But the story is more complex than that. In 1989, Congress enacted the</w:t>
      </w:r>
      <w:r w:rsidR="00F77BAE">
        <w:rPr>
          <w:rFonts w:ascii="Times New Roman" w:hAnsi="Times New Roman" w:cs="Times New Roman"/>
        </w:rPr>
        <w:t xml:space="preserve"> </w:t>
      </w:r>
      <w:r>
        <w:rPr>
          <w:rFonts w:ascii="Times New Roman" w:hAnsi="Times New Roman" w:cs="Times New Roman"/>
        </w:rPr>
        <w:t>Commerce, Justice, State, the Judiciary and Related Agencies Appropriations Bill for Fiscal 1990, which introduced a new source of revenue in the form of merger filing fees that businesses are required to pay when they file premerger notification with the agencies</w:t>
      </w:r>
      <w:r w:rsidR="008E13C1">
        <w:rPr>
          <w:rFonts w:ascii="Times New Roman" w:hAnsi="Times New Roman" w:cs="Times New Roman"/>
        </w:rPr>
        <w:t>.</w:t>
      </w:r>
      <w:r w:rsidR="008E13C1">
        <w:rPr>
          <w:rStyle w:val="FootnoteReference"/>
          <w:rFonts w:ascii="Times New Roman" w:hAnsi="Times New Roman" w:cs="Times New Roman"/>
        </w:rPr>
        <w:footnoteReference w:id="126"/>
      </w:r>
      <w:r w:rsidR="008E13C1">
        <w:rPr>
          <w:rFonts w:ascii="Times New Roman" w:hAnsi="Times New Roman" w:cs="Times New Roman"/>
        </w:rPr>
        <w:t xml:space="preserve"> </w:t>
      </w:r>
      <w:r w:rsidR="004342C3">
        <w:rPr>
          <w:rFonts w:ascii="Times New Roman" w:hAnsi="Times New Roman" w:cs="Times New Roman"/>
        </w:rPr>
        <w:t xml:space="preserve">One might </w:t>
      </w:r>
      <w:r>
        <w:rPr>
          <w:rFonts w:ascii="Times New Roman" w:hAnsi="Times New Roman" w:cs="Times New Roman"/>
        </w:rPr>
        <w:t xml:space="preserve">have expected </w:t>
      </w:r>
      <w:r w:rsidR="008E13C1">
        <w:rPr>
          <w:rFonts w:ascii="Times New Roman" w:hAnsi="Times New Roman" w:cs="Times New Roman"/>
        </w:rPr>
        <w:t xml:space="preserve">the merger filing fees </w:t>
      </w:r>
      <w:r>
        <w:rPr>
          <w:rFonts w:ascii="Times New Roman" w:hAnsi="Times New Roman" w:cs="Times New Roman"/>
        </w:rPr>
        <w:t xml:space="preserve">to </w:t>
      </w:r>
      <w:r w:rsidR="00F65F3A">
        <w:rPr>
          <w:rFonts w:ascii="Times New Roman" w:hAnsi="Times New Roman" w:cs="Times New Roman"/>
        </w:rPr>
        <w:t>cover the FTC</w:t>
      </w:r>
      <w:ins w:id="427" w:author="Sima Biondi" w:date="2022-01-19T10:18:00Z">
        <w:r w:rsidR="00936BA4">
          <w:rPr>
            <w:rFonts w:ascii="Times New Roman" w:hAnsi="Times New Roman" w:cs="Times New Roman"/>
          </w:rPr>
          <w:t xml:space="preserve"> and </w:t>
        </w:r>
      </w:ins>
      <w:del w:id="428" w:author="Sima Biondi" w:date="2022-01-19T10:18:00Z">
        <w:r w:rsidR="00F65F3A" w:rsidDel="00936BA4">
          <w:rPr>
            <w:rFonts w:ascii="Times New Roman" w:hAnsi="Times New Roman" w:cs="Times New Roman"/>
          </w:rPr>
          <w:delText>/</w:delText>
        </w:r>
      </w:del>
      <w:r w:rsidR="00F65F3A">
        <w:rPr>
          <w:rFonts w:ascii="Times New Roman" w:hAnsi="Times New Roman" w:cs="Times New Roman"/>
        </w:rPr>
        <w:t>DOJ’s merger review program, while Congressional appropriations covered the rest (anti-monopolization, criminal prosecution, consumer protection, etc.).</w:t>
      </w:r>
    </w:p>
    <w:p w14:paraId="6ACC1807" w14:textId="49F5D5FF" w:rsidR="00880411" w:rsidRDefault="00924831" w:rsidP="00880411">
      <w:pPr>
        <w:spacing w:before="100" w:after="100"/>
        <w:ind w:firstLine="630"/>
        <w:jc w:val="both"/>
        <w:rPr>
          <w:rFonts w:ascii="Times New Roman" w:hAnsi="Times New Roman" w:cs="Times New Roman"/>
        </w:rPr>
      </w:pPr>
      <w:r>
        <w:rPr>
          <w:rFonts w:ascii="Times New Roman" w:hAnsi="Times New Roman" w:cs="Times New Roman"/>
        </w:rPr>
        <w:t xml:space="preserve">Figure V below, however, tells a different story. As can be seen, </w:t>
      </w:r>
      <w:r w:rsidR="00C12DB0">
        <w:rPr>
          <w:rFonts w:ascii="Times New Roman" w:hAnsi="Times New Roman" w:cs="Times New Roman"/>
        </w:rPr>
        <w:t>Congress drastically reduced appropriations for the agencies</w:t>
      </w:r>
      <w:r w:rsidR="004342C3">
        <w:rPr>
          <w:rFonts w:ascii="Times New Roman" w:hAnsi="Times New Roman" w:cs="Times New Roman"/>
        </w:rPr>
        <w:t>, and instead required them</w:t>
      </w:r>
      <w:r>
        <w:rPr>
          <w:rFonts w:ascii="Times New Roman" w:hAnsi="Times New Roman" w:cs="Times New Roman"/>
        </w:rPr>
        <w:t xml:space="preserve"> </w:t>
      </w:r>
      <w:r w:rsidR="004342C3">
        <w:rPr>
          <w:rFonts w:ascii="Times New Roman" w:hAnsi="Times New Roman" w:cs="Times New Roman"/>
        </w:rPr>
        <w:t>to depend</w:t>
      </w:r>
      <w:r>
        <w:rPr>
          <w:rFonts w:ascii="Times New Roman" w:hAnsi="Times New Roman" w:cs="Times New Roman"/>
        </w:rPr>
        <w:t xml:space="preserve"> on the filing fees as a source of funding. During the 2000s, these fees accounted for the entirety of the DOJ antitrust division budget</w:t>
      </w:r>
      <w:r w:rsidR="00C12DB0">
        <w:rPr>
          <w:rFonts w:ascii="Times New Roman" w:hAnsi="Times New Roman" w:cs="Times New Roman"/>
        </w:rPr>
        <w:t xml:space="preserve">, and </w:t>
      </w:r>
      <w:r>
        <w:rPr>
          <w:rFonts w:ascii="Times New Roman" w:hAnsi="Times New Roman" w:cs="Times New Roman"/>
        </w:rPr>
        <w:t xml:space="preserve">for more than the total budget of the FTC antitrust </w:t>
      </w:r>
      <w:del w:id="429" w:author="Sima Biondi" w:date="2022-01-19T10:18:00Z">
        <w:r w:rsidDel="00936BA4">
          <w:rPr>
            <w:rFonts w:ascii="Times New Roman" w:hAnsi="Times New Roman" w:cs="Times New Roman"/>
          </w:rPr>
          <w:delText>division</w:delText>
        </w:r>
      </w:del>
      <w:ins w:id="430" w:author="Sima Biondi" w:date="2022-01-19T10:18:00Z">
        <w:r w:rsidR="00936BA4">
          <w:rPr>
            <w:rFonts w:ascii="Times New Roman" w:hAnsi="Times New Roman" w:cs="Times New Roman"/>
          </w:rPr>
          <w:t>activities</w:t>
        </w:r>
      </w:ins>
      <w:r>
        <w:rPr>
          <w:rFonts w:ascii="Times New Roman" w:hAnsi="Times New Roman" w:cs="Times New Roman"/>
        </w:rPr>
        <w:t xml:space="preserve">, meaning that despite the heavy workload in merger review, the antitrust program was subsidizing the FTC’s consumer protection division. </w:t>
      </w:r>
      <w:r w:rsidR="00880411">
        <w:rPr>
          <w:rFonts w:ascii="Times New Roman" w:hAnsi="Times New Roman" w:cs="Times New Roman"/>
        </w:rPr>
        <w:t xml:space="preserve"> </w:t>
      </w:r>
    </w:p>
    <w:p w14:paraId="0FE7CBAA" w14:textId="77777777" w:rsidR="00C12DB0" w:rsidRDefault="00C12DB0" w:rsidP="00880411">
      <w:pPr>
        <w:spacing w:before="100" w:after="100"/>
        <w:ind w:firstLine="630"/>
        <w:jc w:val="both"/>
        <w:rPr>
          <w:rFonts w:ascii="Times New Roman" w:hAnsi="Times New Roman" w:cs="Times New Roman"/>
        </w:rPr>
      </w:pPr>
    </w:p>
    <w:p w14:paraId="70231D42" w14:textId="3F8C87DE" w:rsidR="00880411" w:rsidRDefault="00880411" w:rsidP="00880411">
      <w:pPr>
        <w:spacing w:before="100" w:after="100"/>
        <w:ind w:left="-180" w:right="-180" w:firstLine="900"/>
        <w:jc w:val="center"/>
        <w:rPr>
          <w:rFonts w:ascii="Times New Roman" w:hAnsi="Times New Roman" w:cs="Times New Roman"/>
        </w:rPr>
      </w:pPr>
      <w:r>
        <w:rPr>
          <w:rFonts w:ascii="Times New Roman" w:hAnsi="Times New Roman" w:cs="Times New Roman"/>
        </w:rPr>
        <w:lastRenderedPageBreak/>
        <w:t>Figure V: Composition of the FTC and DOJ budgets– in constant 2011</w:t>
      </w:r>
      <w:ins w:id="431" w:author="Sima Biondi" w:date="2022-01-19T10:50:00Z">
        <w:r w:rsidR="00222E83">
          <w:rPr>
            <w:rFonts w:ascii="Times New Roman" w:hAnsi="Times New Roman" w:cs="Times New Roman"/>
          </w:rPr>
          <w:t xml:space="preserve"> dollars</w:t>
        </w:r>
      </w:ins>
      <w:del w:id="432" w:author="Sima Biondi" w:date="2022-01-19T10:50:00Z">
        <w:r w:rsidDel="00222E83">
          <w:rPr>
            <w:rFonts w:ascii="Times New Roman" w:hAnsi="Times New Roman" w:cs="Times New Roman"/>
          </w:rPr>
          <w:delText>$</w:delText>
        </w:r>
      </w:del>
    </w:p>
    <w:p w14:paraId="0E26652A" w14:textId="605186A2" w:rsidR="00880411" w:rsidRDefault="00B20666" w:rsidP="00880411">
      <w:pPr>
        <w:spacing w:before="100" w:after="100"/>
        <w:ind w:left="-180" w:right="-180" w:firstLine="900"/>
        <w:jc w:val="both"/>
        <w:rPr>
          <w:rFonts w:ascii="Times New Roman" w:hAnsi="Times New Roman" w:cs="Times New Roman"/>
        </w:rPr>
      </w:pPr>
      <w:r>
        <w:rPr>
          <w:rFonts w:ascii="Times New Roman" w:hAnsi="Times New Roman" w:cs="Times New Roman"/>
          <w:noProof/>
        </w:rPr>
        <w:drawing>
          <wp:inline distT="0" distB="0" distL="0" distR="0" wp14:anchorId="32A6EFA9" wp14:editId="4AC590D8">
            <wp:extent cx="5943600" cy="3470603"/>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t="5441"/>
                    <a:stretch/>
                  </pic:blipFill>
                  <pic:spPr bwMode="auto">
                    <a:xfrm>
                      <a:off x="0" y="0"/>
                      <a:ext cx="5943600" cy="3470603"/>
                    </a:xfrm>
                    <a:prstGeom prst="rect">
                      <a:avLst/>
                    </a:prstGeom>
                    <a:ln>
                      <a:noFill/>
                    </a:ln>
                    <a:extLst>
                      <a:ext uri="{53640926-AAD7-44D8-BBD7-CCE9431645EC}">
                        <a14:shadowObscured xmlns:a14="http://schemas.microsoft.com/office/drawing/2010/main"/>
                      </a:ext>
                    </a:extLst>
                  </pic:spPr>
                </pic:pic>
              </a:graphicData>
            </a:graphic>
          </wp:inline>
        </w:drawing>
      </w:r>
    </w:p>
    <w:p w14:paraId="147EF9B1" w14:textId="1E76943E" w:rsidR="00880411" w:rsidRPr="00793A77" w:rsidRDefault="00880411" w:rsidP="00793A77">
      <w:pPr>
        <w:spacing w:before="100" w:after="100"/>
        <w:ind w:left="-180" w:right="-180" w:firstLine="900"/>
        <w:jc w:val="both"/>
        <w:rPr>
          <w:rFonts w:ascii="Times New Roman" w:hAnsi="Times New Roman" w:cs="Times New Roman"/>
          <w:sz w:val="20"/>
          <w:szCs w:val="20"/>
        </w:rPr>
      </w:pPr>
      <w:r w:rsidRPr="004342C3">
        <w:rPr>
          <w:rFonts w:ascii="Times New Roman" w:hAnsi="Times New Roman" w:cs="Times New Roman"/>
          <w:bCs/>
          <w:sz w:val="20"/>
          <w:szCs w:val="20"/>
        </w:rPr>
        <w:t>Note:</w:t>
      </w:r>
      <w:r>
        <w:rPr>
          <w:rFonts w:ascii="Times New Roman" w:hAnsi="Times New Roman" w:cs="Times New Roman"/>
          <w:b/>
          <w:bCs/>
          <w:sz w:val="20"/>
          <w:szCs w:val="20"/>
        </w:rPr>
        <w:t xml:space="preserve"> </w:t>
      </w:r>
      <w:r w:rsidRPr="00573FC6">
        <w:rPr>
          <w:rFonts w:ascii="Times New Roman" w:hAnsi="Times New Roman" w:cs="Times New Roman"/>
          <w:sz w:val="20"/>
          <w:szCs w:val="20"/>
        </w:rPr>
        <w:t>B</w:t>
      </w:r>
      <w:r w:rsidRPr="008C496B">
        <w:rPr>
          <w:rFonts w:ascii="Times New Roman" w:hAnsi="Times New Roman" w:cs="Times New Roman"/>
          <w:sz w:val="20"/>
          <w:szCs w:val="20"/>
        </w:rPr>
        <w:t>ased on FTC and DOJ Annual Reports</w:t>
      </w:r>
      <w:r w:rsidR="00573FC6">
        <w:rPr>
          <w:rFonts w:ascii="Times New Roman" w:hAnsi="Times New Roman" w:cs="Times New Roman"/>
          <w:sz w:val="20"/>
          <w:szCs w:val="20"/>
        </w:rPr>
        <w:t xml:space="preserve"> and </w:t>
      </w:r>
      <w:r w:rsidR="00A537DD">
        <w:rPr>
          <w:rFonts w:ascii="Times New Roman" w:hAnsi="Times New Roman" w:cs="Times New Roman"/>
          <w:sz w:val="20"/>
          <w:szCs w:val="20"/>
        </w:rPr>
        <w:t xml:space="preserve">Congressional Budget Justification Summary </w:t>
      </w:r>
    </w:p>
    <w:p w14:paraId="663DC7F3" w14:textId="4EA8B337" w:rsidR="00880411" w:rsidRDefault="000377A6" w:rsidP="004342C3">
      <w:pPr>
        <w:spacing w:before="360" w:after="100"/>
        <w:ind w:firstLine="630"/>
        <w:jc w:val="both"/>
        <w:rPr>
          <w:rFonts w:ascii="Times New Roman" w:hAnsi="Times New Roman" w:cs="Times New Roman"/>
        </w:rPr>
      </w:pPr>
      <w:r>
        <w:rPr>
          <w:rFonts w:ascii="Times New Roman" w:hAnsi="Times New Roman" w:cs="Times New Roman"/>
        </w:rPr>
        <w:t xml:space="preserve">The </w:t>
      </w:r>
      <w:r w:rsidR="00C12DB0">
        <w:rPr>
          <w:rFonts w:ascii="Times New Roman" w:hAnsi="Times New Roman" w:cs="Times New Roman"/>
        </w:rPr>
        <w:t xml:space="preserve">budget limitations resulted </w:t>
      </w:r>
      <w:r>
        <w:rPr>
          <w:rFonts w:ascii="Times New Roman" w:hAnsi="Times New Roman" w:cs="Times New Roman"/>
        </w:rPr>
        <w:t>in a dramatic reduction</w:t>
      </w:r>
      <w:r w:rsidR="0085248D">
        <w:rPr>
          <w:rFonts w:ascii="Times New Roman" w:hAnsi="Times New Roman" w:cs="Times New Roman"/>
        </w:rPr>
        <w:t xml:space="preserve"> of </w:t>
      </w:r>
      <w:del w:id="433" w:author="Sima Biondi" w:date="2022-01-19T10:19:00Z">
        <w:r w:rsidR="0085248D" w:rsidDel="00936BA4">
          <w:rPr>
            <w:rFonts w:ascii="Times New Roman" w:hAnsi="Times New Roman" w:cs="Times New Roman"/>
          </w:rPr>
          <w:delText>staffing</w:delText>
        </w:r>
      </w:del>
      <w:ins w:id="434" w:author="Sima Biondi" w:date="2022-01-19T10:19:00Z">
        <w:r w:rsidR="00936BA4">
          <w:rPr>
            <w:rFonts w:ascii="Times New Roman" w:hAnsi="Times New Roman" w:cs="Times New Roman"/>
          </w:rPr>
          <w:t>staff</w:t>
        </w:r>
      </w:ins>
      <w:r w:rsidR="00880411">
        <w:rPr>
          <w:rFonts w:ascii="Times New Roman" w:hAnsi="Times New Roman" w:cs="Times New Roman"/>
        </w:rPr>
        <w:t xml:space="preserve">. Data compiled by Paul </w:t>
      </w:r>
      <w:proofErr w:type="spellStart"/>
      <w:r>
        <w:rPr>
          <w:rFonts w:ascii="Times New Roman" w:hAnsi="Times New Roman" w:cs="Times New Roman"/>
        </w:rPr>
        <w:t>Pautler</w:t>
      </w:r>
      <w:proofErr w:type="spellEnd"/>
      <w:r>
        <w:rPr>
          <w:rFonts w:ascii="Times New Roman" w:hAnsi="Times New Roman" w:cs="Times New Roman"/>
        </w:rPr>
        <w:t xml:space="preserve"> indicates that from 1940 to 1980 </w:t>
      </w:r>
      <w:r w:rsidR="00880411">
        <w:rPr>
          <w:rFonts w:ascii="Times New Roman" w:hAnsi="Times New Roman" w:cs="Times New Roman"/>
        </w:rPr>
        <w:t>each FTC</w:t>
      </w:r>
      <w:r w:rsidR="0085248D">
        <w:rPr>
          <w:rFonts w:ascii="Times New Roman" w:hAnsi="Times New Roman" w:cs="Times New Roman"/>
        </w:rPr>
        <w:t xml:space="preserve"> full-time employee (</w:t>
      </w:r>
      <w:r w:rsidR="00880411">
        <w:rPr>
          <w:rFonts w:ascii="Times New Roman" w:hAnsi="Times New Roman" w:cs="Times New Roman"/>
        </w:rPr>
        <w:t>FTE</w:t>
      </w:r>
      <w:r w:rsidR="0085248D">
        <w:rPr>
          <w:rFonts w:ascii="Times New Roman" w:hAnsi="Times New Roman" w:cs="Times New Roman"/>
        </w:rPr>
        <w:t>)</w:t>
      </w:r>
      <w:r w:rsidR="00880411">
        <w:rPr>
          <w:rFonts w:ascii="Times New Roman" w:hAnsi="Times New Roman" w:cs="Times New Roman"/>
        </w:rPr>
        <w:t xml:space="preserve"> was responsible for overseeing approximately 3 to 4 </w:t>
      </w:r>
      <w:ins w:id="435" w:author="Sima Biondi" w:date="2022-01-19T10:19:00Z">
        <w:r w:rsidR="00936BA4">
          <w:rPr>
            <w:rFonts w:ascii="Times New Roman" w:hAnsi="Times New Roman" w:cs="Times New Roman"/>
          </w:rPr>
          <w:t>b</w:t>
        </w:r>
      </w:ins>
      <w:del w:id="436" w:author="Sima Biondi" w:date="2022-01-19T10:19:00Z">
        <w:r w:rsidR="00880411" w:rsidDel="00936BA4">
          <w:rPr>
            <w:rFonts w:ascii="Times New Roman" w:hAnsi="Times New Roman" w:cs="Times New Roman"/>
          </w:rPr>
          <w:delText>B</w:delText>
        </w:r>
      </w:del>
      <w:r w:rsidR="00880411">
        <w:rPr>
          <w:rFonts w:ascii="Times New Roman" w:hAnsi="Times New Roman" w:cs="Times New Roman"/>
        </w:rPr>
        <w:t>illion of USD real GDP. By 1990, this number was almost</w:t>
      </w:r>
      <w:r>
        <w:rPr>
          <w:rFonts w:ascii="Times New Roman" w:hAnsi="Times New Roman" w:cs="Times New Roman"/>
        </w:rPr>
        <w:t xml:space="preserve"> one FTC FTE for </w:t>
      </w:r>
      <w:del w:id="437" w:author="Sima Biondi" w:date="2022-01-19T10:19:00Z">
        <w:r w:rsidDel="00936BA4">
          <w:rPr>
            <w:rFonts w:ascii="Times New Roman" w:hAnsi="Times New Roman" w:cs="Times New Roman"/>
          </w:rPr>
          <w:delText xml:space="preserve">USD </w:delText>
        </w:r>
      </w:del>
      <w:ins w:id="438" w:author="Sima Biondi" w:date="2022-01-19T10:19:00Z">
        <w:r w:rsidR="00936BA4">
          <w:rPr>
            <w:rFonts w:ascii="Times New Roman" w:hAnsi="Times New Roman" w:cs="Times New Roman"/>
          </w:rPr>
          <w:t>$</w:t>
        </w:r>
      </w:ins>
      <w:r>
        <w:rPr>
          <w:rFonts w:ascii="Times New Roman" w:hAnsi="Times New Roman" w:cs="Times New Roman"/>
        </w:rPr>
        <w:t xml:space="preserve">9 </w:t>
      </w:r>
      <w:ins w:id="439" w:author="Sima Biondi" w:date="2022-01-19T10:19:00Z">
        <w:r w:rsidR="00936BA4">
          <w:rPr>
            <w:rFonts w:ascii="Times New Roman" w:hAnsi="Times New Roman" w:cs="Times New Roman"/>
          </w:rPr>
          <w:t>b</w:t>
        </w:r>
      </w:ins>
      <w:del w:id="440" w:author="Sima Biondi" w:date="2022-01-19T10:19:00Z">
        <w:r w:rsidDel="00936BA4">
          <w:rPr>
            <w:rFonts w:ascii="Times New Roman" w:hAnsi="Times New Roman" w:cs="Times New Roman"/>
          </w:rPr>
          <w:delText>B</w:delText>
        </w:r>
      </w:del>
      <w:r>
        <w:rPr>
          <w:rFonts w:ascii="Times New Roman" w:hAnsi="Times New Roman" w:cs="Times New Roman"/>
        </w:rPr>
        <w:t>illion. B</w:t>
      </w:r>
      <w:r w:rsidR="00880411">
        <w:rPr>
          <w:rFonts w:ascii="Times New Roman" w:hAnsi="Times New Roman" w:cs="Times New Roman"/>
        </w:rPr>
        <w:t xml:space="preserve">y 2013 it had risen to </w:t>
      </w:r>
      <w:del w:id="441" w:author="Sima Biondi" w:date="2022-01-19T10:19:00Z">
        <w:r w:rsidR="00880411" w:rsidDel="00936BA4">
          <w:rPr>
            <w:rFonts w:ascii="Times New Roman" w:hAnsi="Times New Roman" w:cs="Times New Roman"/>
          </w:rPr>
          <w:delText xml:space="preserve">USD </w:delText>
        </w:r>
      </w:del>
      <w:ins w:id="442" w:author="Sima Biondi" w:date="2022-01-19T10:19:00Z">
        <w:r w:rsidR="00936BA4">
          <w:rPr>
            <w:rFonts w:ascii="Times New Roman" w:hAnsi="Times New Roman" w:cs="Times New Roman"/>
          </w:rPr>
          <w:t>$</w:t>
        </w:r>
      </w:ins>
      <w:r w:rsidR="00880411">
        <w:rPr>
          <w:rFonts w:ascii="Times New Roman" w:hAnsi="Times New Roman" w:cs="Times New Roman"/>
        </w:rPr>
        <w:t xml:space="preserve">12 </w:t>
      </w:r>
      <w:ins w:id="443" w:author="Sima Biondi" w:date="2022-01-19T10:19:00Z">
        <w:r w:rsidR="00936BA4">
          <w:rPr>
            <w:rFonts w:ascii="Times New Roman" w:hAnsi="Times New Roman" w:cs="Times New Roman"/>
          </w:rPr>
          <w:t>b</w:t>
        </w:r>
      </w:ins>
      <w:del w:id="444" w:author="Sima Biondi" w:date="2022-01-19T10:19:00Z">
        <w:r w:rsidR="00880411" w:rsidDel="00936BA4">
          <w:rPr>
            <w:rFonts w:ascii="Times New Roman" w:hAnsi="Times New Roman" w:cs="Times New Roman"/>
          </w:rPr>
          <w:delText>B</w:delText>
        </w:r>
      </w:del>
      <w:r w:rsidR="00880411">
        <w:rPr>
          <w:rFonts w:ascii="Times New Roman" w:hAnsi="Times New Roman" w:cs="Times New Roman"/>
        </w:rPr>
        <w:t>illion.</w:t>
      </w:r>
      <w:r w:rsidR="00880411" w:rsidRPr="006C0632">
        <w:rPr>
          <w:rStyle w:val="FootnoteReference"/>
        </w:rPr>
        <w:footnoteReference w:id="127"/>
      </w:r>
    </w:p>
    <w:p w14:paraId="6B2CAE82" w14:textId="7A999C1C" w:rsidR="00880411" w:rsidRDefault="00880411" w:rsidP="00880411">
      <w:pPr>
        <w:spacing w:before="100" w:after="100"/>
        <w:ind w:firstLine="630"/>
        <w:jc w:val="both"/>
        <w:rPr>
          <w:rFonts w:ascii="Times New Roman" w:hAnsi="Times New Roman" w:cs="Times New Roman"/>
        </w:rPr>
      </w:pPr>
      <w:r>
        <w:rPr>
          <w:rFonts w:ascii="Times New Roman" w:hAnsi="Times New Roman" w:cs="Times New Roman"/>
        </w:rPr>
        <w:t xml:space="preserve">Some have raised the possibility that this cut in staff was the result of the rise of computers and the layoff of </w:t>
      </w:r>
      <w:r w:rsidR="0085248D">
        <w:rPr>
          <w:rFonts w:ascii="Times New Roman" w:hAnsi="Times New Roman" w:cs="Times New Roman"/>
        </w:rPr>
        <w:t>redundant staff</w:t>
      </w:r>
      <w:r>
        <w:rPr>
          <w:rFonts w:ascii="Times New Roman" w:hAnsi="Times New Roman" w:cs="Times New Roman"/>
        </w:rPr>
        <w:t>.</w:t>
      </w:r>
      <w:r w:rsidRPr="006C0632">
        <w:rPr>
          <w:rStyle w:val="FootnoteReference"/>
        </w:rPr>
        <w:footnoteReference w:id="128"/>
      </w:r>
      <w:r>
        <w:rPr>
          <w:rFonts w:ascii="Times New Roman" w:hAnsi="Times New Roman" w:cs="Times New Roman"/>
        </w:rPr>
        <w:t xml:space="preserve"> Yet publicly available</w:t>
      </w:r>
      <w:r w:rsidR="0085248D">
        <w:rPr>
          <w:rFonts w:ascii="Times New Roman" w:hAnsi="Times New Roman" w:cs="Times New Roman"/>
        </w:rPr>
        <w:t xml:space="preserve"> data</w:t>
      </w:r>
      <w:r>
        <w:rPr>
          <w:rFonts w:ascii="Times New Roman" w:hAnsi="Times New Roman" w:cs="Times New Roman"/>
        </w:rPr>
        <w:t xml:space="preserve"> shows how this substitution process only accounts for part of the story. </w:t>
      </w:r>
      <w:r w:rsidR="00A5051D">
        <w:rPr>
          <w:rFonts w:ascii="Times New Roman" w:hAnsi="Times New Roman" w:cs="Times New Roman"/>
        </w:rPr>
        <w:t>Most</w:t>
      </w:r>
      <w:r>
        <w:rPr>
          <w:rFonts w:ascii="Times New Roman" w:hAnsi="Times New Roman" w:cs="Times New Roman"/>
        </w:rPr>
        <w:t xml:space="preserve"> cuts take place in the early 1980’s, before the widespread availability of computing power. </w:t>
      </w:r>
      <w:proofErr w:type="spellStart"/>
      <w:r>
        <w:rPr>
          <w:rFonts w:ascii="Times New Roman" w:hAnsi="Times New Roman" w:cs="Times New Roman"/>
        </w:rPr>
        <w:t>Pautler</w:t>
      </w:r>
      <w:proofErr w:type="spellEnd"/>
      <w:r>
        <w:rPr>
          <w:rFonts w:ascii="Times New Roman" w:hAnsi="Times New Roman" w:cs="Times New Roman"/>
        </w:rPr>
        <w:t xml:space="preserve"> describes how the FTC</w:t>
      </w:r>
      <w:ins w:id="445" w:author="Sima Biondi" w:date="2022-01-19T10:19:00Z">
        <w:r w:rsidR="00936BA4">
          <w:rPr>
            <w:rFonts w:ascii="Times New Roman" w:hAnsi="Times New Roman" w:cs="Times New Roman"/>
          </w:rPr>
          <w:t>’s</w:t>
        </w:r>
      </w:ins>
      <w:r>
        <w:rPr>
          <w:rFonts w:ascii="Times New Roman" w:hAnsi="Times New Roman" w:cs="Times New Roman"/>
        </w:rPr>
        <w:t xml:space="preserve"> Bureau of Economics lost approximately 115 FTEs in the 1980</w:t>
      </w:r>
      <w:del w:id="446" w:author="Sima Biondi" w:date="2022-01-19T10:19:00Z">
        <w:r w:rsidDel="00936BA4">
          <w:rPr>
            <w:rFonts w:ascii="Times New Roman" w:hAnsi="Times New Roman" w:cs="Times New Roman"/>
          </w:rPr>
          <w:delText>’</w:delText>
        </w:r>
      </w:del>
      <w:r>
        <w:rPr>
          <w:rFonts w:ascii="Times New Roman" w:hAnsi="Times New Roman" w:cs="Times New Roman"/>
        </w:rPr>
        <w:t>s, half of which were attributed to the decision to cut down the agency’s economic research department—in particular its independent data collection activities for sector-wide studies.</w:t>
      </w:r>
      <w:r w:rsidRPr="006C0632">
        <w:rPr>
          <w:rStyle w:val="FootnoteReference"/>
        </w:rPr>
        <w:footnoteReference w:id="129"/>
      </w:r>
      <w:r>
        <w:rPr>
          <w:rFonts w:ascii="Times New Roman" w:hAnsi="Times New Roman" w:cs="Times New Roman"/>
        </w:rPr>
        <w:t xml:space="preserve"> While </w:t>
      </w:r>
      <w:proofErr w:type="spellStart"/>
      <w:r>
        <w:rPr>
          <w:rFonts w:ascii="Times New Roman" w:hAnsi="Times New Roman" w:cs="Times New Roman"/>
        </w:rPr>
        <w:t>Pautler</w:t>
      </w:r>
      <w:proofErr w:type="spellEnd"/>
      <w:r>
        <w:rPr>
          <w:rFonts w:ascii="Times New Roman" w:hAnsi="Times New Roman" w:cs="Times New Roman"/>
        </w:rPr>
        <w:t xml:space="preserve"> also documents that the decrease in supporting staff </w:t>
      </w:r>
      <w:del w:id="447" w:author="Sima Biondi" w:date="2022-01-19T10:20:00Z">
        <w:r w:rsidDel="00936BA4">
          <w:rPr>
            <w:rFonts w:ascii="Times New Roman" w:hAnsi="Times New Roman" w:cs="Times New Roman"/>
          </w:rPr>
          <w:delText xml:space="preserve">its </w:delText>
        </w:r>
      </w:del>
      <w:ins w:id="448" w:author="Sima Biondi" w:date="2022-01-19T10:20:00Z">
        <w:r w:rsidR="00936BA4">
          <w:rPr>
            <w:rFonts w:ascii="Times New Roman" w:hAnsi="Times New Roman" w:cs="Times New Roman"/>
          </w:rPr>
          <w:t xml:space="preserve">is </w:t>
        </w:r>
      </w:ins>
      <w:r>
        <w:rPr>
          <w:rFonts w:ascii="Times New Roman" w:hAnsi="Times New Roman" w:cs="Times New Roman"/>
        </w:rPr>
        <w:t xml:space="preserve">partially associated </w:t>
      </w:r>
      <w:del w:id="449" w:author="Sima Biondi" w:date="2022-01-19T10:20:00Z">
        <w:r w:rsidDel="00936BA4">
          <w:rPr>
            <w:rFonts w:ascii="Times New Roman" w:hAnsi="Times New Roman" w:cs="Times New Roman"/>
          </w:rPr>
          <w:delText xml:space="preserve">to </w:delText>
        </w:r>
      </w:del>
      <w:ins w:id="450" w:author="Sima Biondi" w:date="2022-01-19T10:20:00Z">
        <w:r w:rsidR="00936BA4">
          <w:rPr>
            <w:rFonts w:ascii="Times New Roman" w:hAnsi="Times New Roman" w:cs="Times New Roman"/>
          </w:rPr>
          <w:t xml:space="preserve">with </w:t>
        </w:r>
      </w:ins>
      <w:r>
        <w:rPr>
          <w:rFonts w:ascii="Times New Roman" w:hAnsi="Times New Roman" w:cs="Times New Roman"/>
        </w:rPr>
        <w:t xml:space="preserve">increases in computing power, he stresses how </w:t>
      </w:r>
      <w:del w:id="451" w:author="Sima Biondi" w:date="2022-01-19T10:20:00Z">
        <w:r w:rsidDel="00B50FE0">
          <w:rPr>
            <w:rFonts w:ascii="Times New Roman" w:hAnsi="Times New Roman" w:cs="Times New Roman"/>
          </w:rPr>
          <w:delText xml:space="preserve">a major reason was </w:delText>
        </w:r>
      </w:del>
      <w:r>
        <w:rPr>
          <w:rFonts w:ascii="Times New Roman" w:hAnsi="Times New Roman" w:cs="Times New Roman"/>
        </w:rPr>
        <w:t>the reassignment of FTC obligations and budget cuts</w:t>
      </w:r>
      <w:ins w:id="452" w:author="Sima Biondi" w:date="2022-01-19T10:20:00Z">
        <w:r w:rsidR="00B50FE0">
          <w:rPr>
            <w:rFonts w:ascii="Times New Roman" w:hAnsi="Times New Roman" w:cs="Times New Roman"/>
          </w:rPr>
          <w:t xml:space="preserve"> played a more significant role</w:t>
        </w:r>
      </w:ins>
      <w:r>
        <w:rPr>
          <w:rFonts w:ascii="Times New Roman" w:hAnsi="Times New Roman" w:cs="Times New Roman"/>
        </w:rPr>
        <w:t>.</w:t>
      </w:r>
      <w:r w:rsidRPr="006C0632">
        <w:rPr>
          <w:rStyle w:val="FootnoteReference"/>
        </w:rPr>
        <w:footnoteReference w:id="130"/>
      </w:r>
      <w:r>
        <w:rPr>
          <w:rFonts w:ascii="Times New Roman" w:hAnsi="Times New Roman" w:cs="Times New Roman"/>
        </w:rPr>
        <w:t xml:space="preserve"> Interestingly, he also stresses how the FTC Bureau of Economics was understaff</w:t>
      </w:r>
      <w:r w:rsidR="0085248D">
        <w:rPr>
          <w:rFonts w:ascii="Times New Roman" w:hAnsi="Times New Roman" w:cs="Times New Roman"/>
        </w:rPr>
        <w:t>ed</w:t>
      </w:r>
      <w:r>
        <w:rPr>
          <w:rFonts w:ascii="Times New Roman" w:hAnsi="Times New Roman" w:cs="Times New Roman"/>
        </w:rPr>
        <w:t xml:space="preserve"> (also in relation to supporting staff), given that by 1992 it had less Research Assistants than even the least RA-intensive private economics consulting firm.</w:t>
      </w:r>
      <w:r w:rsidRPr="006C0632">
        <w:rPr>
          <w:rStyle w:val="FootnoteReference"/>
        </w:rPr>
        <w:footnoteReference w:id="131"/>
      </w:r>
      <w:r>
        <w:rPr>
          <w:rFonts w:ascii="Times New Roman" w:hAnsi="Times New Roman" w:cs="Times New Roman"/>
        </w:rPr>
        <w:t xml:space="preserve"> Surprisingly, the steep cuts in the economics division come exactly when scholars and </w:t>
      </w:r>
      <w:ins w:id="453" w:author="Sima Biondi" w:date="2022-01-19T10:20:00Z">
        <w:r w:rsidR="00B50FE0">
          <w:rPr>
            <w:rFonts w:ascii="Times New Roman" w:hAnsi="Times New Roman" w:cs="Times New Roman"/>
          </w:rPr>
          <w:t>c</w:t>
        </w:r>
      </w:ins>
      <w:del w:id="454" w:author="Sima Biondi" w:date="2022-01-19T10:20:00Z">
        <w:r w:rsidDel="00B50FE0">
          <w:rPr>
            <w:rFonts w:ascii="Times New Roman" w:hAnsi="Times New Roman" w:cs="Times New Roman"/>
          </w:rPr>
          <w:delText>C</w:delText>
        </w:r>
      </w:del>
      <w:r>
        <w:rPr>
          <w:rFonts w:ascii="Times New Roman" w:hAnsi="Times New Roman" w:cs="Times New Roman"/>
        </w:rPr>
        <w:t>ourts are requiring increased economic</w:t>
      </w:r>
      <w:del w:id="455" w:author="Sima Biondi" w:date="2022-01-19T10:20:00Z">
        <w:r w:rsidDel="00B50FE0">
          <w:rPr>
            <w:rFonts w:ascii="Times New Roman" w:hAnsi="Times New Roman" w:cs="Times New Roman"/>
          </w:rPr>
          <w:delText>s</w:delText>
        </w:r>
      </w:del>
      <w:r>
        <w:rPr>
          <w:rFonts w:ascii="Times New Roman" w:hAnsi="Times New Roman" w:cs="Times New Roman"/>
        </w:rPr>
        <w:t xml:space="preserve"> sophistication from antitrust enforcers. With </w:t>
      </w:r>
      <w:r>
        <w:rPr>
          <w:rFonts w:ascii="Times New Roman" w:hAnsi="Times New Roman" w:cs="Times New Roman"/>
        </w:rPr>
        <w:lastRenderedPageBreak/>
        <w:t xml:space="preserve">fewer employees, the remaining personnel had to be almost all allocated to the increasing workload of economics analysis in merger review and litigation </w:t>
      </w:r>
      <w:r w:rsidRPr="0013382B">
        <w:rPr>
          <w:rFonts w:ascii="Times New Roman" w:hAnsi="Times New Roman" w:cs="Times New Roman"/>
        </w:rPr>
        <w:t>support</w:t>
      </w:r>
      <w:ins w:id="456" w:author="Sima Biondi" w:date="2022-01-19T10:20:00Z">
        <w:r w:rsidR="00B50FE0">
          <w:rPr>
            <w:rFonts w:ascii="Times New Roman" w:hAnsi="Times New Roman" w:cs="Times New Roman"/>
          </w:rPr>
          <w:t>.</w:t>
        </w:r>
      </w:ins>
    </w:p>
    <w:p w14:paraId="2C2FAD62" w14:textId="7F48D269" w:rsidR="00880411" w:rsidRDefault="00880411" w:rsidP="00880411">
      <w:pPr>
        <w:spacing w:before="100" w:after="100"/>
        <w:ind w:firstLine="630"/>
        <w:jc w:val="both"/>
        <w:rPr>
          <w:rFonts w:ascii="Times New Roman" w:hAnsi="Times New Roman" w:cs="Times New Roman"/>
        </w:rPr>
      </w:pPr>
      <w:r>
        <w:rPr>
          <w:rFonts w:ascii="Times New Roman" w:hAnsi="Times New Roman" w:cs="Times New Roman"/>
        </w:rPr>
        <w:t xml:space="preserve">Figure </w:t>
      </w:r>
      <w:r w:rsidR="00507B0C">
        <w:rPr>
          <w:rFonts w:ascii="Times New Roman" w:hAnsi="Times New Roman" w:cs="Times New Roman"/>
        </w:rPr>
        <w:t>VI</w:t>
      </w:r>
      <w:r>
        <w:rPr>
          <w:rFonts w:ascii="Times New Roman" w:hAnsi="Times New Roman" w:cs="Times New Roman"/>
        </w:rPr>
        <w:t xml:space="preserve"> below depicts the drop in FTC FTE staff separating the antitrust and consumer protection mission</w:t>
      </w:r>
      <w:ins w:id="457" w:author="Sima Biondi" w:date="2022-01-19T10:21:00Z">
        <w:r w:rsidR="00B50FE0">
          <w:rPr>
            <w:rFonts w:ascii="Times New Roman" w:hAnsi="Times New Roman" w:cs="Times New Roman"/>
          </w:rPr>
          <w:t>s</w:t>
        </w:r>
      </w:ins>
      <w:r>
        <w:rPr>
          <w:rFonts w:ascii="Times New Roman" w:hAnsi="Times New Roman" w:cs="Times New Roman"/>
        </w:rPr>
        <w:t>. As can be seen, the drop</w:t>
      </w:r>
      <w:del w:id="458" w:author="Sima Biondi" w:date="2022-01-19T10:21:00Z">
        <w:r w:rsidDel="00B50FE0">
          <w:rPr>
            <w:rFonts w:ascii="Times New Roman" w:hAnsi="Times New Roman" w:cs="Times New Roman"/>
          </w:rPr>
          <w:delText>s</w:delText>
        </w:r>
      </w:del>
      <w:r>
        <w:rPr>
          <w:rFonts w:ascii="Times New Roman" w:hAnsi="Times New Roman" w:cs="Times New Roman"/>
        </w:rPr>
        <w:t xml:space="preserve"> not only impact</w:t>
      </w:r>
      <w:ins w:id="459" w:author="Sima Biondi" w:date="2022-01-19T10:21:00Z">
        <w:r w:rsidR="00B50FE0">
          <w:rPr>
            <w:rFonts w:ascii="Times New Roman" w:hAnsi="Times New Roman" w:cs="Times New Roman"/>
          </w:rPr>
          <w:t>s</w:t>
        </w:r>
      </w:ins>
      <w:r>
        <w:rPr>
          <w:rFonts w:ascii="Times New Roman" w:hAnsi="Times New Roman" w:cs="Times New Roman"/>
        </w:rPr>
        <w:t xml:space="preserve"> the antitrust division at a steeper rate than its consumer protection counterpart, but </w:t>
      </w:r>
      <w:del w:id="460" w:author="Sima Biondi" w:date="2022-01-19T10:21:00Z">
        <w:r w:rsidDel="00B50FE0">
          <w:rPr>
            <w:rFonts w:ascii="Times New Roman" w:hAnsi="Times New Roman" w:cs="Times New Roman"/>
          </w:rPr>
          <w:delText xml:space="preserve">they </w:delText>
        </w:r>
      </w:del>
      <w:ins w:id="461" w:author="Sima Biondi" w:date="2022-01-19T10:21:00Z">
        <w:r w:rsidR="00B50FE0">
          <w:rPr>
            <w:rFonts w:ascii="Times New Roman" w:hAnsi="Times New Roman" w:cs="Times New Roman"/>
          </w:rPr>
          <w:t xml:space="preserve">it </w:t>
        </w:r>
      </w:ins>
      <w:r>
        <w:rPr>
          <w:rFonts w:ascii="Times New Roman" w:hAnsi="Times New Roman" w:cs="Times New Roman"/>
        </w:rPr>
        <w:t xml:space="preserve">mostly </w:t>
      </w:r>
      <w:del w:id="462" w:author="Sima Biondi" w:date="2022-01-19T10:21:00Z">
        <w:r w:rsidDel="00B50FE0">
          <w:rPr>
            <w:rFonts w:ascii="Times New Roman" w:hAnsi="Times New Roman" w:cs="Times New Roman"/>
          </w:rPr>
          <w:delText>take place</w:delText>
        </w:r>
      </w:del>
      <w:ins w:id="463" w:author="Sima Biondi" w:date="2022-01-19T10:21:00Z">
        <w:r w:rsidR="00B50FE0">
          <w:rPr>
            <w:rFonts w:ascii="Times New Roman" w:hAnsi="Times New Roman" w:cs="Times New Roman"/>
          </w:rPr>
          <w:t>occurs</w:t>
        </w:r>
      </w:ins>
      <w:r>
        <w:rPr>
          <w:rFonts w:ascii="Times New Roman" w:hAnsi="Times New Roman" w:cs="Times New Roman"/>
        </w:rPr>
        <w:t xml:space="preserve"> at the beginning of the 1980</w:t>
      </w:r>
      <w:del w:id="464" w:author="Sima Biondi" w:date="2022-01-19T10:21:00Z">
        <w:r w:rsidDel="00B50FE0">
          <w:rPr>
            <w:rFonts w:ascii="Times New Roman" w:hAnsi="Times New Roman" w:cs="Times New Roman"/>
          </w:rPr>
          <w:delText>’</w:delText>
        </w:r>
      </w:del>
      <w:r>
        <w:rPr>
          <w:rFonts w:ascii="Times New Roman" w:hAnsi="Times New Roman" w:cs="Times New Roman"/>
        </w:rPr>
        <w:t xml:space="preserve">s, before the expansion in computing power. It is hard to look at this data and claim that it simply represents the FTC with the same enforcement capacity </w:t>
      </w:r>
      <w:del w:id="465" w:author="Sima Biondi" w:date="2022-01-19T10:21:00Z">
        <w:r w:rsidDel="00B50FE0">
          <w:rPr>
            <w:rFonts w:ascii="Times New Roman" w:hAnsi="Times New Roman" w:cs="Times New Roman"/>
          </w:rPr>
          <w:delText xml:space="preserve">even if with less </w:delText>
        </w:r>
      </w:del>
      <w:ins w:id="466" w:author="Sima Biondi" w:date="2022-01-19T10:21:00Z">
        <w:r w:rsidR="00B50FE0">
          <w:rPr>
            <w:rFonts w:ascii="Times New Roman" w:hAnsi="Times New Roman" w:cs="Times New Roman"/>
          </w:rPr>
          <w:t xml:space="preserve">despite fewer </w:t>
        </w:r>
      </w:ins>
      <w:r>
        <w:rPr>
          <w:rFonts w:ascii="Times New Roman" w:hAnsi="Times New Roman" w:cs="Times New Roman"/>
        </w:rPr>
        <w:t xml:space="preserve">personnel (as </w:t>
      </w:r>
      <w:ins w:id="467" w:author="Sima Biondi" w:date="2022-01-19T10:21:00Z">
        <w:r w:rsidR="00B50FE0">
          <w:rPr>
            <w:rFonts w:ascii="Times New Roman" w:hAnsi="Times New Roman" w:cs="Times New Roman"/>
          </w:rPr>
          <w:t>the</w:t>
        </w:r>
      </w:ins>
      <w:del w:id="468" w:author="Sima Biondi" w:date="2022-01-19T10:21:00Z">
        <w:r w:rsidDel="00B50FE0">
          <w:rPr>
            <w:rFonts w:ascii="Times New Roman" w:hAnsi="Times New Roman" w:cs="Times New Roman"/>
          </w:rPr>
          <w:delText>a</w:delText>
        </w:r>
      </w:del>
      <w:r>
        <w:rPr>
          <w:rFonts w:ascii="Times New Roman" w:hAnsi="Times New Roman" w:cs="Times New Roman"/>
        </w:rPr>
        <w:t xml:space="preserve"> view of substitution of clerks by computers would imply).</w:t>
      </w:r>
    </w:p>
    <w:p w14:paraId="3C1B61B1" w14:textId="00348E08" w:rsidR="00880411" w:rsidRDefault="00880411" w:rsidP="00880411">
      <w:pPr>
        <w:spacing w:before="360" w:after="100"/>
        <w:ind w:left="-180" w:right="-180" w:firstLine="900"/>
        <w:jc w:val="center"/>
        <w:rPr>
          <w:rFonts w:ascii="Times New Roman" w:hAnsi="Times New Roman" w:cs="Times New Roman"/>
        </w:rPr>
      </w:pPr>
      <w:r>
        <w:rPr>
          <w:rFonts w:ascii="Times New Roman" w:hAnsi="Times New Roman" w:cs="Times New Roman"/>
        </w:rPr>
        <w:t xml:space="preserve">Figure </w:t>
      </w:r>
      <w:r w:rsidR="00507B0C">
        <w:rPr>
          <w:rFonts w:ascii="Times New Roman" w:hAnsi="Times New Roman" w:cs="Times New Roman"/>
        </w:rPr>
        <w:t>VI</w:t>
      </w:r>
      <w:r>
        <w:rPr>
          <w:rFonts w:ascii="Times New Roman" w:hAnsi="Times New Roman" w:cs="Times New Roman"/>
        </w:rPr>
        <w:t xml:space="preserve">: FTC’s Mission FTEs between antitrust and consumer protection – 1975 to present </w:t>
      </w:r>
    </w:p>
    <w:p w14:paraId="017F9C05" w14:textId="64FD264E" w:rsidR="00880411" w:rsidRDefault="00EA55B7" w:rsidP="00880411">
      <w:pPr>
        <w:spacing w:before="100" w:after="100"/>
        <w:jc w:val="center"/>
        <w:rPr>
          <w:rFonts w:ascii="Times New Roman" w:hAnsi="Times New Roman" w:cs="Times New Roman"/>
        </w:rPr>
      </w:pPr>
      <w:r>
        <w:rPr>
          <w:rFonts w:ascii="Times New Roman" w:hAnsi="Times New Roman" w:cs="Times New Roman"/>
          <w:noProof/>
        </w:rPr>
        <w:drawing>
          <wp:inline distT="0" distB="0" distL="0" distR="0" wp14:anchorId="24A71B53" wp14:editId="00AC7C6C">
            <wp:extent cx="5943600" cy="3428562"/>
            <wp:effectExtent l="0" t="0" r="0" b="63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t="6586"/>
                    <a:stretch/>
                  </pic:blipFill>
                  <pic:spPr bwMode="auto">
                    <a:xfrm>
                      <a:off x="0" y="0"/>
                      <a:ext cx="5943600" cy="3428562"/>
                    </a:xfrm>
                    <a:prstGeom prst="rect">
                      <a:avLst/>
                    </a:prstGeom>
                    <a:ln>
                      <a:noFill/>
                    </a:ln>
                    <a:extLst>
                      <a:ext uri="{53640926-AAD7-44D8-BBD7-CCE9431645EC}">
                        <a14:shadowObscured xmlns:a14="http://schemas.microsoft.com/office/drawing/2010/main"/>
                      </a:ext>
                    </a:extLst>
                  </pic:spPr>
                </pic:pic>
              </a:graphicData>
            </a:graphic>
          </wp:inline>
        </w:drawing>
      </w:r>
      <w:r w:rsidR="00880411">
        <w:rPr>
          <w:rFonts w:ascii="Times New Roman" w:hAnsi="Times New Roman" w:cs="Times New Roman"/>
        </w:rPr>
        <w:br/>
      </w:r>
      <w:r w:rsidR="00880411">
        <w:rPr>
          <w:rFonts w:ascii="Times New Roman" w:hAnsi="Times New Roman" w:cs="Times New Roman"/>
          <w:b/>
          <w:bCs/>
          <w:sz w:val="20"/>
          <w:szCs w:val="20"/>
        </w:rPr>
        <w:t xml:space="preserve">Note: </w:t>
      </w:r>
      <w:r w:rsidR="00880411" w:rsidRPr="00EA55B7">
        <w:rPr>
          <w:rFonts w:ascii="Times New Roman" w:hAnsi="Times New Roman" w:cs="Times New Roman"/>
          <w:sz w:val="20"/>
          <w:szCs w:val="20"/>
        </w:rPr>
        <w:t>B</w:t>
      </w:r>
      <w:r w:rsidR="00880411" w:rsidRPr="008E0E9A">
        <w:rPr>
          <w:rFonts w:ascii="Times New Roman" w:hAnsi="Times New Roman" w:cs="Times New Roman"/>
          <w:sz w:val="20"/>
          <w:szCs w:val="20"/>
        </w:rPr>
        <w:t xml:space="preserve">ased on </w:t>
      </w:r>
      <w:r>
        <w:rPr>
          <w:rFonts w:ascii="Times New Roman" w:hAnsi="Times New Roman" w:cs="Times New Roman"/>
          <w:sz w:val="20"/>
          <w:szCs w:val="20"/>
        </w:rPr>
        <w:t>FTC’s Annual Reports and Congressional Budget Justifications</w:t>
      </w:r>
      <w:r w:rsidR="00880411" w:rsidRPr="008E0E9A">
        <w:rPr>
          <w:rFonts w:ascii="Times New Roman" w:hAnsi="Times New Roman" w:cs="Times New Roman"/>
          <w:sz w:val="20"/>
          <w:szCs w:val="20"/>
        </w:rPr>
        <w:t>.</w:t>
      </w:r>
    </w:p>
    <w:p w14:paraId="7408EAE1" w14:textId="63CFE8B2" w:rsidR="00880411" w:rsidRPr="000377A6" w:rsidRDefault="00880411" w:rsidP="000377A6">
      <w:pPr>
        <w:spacing w:before="360" w:after="100"/>
        <w:ind w:firstLine="630"/>
        <w:jc w:val="both"/>
        <w:rPr>
          <w:rFonts w:ascii="Times New Roman" w:hAnsi="Times New Roman" w:cs="Times New Roman"/>
        </w:rPr>
      </w:pPr>
      <w:r>
        <w:rPr>
          <w:rFonts w:ascii="Times New Roman" w:hAnsi="Times New Roman" w:cs="Times New Roman"/>
        </w:rPr>
        <w:t xml:space="preserve">The </w:t>
      </w:r>
      <w:r w:rsidR="000377A6">
        <w:rPr>
          <w:rFonts w:ascii="Times New Roman" w:hAnsi="Times New Roman" w:cs="Times New Roman"/>
        </w:rPr>
        <w:t>limitation in the number of FTE</w:t>
      </w:r>
      <w:r w:rsidR="00BD4782">
        <w:rPr>
          <w:rFonts w:ascii="Times New Roman" w:hAnsi="Times New Roman" w:cs="Times New Roman"/>
        </w:rPr>
        <w:t>s</w:t>
      </w:r>
      <w:r w:rsidR="000377A6">
        <w:rPr>
          <w:rFonts w:ascii="Times New Roman" w:hAnsi="Times New Roman" w:cs="Times New Roman"/>
        </w:rPr>
        <w:t xml:space="preserve"> </w:t>
      </w:r>
      <w:r w:rsidR="0066262D">
        <w:rPr>
          <w:rFonts w:ascii="Times New Roman" w:hAnsi="Times New Roman" w:cs="Times New Roman"/>
        </w:rPr>
        <w:t xml:space="preserve">also </w:t>
      </w:r>
      <w:r w:rsidR="000377A6">
        <w:rPr>
          <w:rFonts w:ascii="Times New Roman" w:hAnsi="Times New Roman" w:cs="Times New Roman"/>
        </w:rPr>
        <w:t xml:space="preserve">contributed to </w:t>
      </w:r>
      <w:r>
        <w:rPr>
          <w:rFonts w:ascii="Times New Roman" w:hAnsi="Times New Roman" w:cs="Times New Roman"/>
        </w:rPr>
        <w:t>the</w:t>
      </w:r>
      <w:r w:rsidR="0066262D">
        <w:rPr>
          <w:rFonts w:ascii="Times New Roman" w:hAnsi="Times New Roman" w:cs="Times New Roman"/>
        </w:rPr>
        <w:t xml:space="preserve"> elimination of the</w:t>
      </w:r>
      <w:r>
        <w:rPr>
          <w:rFonts w:ascii="Times New Roman" w:hAnsi="Times New Roman" w:cs="Times New Roman"/>
        </w:rPr>
        <w:t xml:space="preserve"> FTC Bureau of Economics</w:t>
      </w:r>
      <w:r w:rsidR="0066262D">
        <w:rPr>
          <w:rFonts w:ascii="Times New Roman" w:hAnsi="Times New Roman" w:cs="Times New Roman"/>
        </w:rPr>
        <w:t>’</w:t>
      </w:r>
      <w:r>
        <w:rPr>
          <w:rFonts w:ascii="Times New Roman" w:hAnsi="Times New Roman" w:cs="Times New Roman"/>
        </w:rPr>
        <w:t xml:space="preserve"> so-called 6(b) studies, where the agency requested information from private parties and issued </w:t>
      </w:r>
      <w:r w:rsidR="0066262D">
        <w:rPr>
          <w:rFonts w:ascii="Times New Roman" w:hAnsi="Times New Roman" w:cs="Times New Roman"/>
        </w:rPr>
        <w:t xml:space="preserve">comprehensive </w:t>
      </w:r>
      <w:r>
        <w:rPr>
          <w:rFonts w:ascii="Times New Roman" w:hAnsi="Times New Roman" w:cs="Times New Roman"/>
        </w:rPr>
        <w:t>reports on the competitive status of many sectors of the U</w:t>
      </w:r>
      <w:ins w:id="469" w:author="Sima Biondi" w:date="2022-01-19T10:21:00Z">
        <w:r w:rsidR="00B50FE0">
          <w:rPr>
            <w:rFonts w:ascii="Times New Roman" w:hAnsi="Times New Roman" w:cs="Times New Roman"/>
          </w:rPr>
          <w:t>.</w:t>
        </w:r>
      </w:ins>
      <w:r>
        <w:rPr>
          <w:rFonts w:ascii="Times New Roman" w:hAnsi="Times New Roman" w:cs="Times New Roman"/>
        </w:rPr>
        <w:t>S</w:t>
      </w:r>
      <w:ins w:id="470" w:author="Sima Biondi" w:date="2022-01-19T10:21:00Z">
        <w:r w:rsidR="00B50FE0">
          <w:rPr>
            <w:rFonts w:ascii="Times New Roman" w:hAnsi="Times New Roman" w:cs="Times New Roman"/>
          </w:rPr>
          <w:t>.</w:t>
        </w:r>
      </w:ins>
      <w:r>
        <w:rPr>
          <w:rFonts w:ascii="Times New Roman" w:hAnsi="Times New Roman" w:cs="Times New Roman"/>
        </w:rPr>
        <w:t xml:space="preserve"> economy.</w:t>
      </w:r>
      <w:r w:rsidRPr="006C0632">
        <w:rPr>
          <w:rStyle w:val="FootnoteReference"/>
        </w:rPr>
        <w:footnoteReference w:id="132"/>
      </w:r>
      <w:r w:rsidRPr="0013382B">
        <w:rPr>
          <w:rFonts w:ascii="Times New Roman" w:hAnsi="Times New Roman" w:cs="Times New Roman"/>
        </w:rPr>
        <w:t xml:space="preserve"> </w:t>
      </w:r>
      <w:r>
        <w:rPr>
          <w:rFonts w:ascii="Times New Roman" w:hAnsi="Times New Roman" w:cs="Times New Roman"/>
        </w:rPr>
        <w:t xml:space="preserve"> </w:t>
      </w:r>
      <w:r w:rsidR="0066262D">
        <w:rPr>
          <w:rFonts w:ascii="Times New Roman" w:hAnsi="Times New Roman" w:cs="Times New Roman"/>
        </w:rPr>
        <w:t>Another</w:t>
      </w:r>
      <w:r w:rsidR="000377A6">
        <w:rPr>
          <w:rFonts w:ascii="Times New Roman" w:hAnsi="Times New Roman" w:cs="Times New Roman"/>
        </w:rPr>
        <w:t xml:space="preserve"> major cause of the 6(b) studies is the P</w:t>
      </w:r>
      <w:r>
        <w:rPr>
          <w:rFonts w:ascii="Times New Roman" w:hAnsi="Times New Roman" w:cs="Times New Roman"/>
        </w:rPr>
        <w:t xml:space="preserve">aperwork Reduction Act of 1980. This statute requires most Federal agencies to obtain special authorization from the Office of Information and Regulatory Affairs (OIRA), part of the Office of </w:t>
      </w:r>
      <w:del w:id="471" w:author="Sima Biondi" w:date="2022-01-19T10:21:00Z">
        <w:r w:rsidDel="00B50FE0">
          <w:rPr>
            <w:rFonts w:ascii="Times New Roman" w:hAnsi="Times New Roman" w:cs="Times New Roman"/>
          </w:rPr>
          <w:delText>Personnel Management</w:delText>
        </w:r>
      </w:del>
      <w:ins w:id="472" w:author="Sima Biondi" w:date="2022-01-19T10:21:00Z">
        <w:r w:rsidR="00B50FE0">
          <w:rPr>
            <w:rFonts w:ascii="Times New Roman" w:hAnsi="Times New Roman" w:cs="Times New Roman"/>
          </w:rPr>
          <w:t>Manage</w:t>
        </w:r>
      </w:ins>
      <w:ins w:id="473" w:author="Sima Biondi" w:date="2022-01-19T10:22:00Z">
        <w:r w:rsidR="00B50FE0">
          <w:rPr>
            <w:rFonts w:ascii="Times New Roman" w:hAnsi="Times New Roman" w:cs="Times New Roman"/>
          </w:rPr>
          <w:t>ment and Budget</w:t>
        </w:r>
      </w:ins>
      <w:r>
        <w:rPr>
          <w:rFonts w:ascii="Times New Roman" w:hAnsi="Times New Roman" w:cs="Times New Roman"/>
        </w:rPr>
        <w:t xml:space="preserve"> (OMB), whenever they request information from a large number of private parties. The approval process is so burdensome </w:t>
      </w:r>
      <w:r w:rsidR="000377A6">
        <w:rPr>
          <w:rFonts w:ascii="Times New Roman" w:hAnsi="Times New Roman" w:cs="Times New Roman"/>
        </w:rPr>
        <w:t xml:space="preserve">that </w:t>
      </w:r>
      <w:r>
        <w:rPr>
          <w:rFonts w:ascii="Times New Roman" w:hAnsi="Times New Roman" w:cs="Times New Roman"/>
        </w:rPr>
        <w:t>the government estimates it takes between six to nine months per request</w:t>
      </w:r>
      <w:r w:rsidRPr="00097EF8">
        <w:rPr>
          <w:rFonts w:ascii="Times New Roman" w:hAnsi="Times New Roman" w:cs="Times New Roman"/>
        </w:rPr>
        <w:t>.</w:t>
      </w:r>
      <w:r w:rsidRPr="006C0632">
        <w:rPr>
          <w:rStyle w:val="FootnoteReference"/>
        </w:rPr>
        <w:footnoteReference w:id="133"/>
      </w:r>
      <w:r>
        <w:rPr>
          <w:rFonts w:ascii="Times New Roman" w:hAnsi="Times New Roman" w:cs="Times New Roman"/>
        </w:rPr>
        <w:t xml:space="preserve"> </w:t>
      </w:r>
    </w:p>
    <w:p w14:paraId="6B122F83" w14:textId="326D90D7" w:rsidR="00880411" w:rsidRPr="004A094F" w:rsidRDefault="00880411" w:rsidP="00880411">
      <w:pPr>
        <w:pStyle w:val="Heading3"/>
        <w:spacing w:before="360" w:after="360"/>
        <w:ind w:left="720"/>
        <w:rPr>
          <w:rFonts w:ascii="Times New Roman" w:hAnsi="Times New Roman" w:cs="Times New Roman"/>
        </w:rPr>
      </w:pPr>
      <w:r w:rsidRPr="004A094F">
        <w:rPr>
          <w:rFonts w:ascii="Times New Roman" w:hAnsi="Times New Roman" w:cs="Times New Roman"/>
        </w:rPr>
        <w:lastRenderedPageBreak/>
        <w:t>Part III.</w:t>
      </w:r>
      <w:r w:rsidR="000377A6">
        <w:rPr>
          <w:rFonts w:ascii="Times New Roman" w:hAnsi="Times New Roman" w:cs="Times New Roman"/>
        </w:rPr>
        <w:t>B.2</w:t>
      </w:r>
      <w:r w:rsidRPr="004A094F">
        <w:rPr>
          <w:rFonts w:ascii="Times New Roman" w:hAnsi="Times New Roman" w:cs="Times New Roman"/>
        </w:rPr>
        <w:t xml:space="preserve">. </w:t>
      </w:r>
      <w:r w:rsidR="0066262D">
        <w:rPr>
          <w:rFonts w:ascii="Times New Roman" w:hAnsi="Times New Roman" w:cs="Times New Roman"/>
        </w:rPr>
        <w:t>The Relation Between Government and Private-Sector Compensation</w:t>
      </w:r>
      <w:r w:rsidR="000377A6">
        <w:rPr>
          <w:rFonts w:ascii="Times New Roman" w:hAnsi="Times New Roman" w:cs="Times New Roman"/>
        </w:rPr>
        <w:t xml:space="preserve"> </w:t>
      </w:r>
      <w:r>
        <w:rPr>
          <w:rFonts w:ascii="Times New Roman" w:hAnsi="Times New Roman" w:cs="Times New Roman"/>
        </w:rPr>
        <w:t xml:space="preserve"> </w:t>
      </w:r>
    </w:p>
    <w:p w14:paraId="4101C3F6" w14:textId="4F010D34" w:rsidR="000377A6" w:rsidRDefault="006B593B" w:rsidP="007605EF">
      <w:pPr>
        <w:spacing w:before="100" w:after="100"/>
        <w:ind w:firstLine="630"/>
        <w:jc w:val="both"/>
        <w:rPr>
          <w:rFonts w:ascii="Times New Roman" w:hAnsi="Times New Roman" w:cs="Times New Roman"/>
        </w:rPr>
      </w:pPr>
      <w:r>
        <w:rPr>
          <w:rFonts w:ascii="Times New Roman" w:hAnsi="Times New Roman" w:cs="Times New Roman"/>
        </w:rPr>
        <w:t xml:space="preserve">Private-sector compensation for lawyers has far outstripped that of government lawyers over the last several decades. </w:t>
      </w:r>
      <w:r w:rsidR="000377A6">
        <w:rPr>
          <w:rFonts w:ascii="Times New Roman" w:hAnsi="Times New Roman" w:cs="Times New Roman"/>
        </w:rPr>
        <w:t>Figures V</w:t>
      </w:r>
      <w:r w:rsidR="00507B0C">
        <w:rPr>
          <w:rFonts w:ascii="Times New Roman" w:hAnsi="Times New Roman" w:cs="Times New Roman"/>
        </w:rPr>
        <w:t>II</w:t>
      </w:r>
      <w:r w:rsidR="007605EF">
        <w:rPr>
          <w:rFonts w:ascii="Times New Roman" w:hAnsi="Times New Roman" w:cs="Times New Roman"/>
        </w:rPr>
        <w:t xml:space="preserve"> compares the compensation </w:t>
      </w:r>
      <w:r w:rsidR="000377A6">
        <w:rPr>
          <w:rFonts w:ascii="Times New Roman" w:hAnsi="Times New Roman" w:cs="Times New Roman"/>
        </w:rPr>
        <w:t xml:space="preserve">of </w:t>
      </w:r>
      <w:r w:rsidR="007605EF">
        <w:rPr>
          <w:rFonts w:ascii="Times New Roman" w:hAnsi="Times New Roman" w:cs="Times New Roman"/>
        </w:rPr>
        <w:t>FTC and DOJ person</w:t>
      </w:r>
      <w:r w:rsidR="00B10830">
        <w:rPr>
          <w:rFonts w:ascii="Times New Roman" w:hAnsi="Times New Roman" w:cs="Times New Roman"/>
        </w:rPr>
        <w:t>nel</w:t>
      </w:r>
      <w:r w:rsidR="007605EF">
        <w:rPr>
          <w:rFonts w:ascii="Times New Roman" w:hAnsi="Times New Roman" w:cs="Times New Roman"/>
        </w:rPr>
        <w:t xml:space="preserve"> with the average compensation per equity partner of the top-100 US law firms and the median cost of houses sold in the Washington D.C. area, where most staffers reside. We report the compensation of the FTC Chair, </w:t>
      </w:r>
      <w:del w:id="474" w:author="Sima Biondi" w:date="2022-01-19T10:22:00Z">
        <w:r w:rsidR="007605EF" w:rsidDel="00B50FE0">
          <w:rPr>
            <w:rFonts w:ascii="Times New Roman" w:hAnsi="Times New Roman" w:cs="Times New Roman"/>
          </w:rPr>
          <w:delText xml:space="preserve">of </w:delText>
        </w:r>
      </w:del>
      <w:r w:rsidR="007605EF">
        <w:rPr>
          <w:rFonts w:ascii="Times New Roman" w:hAnsi="Times New Roman" w:cs="Times New Roman"/>
        </w:rPr>
        <w:t xml:space="preserve">the </w:t>
      </w:r>
      <w:r w:rsidR="000377A6">
        <w:rPr>
          <w:rFonts w:ascii="Times New Roman" w:hAnsi="Times New Roman" w:cs="Times New Roman"/>
        </w:rPr>
        <w:t xml:space="preserve">DOJ AAG, </w:t>
      </w:r>
      <w:r w:rsidR="007605EF">
        <w:rPr>
          <w:rFonts w:ascii="Times New Roman" w:hAnsi="Times New Roman" w:cs="Times New Roman"/>
        </w:rPr>
        <w:t xml:space="preserve">and </w:t>
      </w:r>
      <w:del w:id="475" w:author="Sima Biondi" w:date="2022-01-19T10:22:00Z">
        <w:r w:rsidR="007605EF" w:rsidDel="00B50FE0">
          <w:rPr>
            <w:rFonts w:ascii="Times New Roman" w:hAnsi="Times New Roman" w:cs="Times New Roman"/>
          </w:rPr>
          <w:delText xml:space="preserve">of </w:delText>
        </w:r>
      </w:del>
      <w:r w:rsidR="007605EF">
        <w:rPr>
          <w:rFonts w:ascii="Times New Roman" w:hAnsi="Times New Roman" w:cs="Times New Roman"/>
        </w:rPr>
        <w:t>the GS-15 staff (the pay for senior FTC/DOJ staff)</w:t>
      </w:r>
      <w:r w:rsidR="00CD4B0B">
        <w:rPr>
          <w:rFonts w:ascii="Times New Roman" w:hAnsi="Times New Roman" w:cs="Times New Roman"/>
        </w:rPr>
        <w:t>, as well as for US Circuit Court Judges</w:t>
      </w:r>
      <w:r w:rsidR="004342C3">
        <w:rPr>
          <w:rFonts w:ascii="Times New Roman" w:hAnsi="Times New Roman" w:cs="Times New Roman"/>
        </w:rPr>
        <w:t xml:space="preserve"> (in constant 2011 dollars)</w:t>
      </w:r>
      <w:r w:rsidR="007605EF">
        <w:rPr>
          <w:rFonts w:ascii="Times New Roman" w:hAnsi="Times New Roman" w:cs="Times New Roman"/>
        </w:rPr>
        <w:t xml:space="preserve">.   </w:t>
      </w:r>
    </w:p>
    <w:p w14:paraId="18364A30" w14:textId="11A15E0C" w:rsidR="000377A6" w:rsidRDefault="000377A6" w:rsidP="00A5051D">
      <w:pPr>
        <w:spacing w:before="360" w:after="100"/>
        <w:ind w:left="-720" w:right="-720" w:firstLine="900"/>
        <w:jc w:val="center"/>
        <w:rPr>
          <w:rFonts w:ascii="Times New Roman" w:hAnsi="Times New Roman" w:cs="Times New Roman"/>
          <w:noProof/>
        </w:rPr>
      </w:pPr>
      <w:r>
        <w:rPr>
          <w:rFonts w:ascii="Times New Roman" w:hAnsi="Times New Roman" w:cs="Times New Roman"/>
        </w:rPr>
        <w:t>Figure</w:t>
      </w:r>
      <w:r>
        <w:rPr>
          <w:rFonts w:ascii="Times New Roman" w:hAnsi="Times New Roman" w:cs="Times New Roman"/>
          <w:noProof/>
        </w:rPr>
        <w:t xml:space="preserve"> </w:t>
      </w:r>
      <w:r w:rsidRPr="00E622BD">
        <w:rPr>
          <w:rFonts w:ascii="Times New Roman" w:hAnsi="Times New Roman" w:cs="Times New Roman"/>
          <w:noProof/>
        </w:rPr>
        <w:t>V</w:t>
      </w:r>
      <w:r w:rsidR="00507B0C">
        <w:rPr>
          <w:rFonts w:ascii="Times New Roman" w:hAnsi="Times New Roman" w:cs="Times New Roman"/>
          <w:noProof/>
        </w:rPr>
        <w:t>II</w:t>
      </w:r>
      <w:r w:rsidRPr="00E622BD">
        <w:rPr>
          <w:rFonts w:ascii="Times New Roman" w:hAnsi="Times New Roman" w:cs="Times New Roman"/>
          <w:noProof/>
        </w:rPr>
        <w:t>:</w:t>
      </w:r>
      <w:r>
        <w:rPr>
          <w:rFonts w:ascii="Times New Roman" w:hAnsi="Times New Roman" w:cs="Times New Roman"/>
          <w:noProof/>
        </w:rPr>
        <w:t xml:space="preserve"> Real </w:t>
      </w:r>
      <w:ins w:id="476" w:author="Sima Biondi" w:date="2022-01-19T10:50:00Z">
        <w:r w:rsidR="00222E83">
          <w:rPr>
            <w:rFonts w:ascii="Times New Roman" w:hAnsi="Times New Roman" w:cs="Times New Roman"/>
            <w:noProof/>
          </w:rPr>
          <w:t>s</w:t>
        </w:r>
      </w:ins>
      <w:del w:id="477" w:author="Sima Biondi" w:date="2022-01-19T10:50:00Z">
        <w:r w:rsidDel="00222E83">
          <w:rPr>
            <w:rFonts w:ascii="Times New Roman" w:hAnsi="Times New Roman" w:cs="Times New Roman"/>
            <w:noProof/>
          </w:rPr>
          <w:delText>S</w:delText>
        </w:r>
      </w:del>
      <w:r>
        <w:rPr>
          <w:rFonts w:ascii="Times New Roman" w:hAnsi="Times New Roman" w:cs="Times New Roman"/>
          <w:noProof/>
        </w:rPr>
        <w:t xml:space="preserve">alary </w:t>
      </w:r>
      <w:r w:rsidR="006B593B">
        <w:rPr>
          <w:rFonts w:ascii="Times New Roman" w:hAnsi="Times New Roman" w:cs="Times New Roman"/>
          <w:noProof/>
        </w:rPr>
        <w:t xml:space="preserve">and </w:t>
      </w:r>
      <w:ins w:id="478" w:author="Sima Biondi" w:date="2022-01-19T10:50:00Z">
        <w:r w:rsidR="00222E83">
          <w:rPr>
            <w:rFonts w:ascii="Times New Roman" w:hAnsi="Times New Roman" w:cs="Times New Roman"/>
            <w:noProof/>
          </w:rPr>
          <w:t>h</w:t>
        </w:r>
      </w:ins>
      <w:del w:id="479" w:author="Sima Biondi" w:date="2022-01-19T10:50:00Z">
        <w:r w:rsidR="006B593B" w:rsidDel="00222E83">
          <w:rPr>
            <w:rFonts w:ascii="Times New Roman" w:hAnsi="Times New Roman" w:cs="Times New Roman"/>
            <w:noProof/>
          </w:rPr>
          <w:delText>H</w:delText>
        </w:r>
      </w:del>
      <w:r w:rsidR="006B593B">
        <w:rPr>
          <w:rFonts w:ascii="Times New Roman" w:hAnsi="Times New Roman" w:cs="Times New Roman"/>
          <w:noProof/>
        </w:rPr>
        <w:t xml:space="preserve">ousing </w:t>
      </w:r>
      <w:ins w:id="480" w:author="Sima Biondi" w:date="2022-01-19T10:50:00Z">
        <w:r w:rsidR="00222E83">
          <w:rPr>
            <w:rFonts w:ascii="Times New Roman" w:hAnsi="Times New Roman" w:cs="Times New Roman"/>
            <w:noProof/>
          </w:rPr>
          <w:t>p</w:t>
        </w:r>
      </w:ins>
      <w:del w:id="481" w:author="Sima Biondi" w:date="2022-01-19T10:50:00Z">
        <w:r w:rsidR="006B593B" w:rsidDel="00222E83">
          <w:rPr>
            <w:rFonts w:ascii="Times New Roman" w:hAnsi="Times New Roman" w:cs="Times New Roman"/>
            <w:noProof/>
          </w:rPr>
          <w:delText>P</w:delText>
        </w:r>
      </w:del>
      <w:r w:rsidR="006B593B">
        <w:rPr>
          <w:rFonts w:ascii="Times New Roman" w:hAnsi="Times New Roman" w:cs="Times New Roman"/>
          <w:noProof/>
        </w:rPr>
        <w:t xml:space="preserve">rices </w:t>
      </w:r>
      <w:r>
        <w:rPr>
          <w:rFonts w:ascii="Times New Roman" w:hAnsi="Times New Roman" w:cs="Times New Roman"/>
          <w:noProof/>
        </w:rPr>
        <w:t xml:space="preserve">in </w:t>
      </w:r>
      <w:ins w:id="482" w:author="Sima Biondi" w:date="2022-01-19T10:50:00Z">
        <w:r w:rsidR="00222E83">
          <w:rPr>
            <w:rFonts w:ascii="Times New Roman" w:hAnsi="Times New Roman" w:cs="Times New Roman"/>
            <w:noProof/>
          </w:rPr>
          <w:t>c</w:t>
        </w:r>
      </w:ins>
      <w:del w:id="483" w:author="Sima Biondi" w:date="2022-01-19T10:50:00Z">
        <w:r w:rsidDel="00222E83">
          <w:rPr>
            <w:rFonts w:ascii="Times New Roman" w:hAnsi="Times New Roman" w:cs="Times New Roman"/>
            <w:noProof/>
          </w:rPr>
          <w:delText>C</w:delText>
        </w:r>
      </w:del>
      <w:r>
        <w:rPr>
          <w:rFonts w:ascii="Times New Roman" w:hAnsi="Times New Roman" w:cs="Times New Roman"/>
          <w:noProof/>
        </w:rPr>
        <w:t>onstant 2011</w:t>
      </w:r>
      <w:ins w:id="484" w:author="Sima Biondi" w:date="2022-01-19T10:50:00Z">
        <w:r w:rsidR="00222E83">
          <w:rPr>
            <w:rFonts w:ascii="Times New Roman" w:hAnsi="Times New Roman" w:cs="Times New Roman"/>
            <w:noProof/>
          </w:rPr>
          <w:t xml:space="preserve"> USD</w:t>
        </w:r>
      </w:ins>
      <w:del w:id="485" w:author="Sima Biondi" w:date="2022-01-19T10:50:00Z">
        <w:r w:rsidDel="00222E83">
          <w:rPr>
            <w:rFonts w:ascii="Times New Roman" w:hAnsi="Times New Roman" w:cs="Times New Roman"/>
            <w:noProof/>
          </w:rPr>
          <w:delText>$</w:delText>
        </w:r>
      </w:del>
      <w:r>
        <w:rPr>
          <w:rFonts w:ascii="Times New Roman" w:hAnsi="Times New Roman" w:cs="Times New Roman"/>
          <w:noProof/>
        </w:rPr>
        <w:t xml:space="preserve"> for lawyers in the public and private sector</w:t>
      </w:r>
    </w:p>
    <w:p w14:paraId="6DFE1F6B" w14:textId="700BD5F3" w:rsidR="000377A6" w:rsidRDefault="00CD4B0B" w:rsidP="00CD4B0B">
      <w:pPr>
        <w:spacing w:before="100" w:after="100"/>
        <w:ind w:left="-720" w:right="-180"/>
        <w:jc w:val="both"/>
        <w:rPr>
          <w:rFonts w:ascii="Times New Roman" w:hAnsi="Times New Roman" w:cs="Times New Roman"/>
        </w:rPr>
      </w:pPr>
      <w:r>
        <w:rPr>
          <w:rFonts w:ascii="Times New Roman" w:hAnsi="Times New Roman" w:cs="Times New Roman"/>
          <w:noProof/>
        </w:rPr>
        <w:drawing>
          <wp:inline distT="0" distB="0" distL="0" distR="0" wp14:anchorId="13CFB8A3" wp14:editId="0395DC8F">
            <wp:extent cx="7026808" cy="328973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16" cstate="print">
                      <a:extLst>
                        <a:ext uri="{28A0092B-C50C-407E-A947-70E740481C1C}">
                          <a14:useLocalDpi xmlns:a14="http://schemas.microsoft.com/office/drawing/2010/main" val="0"/>
                        </a:ext>
                      </a:extLst>
                    </a:blip>
                    <a:srcRect t="6366"/>
                    <a:stretch/>
                  </pic:blipFill>
                  <pic:spPr bwMode="auto">
                    <a:xfrm>
                      <a:off x="0" y="0"/>
                      <a:ext cx="7045176" cy="3298337"/>
                    </a:xfrm>
                    <a:prstGeom prst="rect">
                      <a:avLst/>
                    </a:prstGeom>
                    <a:ln>
                      <a:noFill/>
                    </a:ln>
                    <a:extLst>
                      <a:ext uri="{53640926-AAD7-44D8-BBD7-CCE9431645EC}">
                        <a14:shadowObscured xmlns:a14="http://schemas.microsoft.com/office/drawing/2010/main"/>
                      </a:ext>
                    </a:extLst>
                  </pic:spPr>
                </pic:pic>
              </a:graphicData>
            </a:graphic>
          </wp:inline>
        </w:drawing>
      </w:r>
    </w:p>
    <w:p w14:paraId="11C5E56F" w14:textId="5ACD7558" w:rsidR="007605EF" w:rsidRDefault="006B593B" w:rsidP="007605EF">
      <w:pPr>
        <w:spacing w:before="100" w:after="100"/>
        <w:ind w:right="-180"/>
        <w:jc w:val="both"/>
        <w:rPr>
          <w:rFonts w:ascii="Times New Roman" w:hAnsi="Times New Roman" w:cs="Times New Roman"/>
        </w:rPr>
      </w:pPr>
      <w:r>
        <w:rPr>
          <w:rFonts w:ascii="Times New Roman" w:hAnsi="Times New Roman" w:cs="Times New Roman"/>
          <w:bCs/>
          <w:noProof/>
          <w:sz w:val="20"/>
          <w:szCs w:val="20"/>
        </w:rPr>
        <w:t>Note.</w:t>
      </w:r>
      <w:r w:rsidR="000377A6" w:rsidRPr="00AF1510">
        <w:rPr>
          <w:rFonts w:ascii="Times New Roman" w:hAnsi="Times New Roman" w:cs="Times New Roman"/>
          <w:noProof/>
          <w:sz w:val="20"/>
          <w:szCs w:val="20"/>
        </w:rPr>
        <w:t xml:space="preserve"> </w:t>
      </w:r>
      <w:r w:rsidR="00CD4B0B" w:rsidRPr="00A5051D">
        <w:rPr>
          <w:rFonts w:ascii="Times New Roman" w:hAnsi="Times New Roman" w:cs="Times New Roman"/>
          <w:noProof/>
          <w:sz w:val="20"/>
          <w:szCs w:val="20"/>
        </w:rPr>
        <w:t>B</w:t>
      </w:r>
      <w:r w:rsidR="000377A6">
        <w:rPr>
          <w:rFonts w:ascii="Times New Roman" w:hAnsi="Times New Roman" w:cs="Times New Roman"/>
          <w:noProof/>
          <w:sz w:val="20"/>
          <w:szCs w:val="20"/>
        </w:rPr>
        <w:t>ased on g</w:t>
      </w:r>
      <w:r w:rsidR="000377A6" w:rsidRPr="00AF1510">
        <w:rPr>
          <w:rFonts w:ascii="Times New Roman" w:hAnsi="Times New Roman" w:cs="Times New Roman"/>
          <w:noProof/>
          <w:sz w:val="20"/>
          <w:szCs w:val="20"/>
        </w:rPr>
        <w:t>overnmental records, census data, St. Louis FED, AL 100 database and others.</w:t>
      </w:r>
      <w:r w:rsidR="007605EF">
        <w:rPr>
          <w:rFonts w:ascii="Times New Roman" w:hAnsi="Times New Roman" w:cs="Times New Roman"/>
        </w:rPr>
        <w:t xml:space="preserve">  </w:t>
      </w:r>
    </w:p>
    <w:p w14:paraId="7785278F" w14:textId="2DFA9C03" w:rsidR="000377A6" w:rsidRDefault="00A3602F" w:rsidP="0036153E">
      <w:pPr>
        <w:spacing w:before="360" w:after="100"/>
        <w:ind w:firstLine="630"/>
        <w:jc w:val="both"/>
        <w:rPr>
          <w:rFonts w:ascii="Times New Roman" w:hAnsi="Times New Roman" w:cs="Times New Roman"/>
        </w:rPr>
      </w:pPr>
      <w:r>
        <w:rPr>
          <w:rFonts w:ascii="Times New Roman" w:hAnsi="Times New Roman" w:cs="Times New Roman"/>
        </w:rPr>
        <w:t>In the last forty years</w:t>
      </w:r>
      <w:ins w:id="486" w:author="Sima Biondi" w:date="2022-01-19T10:22:00Z">
        <w:r w:rsidR="00B50FE0">
          <w:rPr>
            <w:rFonts w:ascii="Times New Roman" w:hAnsi="Times New Roman" w:cs="Times New Roman"/>
          </w:rPr>
          <w:t xml:space="preserve">, the difference in compensation of the average equity partner in a top law firm and the compensation of top government </w:t>
        </w:r>
      </w:ins>
      <w:ins w:id="487" w:author="Sima Biondi" w:date="2022-01-19T10:23:00Z">
        <w:r w:rsidR="00B50FE0">
          <w:rPr>
            <w:rFonts w:ascii="Times New Roman" w:hAnsi="Times New Roman" w:cs="Times New Roman"/>
          </w:rPr>
          <w:t xml:space="preserve">bureaucrats has increased dramatically. </w:t>
        </w:r>
      </w:ins>
      <w:del w:id="488" w:author="Sima Biondi" w:date="2022-01-19T10:23:00Z">
        <w:r w:rsidDel="00B50FE0">
          <w:rPr>
            <w:rFonts w:ascii="Times New Roman" w:hAnsi="Times New Roman" w:cs="Times New Roman"/>
          </w:rPr>
          <w:delText xml:space="preserve"> there has been a dramatic increase in the </w:delText>
        </w:r>
        <w:r w:rsidR="00B434E9" w:rsidDel="00B50FE0">
          <w:rPr>
            <w:rFonts w:ascii="Times New Roman" w:hAnsi="Times New Roman" w:cs="Times New Roman"/>
          </w:rPr>
          <w:delText xml:space="preserve">difference </w:delText>
        </w:r>
        <w:r w:rsidR="00307187" w:rsidDel="00B50FE0">
          <w:rPr>
            <w:rFonts w:ascii="Times New Roman" w:hAnsi="Times New Roman" w:cs="Times New Roman"/>
          </w:rPr>
          <w:delText xml:space="preserve">between </w:delText>
        </w:r>
        <w:r w:rsidDel="00B50FE0">
          <w:rPr>
            <w:rFonts w:ascii="Times New Roman" w:hAnsi="Times New Roman" w:cs="Times New Roman"/>
          </w:rPr>
          <w:delText xml:space="preserve">compensation of the average equity partner in a top law firm and the compensation of top government bureaucrats.  </w:delText>
        </w:r>
      </w:del>
      <w:r>
        <w:rPr>
          <w:rFonts w:ascii="Times New Roman" w:hAnsi="Times New Roman" w:cs="Times New Roman"/>
        </w:rPr>
        <w:t>I</w:t>
      </w:r>
      <w:r w:rsidR="000377A6" w:rsidRPr="003B0721">
        <w:rPr>
          <w:rFonts w:ascii="Times New Roman" w:hAnsi="Times New Roman" w:cs="Times New Roman"/>
        </w:rPr>
        <w:t>n the 1960s a partner at a top law firm was earning roughly tw</w:t>
      </w:r>
      <w:r w:rsidR="000377A6">
        <w:rPr>
          <w:rFonts w:ascii="Times New Roman" w:hAnsi="Times New Roman" w:cs="Times New Roman"/>
        </w:rPr>
        <w:t xml:space="preserve">ice </w:t>
      </w:r>
      <w:r w:rsidR="000377A6" w:rsidRPr="003B0721">
        <w:rPr>
          <w:rFonts w:ascii="Times New Roman" w:hAnsi="Times New Roman" w:cs="Times New Roman"/>
        </w:rPr>
        <w:t>as much as an FTC chair. In</w:t>
      </w:r>
      <w:r w:rsidR="000377A6" w:rsidRPr="00BA6AC5">
        <w:rPr>
          <w:rFonts w:ascii="Times New Roman" w:hAnsi="Times New Roman" w:cs="Times New Roman"/>
        </w:rPr>
        <w:t xml:space="preserve"> the 1980s, this number </w:t>
      </w:r>
      <w:r w:rsidR="000377A6">
        <w:rPr>
          <w:rFonts w:ascii="Times New Roman" w:hAnsi="Times New Roman" w:cs="Times New Roman"/>
        </w:rPr>
        <w:t xml:space="preserve">rose to 5 times. </w:t>
      </w:r>
      <w:r w:rsidR="00927E3A">
        <w:rPr>
          <w:rFonts w:ascii="Times New Roman" w:hAnsi="Times New Roman" w:cs="Times New Roman"/>
        </w:rPr>
        <w:t>Today</w:t>
      </w:r>
      <w:r w:rsidR="000377A6" w:rsidRPr="00BA6AC5">
        <w:rPr>
          <w:rFonts w:ascii="Times New Roman" w:hAnsi="Times New Roman" w:cs="Times New Roman"/>
        </w:rPr>
        <w:t xml:space="preserve">, it is </w:t>
      </w:r>
      <w:r w:rsidR="000377A6">
        <w:rPr>
          <w:rFonts w:ascii="Times New Roman" w:hAnsi="Times New Roman" w:cs="Times New Roman"/>
        </w:rPr>
        <w:t>10 times. Senior FTC</w:t>
      </w:r>
      <w:ins w:id="489" w:author="Sima Biondi" w:date="2022-01-19T10:23:00Z">
        <w:r w:rsidR="00B50FE0">
          <w:rPr>
            <w:rFonts w:ascii="Times New Roman" w:hAnsi="Times New Roman" w:cs="Times New Roman"/>
          </w:rPr>
          <w:t xml:space="preserve"> and </w:t>
        </w:r>
      </w:ins>
      <w:del w:id="490" w:author="Sima Biondi" w:date="2022-01-19T10:23:00Z">
        <w:r w:rsidR="000377A6" w:rsidDel="00B50FE0">
          <w:rPr>
            <w:rFonts w:ascii="Times New Roman" w:hAnsi="Times New Roman" w:cs="Times New Roman"/>
          </w:rPr>
          <w:delText>/</w:delText>
        </w:r>
      </w:del>
      <w:r w:rsidR="000377A6">
        <w:rPr>
          <w:rFonts w:ascii="Times New Roman" w:hAnsi="Times New Roman" w:cs="Times New Roman"/>
        </w:rPr>
        <w:t xml:space="preserve">DOJ civil servants </w:t>
      </w:r>
      <w:r w:rsidR="00927E3A">
        <w:rPr>
          <w:rFonts w:ascii="Times New Roman" w:hAnsi="Times New Roman" w:cs="Times New Roman"/>
        </w:rPr>
        <w:t>earn about 1/20 of the compensation of</w:t>
      </w:r>
      <w:r w:rsidR="000377A6">
        <w:rPr>
          <w:rFonts w:ascii="Times New Roman" w:hAnsi="Times New Roman" w:cs="Times New Roman"/>
        </w:rPr>
        <w:t xml:space="preserve"> the average equity partner of a </w:t>
      </w:r>
      <w:ins w:id="491" w:author="Sima Biondi" w:date="2022-01-19T10:23:00Z">
        <w:r w:rsidR="00B50FE0">
          <w:rPr>
            <w:rFonts w:ascii="Times New Roman" w:hAnsi="Times New Roman" w:cs="Times New Roman"/>
          </w:rPr>
          <w:t xml:space="preserve">top </w:t>
        </w:r>
      </w:ins>
      <w:r w:rsidR="000377A6">
        <w:rPr>
          <w:rFonts w:ascii="Times New Roman" w:hAnsi="Times New Roman" w:cs="Times New Roman"/>
        </w:rPr>
        <w:t xml:space="preserve">law firm. The gap is equally impressive when compared to the median cost of houses sold in the D.C. area, which skyrocketed after the 2000s, significantly increasing the cost of living for public servants in this area. Even the </w:t>
      </w:r>
      <w:proofErr w:type="gramStart"/>
      <w:r w:rsidR="000377A6">
        <w:rPr>
          <w:rFonts w:ascii="Times New Roman" w:hAnsi="Times New Roman" w:cs="Times New Roman"/>
        </w:rPr>
        <w:t>premium</w:t>
      </w:r>
      <w:ins w:id="492" w:author="Sima Biondi" w:date="2022-01-19T10:23:00Z">
        <w:r w:rsidR="00B50FE0">
          <w:rPr>
            <w:rFonts w:ascii="Times New Roman" w:hAnsi="Times New Roman" w:cs="Times New Roman"/>
          </w:rPr>
          <w:t>[</w:t>
        </w:r>
        <w:proofErr w:type="gramEnd"/>
        <w:r w:rsidR="00B50FE0">
          <w:rPr>
            <w:rFonts w:ascii="Times New Roman" w:hAnsi="Times New Roman" w:cs="Times New Roman"/>
          </w:rPr>
          <w:t>]</w:t>
        </w:r>
      </w:ins>
      <w:r w:rsidR="000377A6">
        <w:rPr>
          <w:rFonts w:ascii="Times New Roman" w:hAnsi="Times New Roman" w:cs="Times New Roman"/>
        </w:rPr>
        <w:t xml:space="preserve"> against first-year associates</w:t>
      </w:r>
      <w:r w:rsidR="00927E3A">
        <w:rPr>
          <w:rFonts w:ascii="Times New Roman" w:hAnsi="Times New Roman" w:cs="Times New Roman"/>
        </w:rPr>
        <w:t xml:space="preserve"> </w:t>
      </w:r>
      <w:r w:rsidR="000377A6">
        <w:rPr>
          <w:rFonts w:ascii="Times New Roman" w:hAnsi="Times New Roman" w:cs="Times New Roman"/>
        </w:rPr>
        <w:t xml:space="preserve">has risen significantly over this period. In the past, a high-level, experienced governmental employee earned almost twice </w:t>
      </w:r>
      <w:r w:rsidR="00927E3A">
        <w:rPr>
          <w:rFonts w:ascii="Times New Roman" w:hAnsi="Times New Roman" w:cs="Times New Roman"/>
        </w:rPr>
        <w:t>as much as</w:t>
      </w:r>
      <w:r w:rsidR="000377A6">
        <w:rPr>
          <w:rFonts w:ascii="Times New Roman" w:hAnsi="Times New Roman" w:cs="Times New Roman"/>
        </w:rPr>
        <w:t xml:space="preserve"> junior lawyers</w:t>
      </w:r>
      <w:r w:rsidR="00927E3A">
        <w:rPr>
          <w:rFonts w:ascii="Times New Roman" w:hAnsi="Times New Roman" w:cs="Times New Roman"/>
        </w:rPr>
        <w:t>; today, the government lawyer earns half as much</w:t>
      </w:r>
      <w:r w:rsidR="000377A6">
        <w:rPr>
          <w:rFonts w:ascii="Times New Roman" w:hAnsi="Times New Roman" w:cs="Times New Roman"/>
        </w:rPr>
        <w:t xml:space="preserve">. The gap between </w:t>
      </w:r>
      <w:ins w:id="493" w:author="Sima Biondi" w:date="2022-01-19T10:24:00Z">
        <w:r w:rsidR="00B50FE0">
          <w:rPr>
            <w:rFonts w:ascii="Times New Roman" w:hAnsi="Times New Roman" w:cs="Times New Roman"/>
          </w:rPr>
          <w:t xml:space="preserve">government </w:t>
        </w:r>
      </w:ins>
      <w:r w:rsidR="000377A6">
        <w:rPr>
          <w:rFonts w:ascii="Times New Roman" w:hAnsi="Times New Roman" w:cs="Times New Roman"/>
        </w:rPr>
        <w:t xml:space="preserve">salaries and D.C. house </w:t>
      </w:r>
      <w:r w:rsidR="000377A6">
        <w:rPr>
          <w:rFonts w:ascii="Times New Roman" w:hAnsi="Times New Roman" w:cs="Times New Roman"/>
        </w:rPr>
        <w:lastRenderedPageBreak/>
        <w:t>prices is also at one of its highest levels in history, even after adjusting for the 30% FEPCA correction.</w:t>
      </w:r>
      <w:r w:rsidR="000377A6" w:rsidRPr="006C0632">
        <w:rPr>
          <w:rStyle w:val="FootnoteReference"/>
        </w:rPr>
        <w:footnoteReference w:id="134"/>
      </w:r>
    </w:p>
    <w:p w14:paraId="64E11AEC" w14:textId="07D95699" w:rsidR="000377A6" w:rsidRPr="000377A6" w:rsidRDefault="000377A6" w:rsidP="00A3602F">
      <w:pPr>
        <w:spacing w:before="100" w:after="100"/>
        <w:ind w:firstLine="630"/>
        <w:jc w:val="both"/>
        <w:rPr>
          <w:rFonts w:ascii="Times New Roman" w:hAnsi="Times New Roman" w:cs="Times New Roman"/>
        </w:rPr>
      </w:pPr>
      <w:r>
        <w:rPr>
          <w:rFonts w:ascii="Times New Roman" w:hAnsi="Times New Roman" w:cs="Times New Roman"/>
        </w:rPr>
        <w:t xml:space="preserve">It is hard to precisely quantify what the widening of this public employment premium means for the quality of work as well as the strength and type of enforcement actions pursued by the FTC and the DOJ. That said, it seems plausible that the growing salary differential </w:t>
      </w:r>
      <w:r w:rsidR="00A3602F">
        <w:rPr>
          <w:rFonts w:ascii="Times New Roman" w:hAnsi="Times New Roman" w:cs="Times New Roman"/>
        </w:rPr>
        <w:t xml:space="preserve">makes private sector jobs more attractive, increasing </w:t>
      </w:r>
      <w:del w:id="494" w:author="Sima Biondi" w:date="2022-01-19T10:24:00Z">
        <w:r w:rsidR="00A3602F" w:rsidDel="00B50FE0">
          <w:rPr>
            <w:rFonts w:ascii="Times New Roman" w:hAnsi="Times New Roman" w:cs="Times New Roman"/>
          </w:rPr>
          <w:delText xml:space="preserve">the phenomenon of </w:delText>
        </w:r>
      </w:del>
      <w:r w:rsidR="00A3602F">
        <w:rPr>
          <w:rFonts w:ascii="Times New Roman" w:hAnsi="Times New Roman" w:cs="Times New Roman"/>
        </w:rPr>
        <w:t>revolving door</w:t>
      </w:r>
      <w:ins w:id="495" w:author="Sima Biondi" w:date="2022-01-19T10:24:00Z">
        <w:r w:rsidR="00B50FE0">
          <w:rPr>
            <w:rFonts w:ascii="Times New Roman" w:hAnsi="Times New Roman" w:cs="Times New Roman"/>
          </w:rPr>
          <w:t xml:space="preserve"> phenomenon</w:t>
        </w:r>
      </w:ins>
      <w:del w:id="496" w:author="Sima Biondi" w:date="2022-01-19T10:24:00Z">
        <w:r w:rsidR="00A3602F" w:rsidDel="00B50FE0">
          <w:rPr>
            <w:rFonts w:ascii="Times New Roman" w:hAnsi="Times New Roman" w:cs="Times New Roman"/>
          </w:rPr>
          <w:delText>s</w:delText>
        </w:r>
      </w:del>
      <w:r w:rsidR="00A3602F">
        <w:rPr>
          <w:rFonts w:ascii="Times New Roman" w:hAnsi="Times New Roman" w:cs="Times New Roman"/>
        </w:rPr>
        <w:t xml:space="preserve">. We now move to analyze </w:t>
      </w:r>
      <w:del w:id="497" w:author="Sima Biondi" w:date="2022-01-19T10:24:00Z">
        <w:r w:rsidR="00A3602F" w:rsidDel="00B50FE0">
          <w:rPr>
            <w:rFonts w:ascii="Times New Roman" w:hAnsi="Times New Roman" w:cs="Times New Roman"/>
          </w:rPr>
          <w:delText>those</w:delText>
        </w:r>
      </w:del>
      <w:ins w:id="498" w:author="Sima Biondi" w:date="2022-01-19T10:24:00Z">
        <w:r w:rsidR="00B50FE0">
          <w:rPr>
            <w:rFonts w:ascii="Times New Roman" w:hAnsi="Times New Roman" w:cs="Times New Roman"/>
          </w:rPr>
          <w:t>it</w:t>
        </w:r>
      </w:ins>
      <w:r w:rsidR="00A3602F">
        <w:rPr>
          <w:rFonts w:ascii="Times New Roman" w:hAnsi="Times New Roman" w:cs="Times New Roman"/>
        </w:rPr>
        <w:t xml:space="preserve">. </w:t>
      </w:r>
    </w:p>
    <w:p w14:paraId="25306BB9" w14:textId="51DC7D88" w:rsidR="00880411" w:rsidRDefault="000377A6" w:rsidP="00A3602F">
      <w:pPr>
        <w:pStyle w:val="Heading3"/>
        <w:spacing w:before="360" w:after="360"/>
        <w:ind w:left="720"/>
        <w:rPr>
          <w:rFonts w:ascii="Times New Roman" w:hAnsi="Times New Roman" w:cs="Times New Roman"/>
        </w:rPr>
      </w:pPr>
      <w:r w:rsidRPr="004A094F">
        <w:rPr>
          <w:rFonts w:ascii="Times New Roman" w:hAnsi="Times New Roman" w:cs="Times New Roman"/>
        </w:rPr>
        <w:t>Part III.</w:t>
      </w:r>
      <w:r>
        <w:rPr>
          <w:rFonts w:ascii="Times New Roman" w:hAnsi="Times New Roman" w:cs="Times New Roman"/>
        </w:rPr>
        <w:t>B.3</w:t>
      </w:r>
      <w:r w:rsidRPr="004A094F">
        <w:rPr>
          <w:rFonts w:ascii="Times New Roman" w:hAnsi="Times New Roman" w:cs="Times New Roman"/>
        </w:rPr>
        <w:t xml:space="preserve">. FTC/ DOJ </w:t>
      </w:r>
      <w:r>
        <w:rPr>
          <w:rFonts w:ascii="Times New Roman" w:hAnsi="Times New Roman" w:cs="Times New Roman"/>
        </w:rPr>
        <w:t xml:space="preserve">– Revolving Doors </w:t>
      </w:r>
    </w:p>
    <w:p w14:paraId="1BCC3240" w14:textId="227CB309" w:rsidR="007E40D7" w:rsidRDefault="00B370BE" w:rsidP="00722544">
      <w:pPr>
        <w:spacing w:before="100" w:after="100"/>
        <w:ind w:firstLine="630"/>
        <w:jc w:val="both"/>
        <w:rPr>
          <w:rFonts w:ascii="Times New Roman" w:hAnsi="Times New Roman" w:cs="Times New Roman"/>
        </w:rPr>
      </w:pPr>
      <w:r>
        <w:rPr>
          <w:rFonts w:ascii="Times New Roman" w:hAnsi="Times New Roman" w:cs="Times New Roman"/>
        </w:rPr>
        <w:t>The</w:t>
      </w:r>
      <w:r w:rsidR="007E40D7">
        <w:rPr>
          <w:rFonts w:ascii="Times New Roman" w:hAnsi="Times New Roman" w:cs="Times New Roman"/>
        </w:rPr>
        <w:t xml:space="preserve"> FTC and the Antitrust Division </w:t>
      </w:r>
      <w:r w:rsidR="00282445">
        <w:rPr>
          <w:rFonts w:ascii="Times New Roman" w:hAnsi="Times New Roman" w:cs="Times New Roman"/>
        </w:rPr>
        <w:t xml:space="preserve">of the DOJ </w:t>
      </w:r>
      <w:r w:rsidR="007E40D7">
        <w:rPr>
          <w:rFonts w:ascii="Times New Roman" w:hAnsi="Times New Roman" w:cs="Times New Roman"/>
        </w:rPr>
        <w:t xml:space="preserve">have different structures: while the </w:t>
      </w:r>
      <w:r>
        <w:rPr>
          <w:rFonts w:ascii="Times New Roman" w:hAnsi="Times New Roman" w:cs="Times New Roman"/>
        </w:rPr>
        <w:t xml:space="preserve">DOJ </w:t>
      </w:r>
      <w:r w:rsidR="007E40D7">
        <w:rPr>
          <w:rFonts w:ascii="Times New Roman" w:hAnsi="Times New Roman" w:cs="Times New Roman"/>
        </w:rPr>
        <w:t xml:space="preserve">is led by a single Assistant Attorney General for Antitrust that serves under </w:t>
      </w:r>
      <w:r w:rsidR="00455573">
        <w:rPr>
          <w:rFonts w:ascii="Times New Roman" w:hAnsi="Times New Roman" w:cs="Times New Roman"/>
        </w:rPr>
        <w:t xml:space="preserve">the </w:t>
      </w:r>
      <w:r w:rsidR="007E40D7">
        <w:rPr>
          <w:rFonts w:ascii="Times New Roman" w:hAnsi="Times New Roman" w:cs="Times New Roman"/>
        </w:rPr>
        <w:t>discretion</w:t>
      </w:r>
      <w:r>
        <w:rPr>
          <w:rFonts w:ascii="Times New Roman" w:hAnsi="Times New Roman" w:cs="Times New Roman"/>
        </w:rPr>
        <w:t xml:space="preserve"> of the Attorney General (and hence the president)</w:t>
      </w:r>
      <w:r w:rsidR="007E40D7">
        <w:rPr>
          <w:rFonts w:ascii="Times New Roman" w:hAnsi="Times New Roman" w:cs="Times New Roman"/>
        </w:rPr>
        <w:t xml:space="preserve">, the FTC is headed by five Commissioners appointed for seven-year terms, with a </w:t>
      </w:r>
      <w:r w:rsidR="0073514D">
        <w:rPr>
          <w:rFonts w:ascii="Times New Roman" w:hAnsi="Times New Roman" w:cs="Times New Roman"/>
        </w:rPr>
        <w:t>bipartisan</w:t>
      </w:r>
      <w:r w:rsidR="007E40D7">
        <w:rPr>
          <w:rFonts w:ascii="Times New Roman" w:hAnsi="Times New Roman" w:cs="Times New Roman"/>
        </w:rPr>
        <w:t xml:space="preserve"> requirement. Both the </w:t>
      </w:r>
      <w:r>
        <w:rPr>
          <w:rFonts w:ascii="Times New Roman" w:hAnsi="Times New Roman" w:cs="Times New Roman"/>
        </w:rPr>
        <w:t xml:space="preserve">DOJ </w:t>
      </w:r>
      <w:r w:rsidR="007E40D7">
        <w:rPr>
          <w:rFonts w:ascii="Times New Roman" w:hAnsi="Times New Roman" w:cs="Times New Roman"/>
        </w:rPr>
        <w:t>A</w:t>
      </w:r>
      <w:r w:rsidR="0010722F">
        <w:rPr>
          <w:rFonts w:ascii="Times New Roman" w:hAnsi="Times New Roman" w:cs="Times New Roman"/>
        </w:rPr>
        <w:t>A</w:t>
      </w:r>
      <w:r w:rsidR="007E40D7">
        <w:rPr>
          <w:rFonts w:ascii="Times New Roman" w:hAnsi="Times New Roman" w:cs="Times New Roman"/>
        </w:rPr>
        <w:t xml:space="preserve">G and the FTC </w:t>
      </w:r>
      <w:r w:rsidR="00460744">
        <w:rPr>
          <w:rFonts w:ascii="Times New Roman" w:hAnsi="Times New Roman" w:cs="Times New Roman"/>
        </w:rPr>
        <w:t>C</w:t>
      </w:r>
      <w:r w:rsidR="007E40D7">
        <w:rPr>
          <w:rFonts w:ascii="Times New Roman" w:hAnsi="Times New Roman" w:cs="Times New Roman"/>
        </w:rPr>
        <w:t>ommissioners are appointed by the President and confirmed by the Senate.</w:t>
      </w:r>
    </w:p>
    <w:p w14:paraId="162E22AD" w14:textId="63E04216" w:rsidR="007E40D7" w:rsidRDefault="00B370BE" w:rsidP="00722544">
      <w:pPr>
        <w:spacing w:before="100" w:after="100"/>
        <w:ind w:firstLine="630"/>
        <w:jc w:val="both"/>
        <w:rPr>
          <w:rFonts w:ascii="Times New Roman" w:hAnsi="Times New Roman" w:cs="Times New Roman"/>
        </w:rPr>
      </w:pPr>
      <w:r>
        <w:rPr>
          <w:rFonts w:ascii="Times New Roman" w:hAnsi="Times New Roman" w:cs="Times New Roman"/>
        </w:rPr>
        <w:t>To understand who these people are and what their incentives might be</w:t>
      </w:r>
      <w:r w:rsidR="004729BA">
        <w:rPr>
          <w:rFonts w:ascii="Times New Roman" w:hAnsi="Times New Roman" w:cs="Times New Roman"/>
        </w:rPr>
        <w:t xml:space="preserve">, we collected and hand-coded information on all FTC </w:t>
      </w:r>
      <w:r w:rsidR="0010722F">
        <w:rPr>
          <w:rFonts w:ascii="Times New Roman" w:hAnsi="Times New Roman" w:cs="Times New Roman"/>
        </w:rPr>
        <w:t xml:space="preserve">commissioners </w:t>
      </w:r>
      <w:r w:rsidR="004729BA">
        <w:rPr>
          <w:rFonts w:ascii="Times New Roman" w:hAnsi="Times New Roman" w:cs="Times New Roman"/>
        </w:rPr>
        <w:t xml:space="preserve">and </w:t>
      </w:r>
      <w:r>
        <w:rPr>
          <w:rFonts w:ascii="Times New Roman" w:hAnsi="Times New Roman" w:cs="Times New Roman"/>
        </w:rPr>
        <w:t xml:space="preserve">DOJ </w:t>
      </w:r>
      <w:ins w:id="499" w:author="Sima Biondi" w:date="2022-01-19T10:25:00Z">
        <w:r w:rsidR="00B50FE0">
          <w:rPr>
            <w:rFonts w:ascii="Times New Roman" w:hAnsi="Times New Roman" w:cs="Times New Roman"/>
          </w:rPr>
          <w:t>A</w:t>
        </w:r>
      </w:ins>
      <w:r w:rsidR="004729BA">
        <w:rPr>
          <w:rFonts w:ascii="Times New Roman" w:hAnsi="Times New Roman" w:cs="Times New Roman"/>
        </w:rPr>
        <w:t>AGs since the creation of the FTC in 1915</w:t>
      </w:r>
      <w:del w:id="500" w:author="Sima Biondi" w:date="2022-01-19T10:25:00Z">
        <w:r w:rsidR="004729BA" w:rsidDel="00B50FE0">
          <w:rPr>
            <w:rFonts w:ascii="Times New Roman" w:hAnsi="Times New Roman" w:cs="Times New Roman"/>
          </w:rPr>
          <w:delText xml:space="preserve"> until today</w:delText>
        </w:r>
      </w:del>
      <w:r w:rsidR="004729BA">
        <w:rPr>
          <w:rFonts w:ascii="Times New Roman" w:hAnsi="Times New Roman" w:cs="Times New Roman"/>
        </w:rPr>
        <w:t>,</w:t>
      </w:r>
      <w:r w:rsidR="004729BA" w:rsidRPr="006C0632">
        <w:rPr>
          <w:rStyle w:val="FootnoteReference"/>
        </w:rPr>
        <w:footnoteReference w:id="135"/>
      </w:r>
      <w:r w:rsidR="004729BA">
        <w:rPr>
          <w:rFonts w:ascii="Times New Roman" w:hAnsi="Times New Roman" w:cs="Times New Roman"/>
        </w:rPr>
        <w:t xml:space="preserve"> including their term in office, </w:t>
      </w:r>
      <w:del w:id="501" w:author="Sima Biondi" w:date="2022-01-19T10:25:00Z">
        <w:r w:rsidR="004729BA" w:rsidDel="00B50FE0">
          <w:rPr>
            <w:rFonts w:ascii="Times New Roman" w:hAnsi="Times New Roman" w:cs="Times New Roman"/>
          </w:rPr>
          <w:delText xml:space="preserve">their </w:delText>
        </w:r>
      </w:del>
      <w:r w:rsidR="004729BA">
        <w:rPr>
          <w:rFonts w:ascii="Times New Roman" w:hAnsi="Times New Roman" w:cs="Times New Roman"/>
        </w:rPr>
        <w:t>education</w:t>
      </w:r>
      <w:r>
        <w:rPr>
          <w:rFonts w:ascii="Times New Roman" w:hAnsi="Times New Roman" w:cs="Times New Roman"/>
        </w:rPr>
        <w:t>,</w:t>
      </w:r>
      <w:r w:rsidR="004729BA">
        <w:rPr>
          <w:rFonts w:ascii="Times New Roman" w:hAnsi="Times New Roman" w:cs="Times New Roman"/>
        </w:rPr>
        <w:t xml:space="preserve"> </w:t>
      </w:r>
      <w:del w:id="502" w:author="Sima Biondi" w:date="2022-01-19T10:25:00Z">
        <w:r w:rsidR="004729BA" w:rsidDel="00B50FE0">
          <w:rPr>
            <w:rFonts w:ascii="Times New Roman" w:hAnsi="Times New Roman" w:cs="Times New Roman"/>
          </w:rPr>
          <w:delText xml:space="preserve">their </w:delText>
        </w:r>
      </w:del>
      <w:r w:rsidR="004729BA">
        <w:rPr>
          <w:rFonts w:ascii="Times New Roman" w:hAnsi="Times New Roman" w:cs="Times New Roman"/>
        </w:rPr>
        <w:t xml:space="preserve">position before </w:t>
      </w:r>
      <w:r w:rsidR="0010722F">
        <w:rPr>
          <w:rFonts w:ascii="Times New Roman" w:hAnsi="Times New Roman" w:cs="Times New Roman"/>
        </w:rPr>
        <w:t>appointment,</w:t>
      </w:r>
      <w:r w:rsidR="004729BA">
        <w:rPr>
          <w:rFonts w:ascii="Times New Roman" w:hAnsi="Times New Roman" w:cs="Times New Roman"/>
        </w:rPr>
        <w:t xml:space="preserve"> and </w:t>
      </w:r>
      <w:del w:id="503" w:author="Sima Biondi" w:date="2022-01-19T10:25:00Z">
        <w:r w:rsidR="004729BA" w:rsidDel="00B50FE0">
          <w:rPr>
            <w:rFonts w:ascii="Times New Roman" w:hAnsi="Times New Roman" w:cs="Times New Roman"/>
          </w:rPr>
          <w:delText xml:space="preserve">their </w:delText>
        </w:r>
      </w:del>
      <w:r w:rsidR="004729BA">
        <w:rPr>
          <w:rFonts w:ascii="Times New Roman" w:hAnsi="Times New Roman" w:cs="Times New Roman"/>
        </w:rPr>
        <w:t>immediate employment in the 3-years after leaving</w:t>
      </w:r>
      <w:r w:rsidR="0010722F">
        <w:rPr>
          <w:rFonts w:ascii="Times New Roman" w:hAnsi="Times New Roman" w:cs="Times New Roman"/>
        </w:rPr>
        <w:t xml:space="preserve"> the agency</w:t>
      </w:r>
      <w:r w:rsidR="004729BA">
        <w:rPr>
          <w:rFonts w:ascii="Times New Roman" w:hAnsi="Times New Roman" w:cs="Times New Roman"/>
        </w:rPr>
        <w:t xml:space="preserve">. </w:t>
      </w:r>
    </w:p>
    <w:p w14:paraId="5E89AD10" w14:textId="42E6E33A" w:rsidR="003179A7" w:rsidRDefault="004729BA" w:rsidP="00722544">
      <w:pPr>
        <w:spacing w:before="100" w:after="100"/>
        <w:ind w:firstLine="630"/>
        <w:jc w:val="both"/>
        <w:rPr>
          <w:rFonts w:ascii="Times New Roman" w:hAnsi="Times New Roman" w:cs="Times New Roman"/>
        </w:rPr>
      </w:pPr>
      <w:r>
        <w:rPr>
          <w:rFonts w:ascii="Times New Roman" w:hAnsi="Times New Roman" w:cs="Times New Roman"/>
        </w:rPr>
        <w:t xml:space="preserve">It is interesting to notice that </w:t>
      </w:r>
      <w:r w:rsidR="005A74C7" w:rsidRPr="009474F9">
        <w:rPr>
          <w:rFonts w:ascii="Times New Roman" w:hAnsi="Times New Roman" w:cs="Times New Roman"/>
        </w:rPr>
        <w:t xml:space="preserve">the profile and, in particular, the subsequent career of FTC </w:t>
      </w:r>
      <w:r w:rsidR="0010722F">
        <w:rPr>
          <w:rFonts w:ascii="Times New Roman" w:hAnsi="Times New Roman" w:cs="Times New Roman"/>
        </w:rPr>
        <w:t>c</w:t>
      </w:r>
      <w:r w:rsidR="0010722F" w:rsidRPr="009474F9">
        <w:rPr>
          <w:rFonts w:ascii="Times New Roman" w:hAnsi="Times New Roman" w:cs="Times New Roman"/>
        </w:rPr>
        <w:t xml:space="preserve">ommissioners </w:t>
      </w:r>
      <w:r w:rsidR="005A74C7" w:rsidRPr="009474F9">
        <w:rPr>
          <w:rFonts w:ascii="Times New Roman" w:hAnsi="Times New Roman" w:cs="Times New Roman"/>
        </w:rPr>
        <w:t xml:space="preserve">and </w:t>
      </w:r>
      <w:r w:rsidR="0010722F" w:rsidRPr="009474F9">
        <w:rPr>
          <w:rFonts w:ascii="Times New Roman" w:hAnsi="Times New Roman" w:cs="Times New Roman"/>
        </w:rPr>
        <w:t>D</w:t>
      </w:r>
      <w:r w:rsidR="0010722F">
        <w:rPr>
          <w:rFonts w:ascii="Times New Roman" w:hAnsi="Times New Roman" w:cs="Times New Roman"/>
        </w:rPr>
        <w:t>O</w:t>
      </w:r>
      <w:r w:rsidR="0010722F" w:rsidRPr="009474F9">
        <w:rPr>
          <w:rFonts w:ascii="Times New Roman" w:hAnsi="Times New Roman" w:cs="Times New Roman"/>
        </w:rPr>
        <w:t xml:space="preserve">J </w:t>
      </w:r>
      <w:r w:rsidR="005A74C7" w:rsidRPr="009474F9">
        <w:rPr>
          <w:rFonts w:ascii="Times New Roman" w:hAnsi="Times New Roman" w:cs="Times New Roman"/>
        </w:rPr>
        <w:t>AAG</w:t>
      </w:r>
      <w:r w:rsidR="005D0CBE">
        <w:rPr>
          <w:rFonts w:ascii="Times New Roman" w:hAnsi="Times New Roman" w:cs="Times New Roman"/>
        </w:rPr>
        <w:t>s</w:t>
      </w:r>
      <w:r w:rsidR="005A74C7" w:rsidRPr="009474F9">
        <w:rPr>
          <w:rFonts w:ascii="Times New Roman" w:hAnsi="Times New Roman" w:cs="Times New Roman"/>
        </w:rPr>
        <w:t xml:space="preserve"> changed significantly around</w:t>
      </w:r>
      <w:r w:rsidR="0010722F">
        <w:rPr>
          <w:rFonts w:ascii="Times New Roman" w:hAnsi="Times New Roman" w:cs="Times New Roman"/>
        </w:rPr>
        <w:t xml:space="preserve"> the</w:t>
      </w:r>
      <w:r w:rsidR="005A74C7" w:rsidRPr="009474F9">
        <w:rPr>
          <w:rFonts w:ascii="Times New Roman" w:hAnsi="Times New Roman" w:cs="Times New Roman"/>
        </w:rPr>
        <w:t xml:space="preserve"> </w:t>
      </w:r>
      <w:r w:rsidR="00AA70FC">
        <w:rPr>
          <w:rFonts w:ascii="Times New Roman" w:hAnsi="Times New Roman" w:cs="Times New Roman"/>
        </w:rPr>
        <w:t>late 1970s</w:t>
      </w:r>
      <w:r w:rsidR="005A74C7" w:rsidRPr="009474F9">
        <w:rPr>
          <w:rFonts w:ascii="Times New Roman" w:hAnsi="Times New Roman" w:cs="Times New Roman"/>
        </w:rPr>
        <w:t xml:space="preserve">. As the </w:t>
      </w:r>
      <w:del w:id="504" w:author="Sima Biondi" w:date="2022-01-19T10:25:00Z">
        <w:r w:rsidR="0010722F" w:rsidDel="00B50FE0">
          <w:rPr>
            <w:rFonts w:ascii="Times New Roman" w:hAnsi="Times New Roman" w:cs="Times New Roman"/>
          </w:rPr>
          <w:delText>figures</w:delText>
        </w:r>
        <w:r w:rsidR="0010722F" w:rsidRPr="009474F9" w:rsidDel="00B50FE0">
          <w:rPr>
            <w:rFonts w:ascii="Times New Roman" w:hAnsi="Times New Roman" w:cs="Times New Roman"/>
          </w:rPr>
          <w:delText xml:space="preserve"> </w:delText>
        </w:r>
      </w:del>
      <w:ins w:id="505" w:author="Sima Biondi" w:date="2022-01-19T10:25:00Z">
        <w:r w:rsidR="00B50FE0">
          <w:rPr>
            <w:rFonts w:ascii="Times New Roman" w:hAnsi="Times New Roman" w:cs="Times New Roman"/>
          </w:rPr>
          <w:t>Figures</w:t>
        </w:r>
        <w:r w:rsidR="00B50FE0" w:rsidRPr="009474F9">
          <w:rPr>
            <w:rFonts w:ascii="Times New Roman" w:hAnsi="Times New Roman" w:cs="Times New Roman"/>
          </w:rPr>
          <w:t xml:space="preserve"> </w:t>
        </w:r>
      </w:ins>
      <w:r w:rsidR="00B86789">
        <w:rPr>
          <w:rFonts w:ascii="Times New Roman" w:hAnsi="Times New Roman" w:cs="Times New Roman"/>
        </w:rPr>
        <w:t>V</w:t>
      </w:r>
      <w:r w:rsidR="006E2980">
        <w:rPr>
          <w:rFonts w:ascii="Times New Roman" w:hAnsi="Times New Roman" w:cs="Times New Roman"/>
        </w:rPr>
        <w:t>III and I</w:t>
      </w:r>
      <w:r w:rsidR="00B86789">
        <w:rPr>
          <w:rFonts w:ascii="Times New Roman" w:hAnsi="Times New Roman" w:cs="Times New Roman"/>
        </w:rPr>
        <w:t>X</w:t>
      </w:r>
      <w:r w:rsidR="006E2980">
        <w:rPr>
          <w:rFonts w:ascii="Times New Roman" w:hAnsi="Times New Roman" w:cs="Times New Roman"/>
        </w:rPr>
        <w:t xml:space="preserve"> </w:t>
      </w:r>
      <w:r w:rsidR="005A74C7" w:rsidRPr="009474F9">
        <w:rPr>
          <w:rFonts w:ascii="Times New Roman" w:hAnsi="Times New Roman" w:cs="Times New Roman"/>
        </w:rPr>
        <w:t xml:space="preserve">below </w:t>
      </w:r>
      <w:r w:rsidR="0010722F">
        <w:rPr>
          <w:rFonts w:ascii="Times New Roman" w:hAnsi="Times New Roman" w:cs="Times New Roman"/>
        </w:rPr>
        <w:t>show</w:t>
      </w:r>
      <w:r w:rsidR="005A74C7" w:rsidRPr="009474F9">
        <w:rPr>
          <w:rFonts w:ascii="Times New Roman" w:hAnsi="Times New Roman" w:cs="Times New Roman"/>
        </w:rPr>
        <w:t xml:space="preserve">, </w:t>
      </w:r>
      <w:r w:rsidR="007E353B">
        <w:rPr>
          <w:rFonts w:ascii="Times New Roman" w:hAnsi="Times New Roman" w:cs="Times New Roman"/>
        </w:rPr>
        <w:t xml:space="preserve">before </w:t>
      </w:r>
      <w:r w:rsidR="00135B1F">
        <w:rPr>
          <w:rFonts w:ascii="Times New Roman" w:hAnsi="Times New Roman" w:cs="Times New Roman"/>
        </w:rPr>
        <w:t>an</w:t>
      </w:r>
      <w:r w:rsidR="007E353B">
        <w:rPr>
          <w:rFonts w:ascii="Times New Roman" w:hAnsi="Times New Roman" w:cs="Times New Roman"/>
        </w:rPr>
        <w:t xml:space="preserve"> estimated 1975 breakpoint in enforcement,</w:t>
      </w:r>
      <w:r w:rsidR="007E353B" w:rsidRPr="006C0632">
        <w:rPr>
          <w:rStyle w:val="FootnoteReference"/>
        </w:rPr>
        <w:footnoteReference w:id="136"/>
      </w:r>
      <w:r w:rsidR="007E353B">
        <w:rPr>
          <w:rFonts w:ascii="Times New Roman" w:hAnsi="Times New Roman" w:cs="Times New Roman"/>
        </w:rPr>
        <w:t xml:space="preserve"> </w:t>
      </w:r>
      <w:r w:rsidR="00AA70FC">
        <w:rPr>
          <w:rFonts w:ascii="Times New Roman" w:hAnsi="Times New Roman" w:cs="Times New Roman"/>
        </w:rPr>
        <w:t xml:space="preserve">most </w:t>
      </w:r>
      <w:r w:rsidR="005A74C7" w:rsidRPr="009474F9">
        <w:rPr>
          <w:rFonts w:ascii="Times New Roman" w:hAnsi="Times New Roman" w:cs="Times New Roman"/>
        </w:rPr>
        <w:t xml:space="preserve">FTC </w:t>
      </w:r>
      <w:r w:rsidR="0010722F">
        <w:rPr>
          <w:rFonts w:ascii="Times New Roman" w:hAnsi="Times New Roman" w:cs="Times New Roman"/>
        </w:rPr>
        <w:t>c</w:t>
      </w:r>
      <w:r w:rsidR="0010722F" w:rsidRPr="009474F9">
        <w:rPr>
          <w:rFonts w:ascii="Times New Roman" w:hAnsi="Times New Roman" w:cs="Times New Roman"/>
        </w:rPr>
        <w:t xml:space="preserve">ommissioners </w:t>
      </w:r>
      <w:r w:rsidR="005A74C7" w:rsidRPr="009474F9">
        <w:rPr>
          <w:rFonts w:ascii="Times New Roman" w:hAnsi="Times New Roman" w:cs="Times New Roman"/>
        </w:rPr>
        <w:t xml:space="preserve">and </w:t>
      </w:r>
      <w:r w:rsidR="0010722F" w:rsidRPr="009474F9">
        <w:rPr>
          <w:rFonts w:ascii="Times New Roman" w:hAnsi="Times New Roman" w:cs="Times New Roman"/>
        </w:rPr>
        <w:t>D</w:t>
      </w:r>
      <w:r w:rsidR="0010722F">
        <w:rPr>
          <w:rFonts w:ascii="Times New Roman" w:hAnsi="Times New Roman" w:cs="Times New Roman"/>
        </w:rPr>
        <w:t>O</w:t>
      </w:r>
      <w:r w:rsidR="0010722F" w:rsidRPr="009474F9">
        <w:rPr>
          <w:rFonts w:ascii="Times New Roman" w:hAnsi="Times New Roman" w:cs="Times New Roman"/>
        </w:rPr>
        <w:t xml:space="preserve">J </w:t>
      </w:r>
      <w:r w:rsidR="005A74C7" w:rsidRPr="009474F9">
        <w:rPr>
          <w:rFonts w:ascii="Times New Roman" w:hAnsi="Times New Roman" w:cs="Times New Roman"/>
        </w:rPr>
        <w:t>AAG</w:t>
      </w:r>
      <w:r w:rsidR="0010722F">
        <w:rPr>
          <w:rFonts w:ascii="Times New Roman" w:hAnsi="Times New Roman" w:cs="Times New Roman"/>
        </w:rPr>
        <w:t>s</w:t>
      </w:r>
      <w:r w:rsidR="005A74C7" w:rsidRPr="009474F9">
        <w:rPr>
          <w:rFonts w:ascii="Times New Roman" w:hAnsi="Times New Roman" w:cs="Times New Roman"/>
        </w:rPr>
        <w:t xml:space="preserve"> </w:t>
      </w:r>
      <w:r w:rsidR="003B203E">
        <w:rPr>
          <w:rFonts w:ascii="Times New Roman" w:hAnsi="Times New Roman" w:cs="Times New Roman"/>
        </w:rPr>
        <w:t>occupied</w:t>
      </w:r>
      <w:r w:rsidR="00AA70FC">
        <w:rPr>
          <w:rFonts w:ascii="Times New Roman" w:hAnsi="Times New Roman" w:cs="Times New Roman"/>
        </w:rPr>
        <w:t xml:space="preserve"> government positions before their appointment</w:t>
      </w:r>
      <w:del w:id="506" w:author="Sima Biondi" w:date="2022-01-19T10:25:00Z">
        <w:r w:rsidR="00AA70FC" w:rsidDel="00B50FE0">
          <w:rPr>
            <w:rFonts w:ascii="Times New Roman" w:hAnsi="Times New Roman" w:cs="Times New Roman"/>
          </w:rPr>
          <w:delText>s</w:delText>
        </w:r>
      </w:del>
      <w:r w:rsidR="00F87E27">
        <w:rPr>
          <w:rFonts w:ascii="Times New Roman" w:hAnsi="Times New Roman" w:cs="Times New Roman"/>
        </w:rPr>
        <w:t xml:space="preserve"> and then </w:t>
      </w:r>
      <w:ins w:id="507" w:author="Sima Biondi" w:date="2022-01-19T10:26:00Z">
        <w:r w:rsidR="00B50FE0">
          <w:rPr>
            <w:rFonts w:ascii="Times New Roman" w:hAnsi="Times New Roman" w:cs="Times New Roman"/>
          </w:rPr>
          <w:t xml:space="preserve">after </w:t>
        </w:r>
      </w:ins>
      <w:r w:rsidR="00F87E27">
        <w:rPr>
          <w:rFonts w:ascii="Times New Roman" w:hAnsi="Times New Roman" w:cs="Times New Roman"/>
        </w:rPr>
        <w:t>mostly returned to government</w:t>
      </w:r>
      <w:del w:id="508" w:author="Sima Biondi" w:date="2022-01-19T10:25:00Z">
        <w:r w:rsidR="003B203E" w:rsidDel="00B50FE0">
          <w:rPr>
            <w:rFonts w:ascii="Times New Roman" w:hAnsi="Times New Roman" w:cs="Times New Roman"/>
          </w:rPr>
          <w:delText xml:space="preserve"> afterward</w:delText>
        </w:r>
      </w:del>
      <w:r w:rsidR="00F87E27">
        <w:rPr>
          <w:rFonts w:ascii="Times New Roman" w:hAnsi="Times New Roman" w:cs="Times New Roman"/>
        </w:rPr>
        <w:t>, died in offi</w:t>
      </w:r>
      <w:r w:rsidR="001527C9">
        <w:rPr>
          <w:rFonts w:ascii="Times New Roman" w:hAnsi="Times New Roman" w:cs="Times New Roman"/>
        </w:rPr>
        <w:t xml:space="preserve">ce, or retired from </w:t>
      </w:r>
      <w:r w:rsidR="00F81A64">
        <w:rPr>
          <w:rFonts w:ascii="Times New Roman" w:hAnsi="Times New Roman" w:cs="Times New Roman"/>
        </w:rPr>
        <w:t xml:space="preserve">antitrust litigation </w:t>
      </w:r>
      <w:r w:rsidR="00F87E27">
        <w:rPr>
          <w:rFonts w:ascii="Times New Roman" w:hAnsi="Times New Roman" w:cs="Times New Roman"/>
        </w:rPr>
        <w:t>(</w:t>
      </w:r>
      <w:r w:rsidR="005D0CBE">
        <w:rPr>
          <w:rFonts w:ascii="Times New Roman" w:hAnsi="Times New Roman" w:cs="Times New Roman"/>
        </w:rPr>
        <w:t xml:space="preserve">with </w:t>
      </w:r>
      <w:r w:rsidR="00F87E27">
        <w:rPr>
          <w:rFonts w:ascii="Times New Roman" w:hAnsi="Times New Roman" w:cs="Times New Roman"/>
        </w:rPr>
        <w:t xml:space="preserve">some of them opening small law firm practices in their home states). </w:t>
      </w:r>
      <w:r w:rsidR="005A74C7" w:rsidRPr="009474F9">
        <w:rPr>
          <w:rFonts w:ascii="Times New Roman" w:hAnsi="Times New Roman" w:cs="Times New Roman"/>
        </w:rPr>
        <w:t xml:space="preserve">However, </w:t>
      </w:r>
      <w:r w:rsidR="00F777AE">
        <w:rPr>
          <w:rFonts w:ascii="Times New Roman" w:hAnsi="Times New Roman" w:cs="Times New Roman"/>
        </w:rPr>
        <w:t xml:space="preserve">after 1975 and coinciding with weaker </w:t>
      </w:r>
      <w:r w:rsidR="005D0CBE">
        <w:rPr>
          <w:rFonts w:ascii="Times New Roman" w:hAnsi="Times New Roman" w:cs="Times New Roman"/>
        </w:rPr>
        <w:t xml:space="preserve">agency </w:t>
      </w:r>
      <w:r w:rsidR="00F777AE">
        <w:rPr>
          <w:rFonts w:ascii="Times New Roman" w:hAnsi="Times New Roman" w:cs="Times New Roman"/>
        </w:rPr>
        <w:t>enforcement of antitrust laws,</w:t>
      </w:r>
      <w:r w:rsidR="003B203E">
        <w:rPr>
          <w:rFonts w:ascii="Times New Roman" w:hAnsi="Times New Roman" w:cs="Times New Roman"/>
        </w:rPr>
        <w:t xml:space="preserve"> significantly more appointees were drawn from law firms, and</w:t>
      </w:r>
      <w:r w:rsidR="00F777AE">
        <w:rPr>
          <w:rFonts w:ascii="Times New Roman" w:hAnsi="Times New Roman" w:cs="Times New Roman"/>
        </w:rPr>
        <w:t xml:space="preserve"> </w:t>
      </w:r>
      <w:r w:rsidR="00687411">
        <w:rPr>
          <w:rFonts w:ascii="Times New Roman" w:hAnsi="Times New Roman" w:cs="Times New Roman"/>
        </w:rPr>
        <w:t>almost two-thirds</w:t>
      </w:r>
      <w:r w:rsidR="00F777AE">
        <w:rPr>
          <w:rFonts w:ascii="Times New Roman" w:hAnsi="Times New Roman" w:cs="Times New Roman"/>
        </w:rPr>
        <w:t xml:space="preserve"> </w:t>
      </w:r>
      <w:r w:rsidR="003B203E">
        <w:rPr>
          <w:rFonts w:ascii="Times New Roman" w:hAnsi="Times New Roman" w:cs="Times New Roman"/>
        </w:rPr>
        <w:t>left their</w:t>
      </w:r>
      <w:r w:rsidR="00621EEF">
        <w:rPr>
          <w:rFonts w:ascii="Times New Roman" w:hAnsi="Times New Roman" w:cs="Times New Roman"/>
        </w:rPr>
        <w:t xml:space="preserve"> enforcer</w:t>
      </w:r>
      <w:r w:rsidR="003B203E">
        <w:rPr>
          <w:rFonts w:ascii="Times New Roman" w:hAnsi="Times New Roman" w:cs="Times New Roman"/>
        </w:rPr>
        <w:t xml:space="preserve"> positions </w:t>
      </w:r>
      <w:r w:rsidR="00621EEF">
        <w:rPr>
          <w:rFonts w:ascii="Times New Roman" w:hAnsi="Times New Roman" w:cs="Times New Roman"/>
        </w:rPr>
        <w:t xml:space="preserve">and immediately started working </w:t>
      </w:r>
      <w:r w:rsidR="00A91005">
        <w:rPr>
          <w:rFonts w:ascii="Times New Roman" w:hAnsi="Times New Roman" w:cs="Times New Roman"/>
        </w:rPr>
        <w:t xml:space="preserve">either for </w:t>
      </w:r>
      <w:r w:rsidR="005D0CBE">
        <w:rPr>
          <w:rFonts w:ascii="Times New Roman" w:hAnsi="Times New Roman" w:cs="Times New Roman"/>
        </w:rPr>
        <w:t>industr</w:t>
      </w:r>
      <w:ins w:id="509" w:author="Sima Biondi" w:date="2022-01-19T10:26:00Z">
        <w:r w:rsidR="00B50FE0">
          <w:rPr>
            <w:rFonts w:ascii="Times New Roman" w:hAnsi="Times New Roman" w:cs="Times New Roman"/>
          </w:rPr>
          <w:t>ies</w:t>
        </w:r>
      </w:ins>
      <w:del w:id="510" w:author="Sima Biondi" w:date="2022-01-19T10:26:00Z">
        <w:r w:rsidR="005D0CBE" w:rsidDel="00B50FE0">
          <w:rPr>
            <w:rFonts w:ascii="Times New Roman" w:hAnsi="Times New Roman" w:cs="Times New Roman"/>
          </w:rPr>
          <w:delText>y</w:delText>
        </w:r>
      </w:del>
      <w:r w:rsidR="00A91005">
        <w:rPr>
          <w:rFonts w:ascii="Times New Roman" w:hAnsi="Times New Roman" w:cs="Times New Roman"/>
        </w:rPr>
        <w:t xml:space="preserve"> they </w:t>
      </w:r>
      <w:del w:id="511" w:author="Sima Biondi" w:date="2022-01-19T10:26:00Z">
        <w:r w:rsidR="00A91005" w:rsidDel="00B50FE0">
          <w:rPr>
            <w:rFonts w:ascii="Times New Roman" w:hAnsi="Times New Roman" w:cs="Times New Roman"/>
          </w:rPr>
          <w:delText>were supposed to oversee</w:delText>
        </w:r>
      </w:del>
      <w:ins w:id="512" w:author="Sima Biondi" w:date="2022-01-19T10:26:00Z">
        <w:r w:rsidR="00B50FE0">
          <w:rPr>
            <w:rFonts w:ascii="Times New Roman" w:hAnsi="Times New Roman" w:cs="Times New Roman"/>
          </w:rPr>
          <w:t>previously regulated</w:t>
        </w:r>
      </w:ins>
      <w:r w:rsidR="005D0CBE">
        <w:rPr>
          <w:rFonts w:ascii="Times New Roman" w:hAnsi="Times New Roman" w:cs="Times New Roman"/>
        </w:rPr>
        <w:t xml:space="preserve"> or </w:t>
      </w:r>
      <w:r w:rsidR="005A74C7" w:rsidRPr="009474F9">
        <w:rPr>
          <w:rFonts w:ascii="Times New Roman" w:hAnsi="Times New Roman" w:cs="Times New Roman"/>
        </w:rPr>
        <w:t>major law firms typically associated with the defendants’ ba</w:t>
      </w:r>
      <w:r w:rsidR="005A74C7" w:rsidRPr="005D0CBE">
        <w:rPr>
          <w:rFonts w:ascii="Times New Roman" w:hAnsi="Times New Roman" w:cs="Times New Roman"/>
        </w:rPr>
        <w:t>r.</w:t>
      </w:r>
      <w:r w:rsidR="005A74C7" w:rsidRPr="009474F9">
        <w:rPr>
          <w:rFonts w:ascii="Times New Roman" w:hAnsi="Times New Roman" w:cs="Times New Roman"/>
        </w:rPr>
        <w:t xml:space="preserve"> </w:t>
      </w:r>
      <w:r w:rsidR="003B203E">
        <w:rPr>
          <w:rFonts w:ascii="Times New Roman" w:hAnsi="Times New Roman" w:cs="Times New Roman"/>
        </w:rPr>
        <w:t>In short, a</w:t>
      </w:r>
      <w:r w:rsidR="001B0F26">
        <w:rPr>
          <w:rFonts w:ascii="Times New Roman" w:hAnsi="Times New Roman" w:cs="Times New Roman"/>
        </w:rPr>
        <w:t xml:space="preserve"> strong</w:t>
      </w:r>
      <w:r w:rsidR="003B203E">
        <w:rPr>
          <w:rFonts w:ascii="Times New Roman" w:hAnsi="Times New Roman" w:cs="Times New Roman"/>
        </w:rPr>
        <w:t xml:space="preserve"> revolving door between </w:t>
      </w:r>
      <w:ins w:id="513" w:author="Sima Biondi" w:date="2022-01-19T10:26:00Z">
        <w:r w:rsidR="00B50FE0">
          <w:rPr>
            <w:rFonts w:ascii="Times New Roman" w:hAnsi="Times New Roman" w:cs="Times New Roman"/>
          </w:rPr>
          <w:t xml:space="preserve">the </w:t>
        </w:r>
      </w:ins>
      <w:r w:rsidR="003B203E">
        <w:rPr>
          <w:rFonts w:ascii="Times New Roman" w:hAnsi="Times New Roman" w:cs="Times New Roman"/>
        </w:rPr>
        <w:t xml:space="preserve">government and </w:t>
      </w:r>
      <w:del w:id="514" w:author="Sima Biondi" w:date="2022-01-19T10:27:00Z">
        <w:r w:rsidR="003B203E" w:rsidDel="00B50FE0">
          <w:rPr>
            <w:rFonts w:ascii="Times New Roman" w:hAnsi="Times New Roman" w:cs="Times New Roman"/>
          </w:rPr>
          <w:delText xml:space="preserve">the </w:delText>
        </w:r>
      </w:del>
      <w:r w:rsidR="003B203E">
        <w:rPr>
          <w:rFonts w:ascii="Times New Roman" w:hAnsi="Times New Roman" w:cs="Times New Roman"/>
        </w:rPr>
        <w:t>private sector develops in the 1970s</w:t>
      </w:r>
      <w:r w:rsidR="006E2980">
        <w:rPr>
          <w:rFonts w:ascii="Times New Roman" w:hAnsi="Times New Roman" w:cs="Times New Roman"/>
        </w:rPr>
        <w:t xml:space="preserve"> and </w:t>
      </w:r>
      <w:ins w:id="515" w:author="Sima Biondi" w:date="2022-01-19T10:27:00Z">
        <w:r w:rsidR="00B50FE0">
          <w:rPr>
            <w:rFonts w:ascii="Times New Roman" w:hAnsi="Times New Roman" w:cs="Times New Roman"/>
          </w:rPr>
          <w:t xml:space="preserve">actively </w:t>
        </w:r>
      </w:ins>
      <w:r w:rsidR="006E2980">
        <w:rPr>
          <w:rFonts w:ascii="Times New Roman" w:hAnsi="Times New Roman" w:cs="Times New Roman"/>
        </w:rPr>
        <w:t xml:space="preserve">continues </w:t>
      </w:r>
      <w:del w:id="516" w:author="Sima Biondi" w:date="2022-01-19T10:27:00Z">
        <w:r w:rsidR="006E2980" w:rsidDel="00B50FE0">
          <w:rPr>
            <w:rFonts w:ascii="Times New Roman" w:hAnsi="Times New Roman" w:cs="Times New Roman"/>
          </w:rPr>
          <w:delText>strong until nowadays</w:delText>
        </w:r>
      </w:del>
      <w:ins w:id="517" w:author="Sima Biondi" w:date="2022-01-19T10:27:00Z">
        <w:r w:rsidR="00B50FE0">
          <w:rPr>
            <w:rFonts w:ascii="Times New Roman" w:hAnsi="Times New Roman" w:cs="Times New Roman"/>
          </w:rPr>
          <w:t>today</w:t>
        </w:r>
      </w:ins>
      <w:r w:rsidR="006E2980">
        <w:rPr>
          <w:rFonts w:ascii="Times New Roman" w:hAnsi="Times New Roman" w:cs="Times New Roman"/>
        </w:rPr>
        <w:t>.</w:t>
      </w:r>
      <w:r w:rsidR="00492427">
        <w:rPr>
          <w:rFonts w:ascii="Times New Roman" w:hAnsi="Times New Roman" w:cs="Times New Roman"/>
        </w:rPr>
        <w:t xml:space="preserve"> </w:t>
      </w:r>
    </w:p>
    <w:p w14:paraId="274B5447" w14:textId="297FF947" w:rsidR="003179A7" w:rsidRDefault="003179A7" w:rsidP="00036423">
      <w:pPr>
        <w:spacing w:before="360" w:after="100"/>
        <w:ind w:left="-180" w:right="-180" w:firstLine="900"/>
        <w:jc w:val="center"/>
        <w:rPr>
          <w:rFonts w:ascii="Times New Roman" w:hAnsi="Times New Roman" w:cs="Times New Roman"/>
        </w:rPr>
      </w:pPr>
      <w:r>
        <w:rPr>
          <w:rFonts w:ascii="Times New Roman" w:hAnsi="Times New Roman" w:cs="Times New Roman"/>
        </w:rPr>
        <w:t xml:space="preserve">Figure </w:t>
      </w:r>
      <w:r w:rsidR="00B86789">
        <w:rPr>
          <w:rFonts w:ascii="Times New Roman" w:hAnsi="Times New Roman" w:cs="Times New Roman"/>
        </w:rPr>
        <w:t>V</w:t>
      </w:r>
      <w:r w:rsidR="00ED3765">
        <w:rPr>
          <w:rFonts w:ascii="Times New Roman" w:hAnsi="Times New Roman" w:cs="Times New Roman"/>
        </w:rPr>
        <w:t>III</w:t>
      </w:r>
      <w:r w:rsidR="00DB1FA6">
        <w:rPr>
          <w:rFonts w:ascii="Times New Roman" w:hAnsi="Times New Roman" w:cs="Times New Roman"/>
        </w:rPr>
        <w:t xml:space="preserve"> </w:t>
      </w:r>
      <w:r>
        <w:rPr>
          <w:rFonts w:ascii="Times New Roman" w:hAnsi="Times New Roman" w:cs="Times New Roman"/>
        </w:rPr>
        <w:t xml:space="preserve">– </w:t>
      </w:r>
      <w:r w:rsidR="00DB1FA6">
        <w:rPr>
          <w:rFonts w:ascii="Times New Roman" w:hAnsi="Times New Roman" w:cs="Times New Roman"/>
        </w:rPr>
        <w:t xml:space="preserve">From where </w:t>
      </w:r>
      <w:r>
        <w:rPr>
          <w:rFonts w:ascii="Times New Roman" w:hAnsi="Times New Roman" w:cs="Times New Roman"/>
        </w:rPr>
        <w:t xml:space="preserve">FTC Commissioners and DOJ AAG </w:t>
      </w:r>
      <w:r w:rsidR="00DB1FA6">
        <w:rPr>
          <w:rFonts w:ascii="Times New Roman" w:hAnsi="Times New Roman" w:cs="Times New Roman"/>
        </w:rPr>
        <w:t>come from before government</w:t>
      </w:r>
      <w:r w:rsidR="00CE6BCF">
        <w:rPr>
          <w:rFonts w:ascii="Times New Roman" w:hAnsi="Times New Roman" w:cs="Times New Roman"/>
        </w:rPr>
        <w:t xml:space="preserve">: </w:t>
      </w:r>
      <w:r>
        <w:rPr>
          <w:rFonts w:ascii="Times New Roman" w:hAnsi="Times New Roman" w:cs="Times New Roman"/>
        </w:rPr>
        <w:t xml:space="preserve">1915 to </w:t>
      </w:r>
      <w:r w:rsidR="00445A6E">
        <w:rPr>
          <w:rFonts w:ascii="Times New Roman" w:hAnsi="Times New Roman" w:cs="Times New Roman"/>
        </w:rPr>
        <w:t>p</w:t>
      </w:r>
      <w:r>
        <w:rPr>
          <w:rFonts w:ascii="Times New Roman" w:hAnsi="Times New Roman" w:cs="Times New Roman"/>
        </w:rPr>
        <w:t>resent</w:t>
      </w:r>
      <w:r w:rsidR="00CE6BCF">
        <w:rPr>
          <w:rFonts w:ascii="Times New Roman" w:hAnsi="Times New Roman" w:cs="Times New Roman"/>
        </w:rPr>
        <w:t xml:space="preserve"> separated by enforcement period</w:t>
      </w:r>
    </w:p>
    <w:p w14:paraId="0C191F80" w14:textId="73D4D25A" w:rsidR="005A74C7" w:rsidRDefault="00A76A46" w:rsidP="005A74C7">
      <w:pPr>
        <w:spacing w:before="100" w:after="100"/>
        <w:ind w:left="-180" w:right="-180"/>
        <w:jc w:val="center"/>
        <w:rPr>
          <w:rFonts w:ascii="Times New Roman" w:hAnsi="Times New Roman" w:cs="Times New Roman"/>
        </w:rPr>
      </w:pPr>
      <w:r>
        <w:rPr>
          <w:rFonts w:ascii="Times New Roman" w:hAnsi="Times New Roman" w:cs="Times New Roman"/>
          <w:noProof/>
        </w:rPr>
        <w:lastRenderedPageBreak/>
        <w:drawing>
          <wp:inline distT="0" distB="0" distL="0" distR="0" wp14:anchorId="41EBA504" wp14:editId="3133E02C">
            <wp:extent cx="5464410" cy="3133229"/>
            <wp:effectExtent l="0" t="0" r="0" b="381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17" cstate="print">
                      <a:extLst>
                        <a:ext uri="{28A0092B-C50C-407E-A947-70E740481C1C}">
                          <a14:useLocalDpi xmlns:a14="http://schemas.microsoft.com/office/drawing/2010/main" val="0"/>
                        </a:ext>
                      </a:extLst>
                    </a:blip>
                    <a:srcRect t="7146"/>
                    <a:stretch/>
                  </pic:blipFill>
                  <pic:spPr bwMode="auto">
                    <a:xfrm>
                      <a:off x="0" y="0"/>
                      <a:ext cx="5480746" cy="3142596"/>
                    </a:xfrm>
                    <a:prstGeom prst="rect">
                      <a:avLst/>
                    </a:prstGeom>
                    <a:ln>
                      <a:noFill/>
                    </a:ln>
                    <a:extLst>
                      <a:ext uri="{53640926-AAD7-44D8-BBD7-CCE9431645EC}">
                        <a14:shadowObscured xmlns:a14="http://schemas.microsoft.com/office/drawing/2010/main"/>
                      </a:ext>
                    </a:extLst>
                  </pic:spPr>
                </pic:pic>
              </a:graphicData>
            </a:graphic>
          </wp:inline>
        </w:drawing>
      </w:r>
    </w:p>
    <w:p w14:paraId="4696C519" w14:textId="21143A68" w:rsidR="00DB1FA6" w:rsidRDefault="00DB1FA6" w:rsidP="005A74C7">
      <w:pPr>
        <w:spacing w:before="100" w:after="100"/>
        <w:ind w:left="-180" w:right="-180"/>
        <w:jc w:val="center"/>
        <w:rPr>
          <w:rFonts w:ascii="Times New Roman" w:hAnsi="Times New Roman" w:cs="Times New Roman"/>
        </w:rPr>
      </w:pPr>
    </w:p>
    <w:p w14:paraId="201177F5" w14:textId="66D4B830" w:rsidR="00DB1FA6" w:rsidRDefault="00DB1FA6" w:rsidP="00157281">
      <w:pPr>
        <w:spacing w:before="360" w:after="100"/>
        <w:ind w:left="-180" w:right="-180" w:firstLine="900"/>
        <w:jc w:val="center"/>
        <w:rPr>
          <w:rFonts w:ascii="Times New Roman" w:hAnsi="Times New Roman" w:cs="Times New Roman"/>
        </w:rPr>
      </w:pPr>
      <w:r>
        <w:rPr>
          <w:rFonts w:ascii="Times New Roman" w:hAnsi="Times New Roman" w:cs="Times New Roman"/>
        </w:rPr>
        <w:t>Figures I</w:t>
      </w:r>
      <w:r w:rsidR="00B86789">
        <w:rPr>
          <w:rFonts w:ascii="Times New Roman" w:hAnsi="Times New Roman" w:cs="Times New Roman"/>
        </w:rPr>
        <w:t>X</w:t>
      </w:r>
      <w:r>
        <w:rPr>
          <w:rFonts w:ascii="Times New Roman" w:hAnsi="Times New Roman" w:cs="Times New Roman"/>
        </w:rPr>
        <w:t xml:space="preserve"> – </w:t>
      </w:r>
      <w:r w:rsidR="004342C3">
        <w:rPr>
          <w:rFonts w:ascii="Times New Roman" w:hAnsi="Times New Roman" w:cs="Times New Roman"/>
        </w:rPr>
        <w:t>Where</w:t>
      </w:r>
      <w:r w:rsidR="00157281">
        <w:rPr>
          <w:rFonts w:ascii="Times New Roman" w:hAnsi="Times New Roman" w:cs="Times New Roman"/>
        </w:rPr>
        <w:t xml:space="preserve"> </w:t>
      </w:r>
      <w:r>
        <w:rPr>
          <w:rFonts w:ascii="Times New Roman" w:hAnsi="Times New Roman" w:cs="Times New Roman"/>
        </w:rPr>
        <w:t>FTC Commissioners and DOJ AAG</w:t>
      </w:r>
      <w:r w:rsidR="004342C3">
        <w:rPr>
          <w:rFonts w:ascii="Times New Roman" w:hAnsi="Times New Roman" w:cs="Times New Roman"/>
        </w:rPr>
        <w:t>s</w:t>
      </w:r>
      <w:r>
        <w:rPr>
          <w:rFonts w:ascii="Times New Roman" w:hAnsi="Times New Roman" w:cs="Times New Roman"/>
        </w:rPr>
        <w:t xml:space="preserve"> go to after government</w:t>
      </w:r>
      <w:r w:rsidR="00DD6F3B">
        <w:rPr>
          <w:rFonts w:ascii="Times New Roman" w:hAnsi="Times New Roman" w:cs="Times New Roman"/>
        </w:rPr>
        <w:t>:</w:t>
      </w:r>
      <w:r>
        <w:rPr>
          <w:rFonts w:ascii="Times New Roman" w:hAnsi="Times New Roman" w:cs="Times New Roman"/>
        </w:rPr>
        <w:t xml:space="preserve"> </w:t>
      </w:r>
      <w:r w:rsidR="00854899">
        <w:rPr>
          <w:rFonts w:ascii="Times New Roman" w:hAnsi="Times New Roman" w:cs="Times New Roman"/>
        </w:rPr>
        <w:br/>
      </w:r>
      <w:r>
        <w:rPr>
          <w:rFonts w:ascii="Times New Roman" w:hAnsi="Times New Roman" w:cs="Times New Roman"/>
        </w:rPr>
        <w:t xml:space="preserve">1915 to </w:t>
      </w:r>
      <w:r w:rsidR="002D7989">
        <w:rPr>
          <w:rFonts w:ascii="Times New Roman" w:hAnsi="Times New Roman" w:cs="Times New Roman"/>
        </w:rPr>
        <w:t>p</w:t>
      </w:r>
      <w:r>
        <w:rPr>
          <w:rFonts w:ascii="Times New Roman" w:hAnsi="Times New Roman" w:cs="Times New Roman"/>
        </w:rPr>
        <w:t>resent</w:t>
      </w:r>
      <w:r w:rsidR="004342C3">
        <w:rPr>
          <w:rFonts w:ascii="Times New Roman" w:hAnsi="Times New Roman" w:cs="Times New Roman"/>
        </w:rPr>
        <w:t>,</w:t>
      </w:r>
      <w:r w:rsidR="00424D24">
        <w:rPr>
          <w:rFonts w:ascii="Times New Roman" w:hAnsi="Times New Roman" w:cs="Times New Roman"/>
        </w:rPr>
        <w:t xml:space="preserve"> </w:t>
      </w:r>
      <w:r w:rsidR="00DD6F3B">
        <w:rPr>
          <w:rFonts w:ascii="Times New Roman" w:hAnsi="Times New Roman" w:cs="Times New Roman"/>
        </w:rPr>
        <w:t>by enforcement period</w:t>
      </w:r>
    </w:p>
    <w:p w14:paraId="2F33545B" w14:textId="0284695C" w:rsidR="00A76A46" w:rsidRDefault="00A76A46" w:rsidP="005A74C7">
      <w:pPr>
        <w:spacing w:before="100" w:after="100"/>
        <w:ind w:left="-180" w:right="-180"/>
        <w:jc w:val="center"/>
        <w:rPr>
          <w:rFonts w:ascii="Times New Roman" w:hAnsi="Times New Roman" w:cs="Times New Roman"/>
        </w:rPr>
      </w:pPr>
      <w:r>
        <w:rPr>
          <w:rFonts w:ascii="Times New Roman" w:hAnsi="Times New Roman" w:cs="Times New Roman"/>
          <w:noProof/>
        </w:rPr>
        <w:drawing>
          <wp:inline distT="0" distB="0" distL="0" distR="0" wp14:anchorId="2CCAA592" wp14:editId="6214BDB6">
            <wp:extent cx="5464409" cy="3133230"/>
            <wp:effectExtent l="0" t="0" r="0" b="381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rotWithShape="1">
                    <a:blip r:embed="rId18" cstate="print">
                      <a:extLst>
                        <a:ext uri="{28A0092B-C50C-407E-A947-70E740481C1C}">
                          <a14:useLocalDpi xmlns:a14="http://schemas.microsoft.com/office/drawing/2010/main" val="0"/>
                        </a:ext>
                      </a:extLst>
                    </a:blip>
                    <a:srcRect t="7146"/>
                    <a:stretch/>
                  </pic:blipFill>
                  <pic:spPr bwMode="auto">
                    <a:xfrm>
                      <a:off x="0" y="0"/>
                      <a:ext cx="5475439" cy="3139554"/>
                    </a:xfrm>
                    <a:prstGeom prst="rect">
                      <a:avLst/>
                    </a:prstGeom>
                    <a:ln>
                      <a:noFill/>
                    </a:ln>
                    <a:extLst>
                      <a:ext uri="{53640926-AAD7-44D8-BBD7-CCE9431645EC}">
                        <a14:shadowObscured xmlns:a14="http://schemas.microsoft.com/office/drawing/2010/main"/>
                      </a:ext>
                    </a:extLst>
                  </pic:spPr>
                </pic:pic>
              </a:graphicData>
            </a:graphic>
          </wp:inline>
        </w:drawing>
      </w:r>
    </w:p>
    <w:p w14:paraId="3ADA177D" w14:textId="00200737" w:rsidR="005A74C7" w:rsidRDefault="004342C3" w:rsidP="00C84F65">
      <w:pPr>
        <w:spacing w:before="100" w:after="100"/>
        <w:ind w:left="810" w:right="-180"/>
        <w:rPr>
          <w:rFonts w:ascii="Times New Roman" w:hAnsi="Times New Roman" w:cs="Times New Roman"/>
          <w:sz w:val="20"/>
          <w:szCs w:val="20"/>
        </w:rPr>
      </w:pPr>
      <w:r w:rsidRPr="004342C3">
        <w:rPr>
          <w:rFonts w:ascii="Times New Roman" w:hAnsi="Times New Roman" w:cs="Times New Roman"/>
          <w:bCs/>
          <w:sz w:val="20"/>
          <w:szCs w:val="20"/>
        </w:rPr>
        <w:t>Notes</w:t>
      </w:r>
      <w:r>
        <w:rPr>
          <w:rFonts w:ascii="Times New Roman" w:hAnsi="Times New Roman" w:cs="Times New Roman"/>
          <w:b/>
          <w:bCs/>
          <w:sz w:val="20"/>
          <w:szCs w:val="20"/>
        </w:rPr>
        <w:t>.</w:t>
      </w:r>
      <w:r w:rsidR="0085293F" w:rsidRPr="0085293F">
        <w:rPr>
          <w:rFonts w:ascii="Times New Roman" w:hAnsi="Times New Roman" w:cs="Times New Roman"/>
          <w:sz w:val="20"/>
          <w:szCs w:val="20"/>
        </w:rPr>
        <w:t xml:space="preserve"> </w:t>
      </w:r>
      <w:r w:rsidR="00B86789">
        <w:rPr>
          <w:rFonts w:ascii="Times New Roman" w:hAnsi="Times New Roman" w:cs="Times New Roman"/>
          <w:sz w:val="20"/>
          <w:szCs w:val="20"/>
        </w:rPr>
        <w:t xml:space="preserve">Based </w:t>
      </w:r>
      <w:r w:rsidR="00845C82">
        <w:rPr>
          <w:rFonts w:ascii="Times New Roman" w:hAnsi="Times New Roman" w:cs="Times New Roman"/>
          <w:sz w:val="20"/>
          <w:szCs w:val="20"/>
        </w:rPr>
        <w:t>on m</w:t>
      </w:r>
      <w:r w:rsidR="0085293F">
        <w:rPr>
          <w:rFonts w:ascii="Times New Roman" w:hAnsi="Times New Roman" w:cs="Times New Roman"/>
          <w:sz w:val="20"/>
          <w:szCs w:val="20"/>
        </w:rPr>
        <w:t>ultiple varied sources</w:t>
      </w:r>
      <w:r w:rsidR="006C7E18">
        <w:rPr>
          <w:rFonts w:ascii="Times New Roman" w:hAnsi="Times New Roman" w:cs="Times New Roman"/>
          <w:sz w:val="20"/>
          <w:szCs w:val="20"/>
        </w:rPr>
        <w:t xml:space="preserve">, such as newspaper articles, </w:t>
      </w:r>
      <w:r w:rsidR="004665CA">
        <w:rPr>
          <w:rFonts w:ascii="Times New Roman" w:hAnsi="Times New Roman" w:cs="Times New Roman"/>
          <w:sz w:val="20"/>
          <w:szCs w:val="20"/>
        </w:rPr>
        <w:t>publicly</w:t>
      </w:r>
      <w:r w:rsidR="006C7E18">
        <w:rPr>
          <w:rFonts w:ascii="Times New Roman" w:hAnsi="Times New Roman" w:cs="Times New Roman"/>
          <w:sz w:val="20"/>
          <w:szCs w:val="20"/>
        </w:rPr>
        <w:t xml:space="preserve"> available professional prof</w:t>
      </w:r>
      <w:r w:rsidR="00424D24">
        <w:rPr>
          <w:rFonts w:ascii="Times New Roman" w:hAnsi="Times New Roman" w:cs="Times New Roman"/>
          <w:sz w:val="20"/>
          <w:szCs w:val="20"/>
        </w:rPr>
        <w:t>i</w:t>
      </w:r>
      <w:r w:rsidR="006C7E18">
        <w:rPr>
          <w:rFonts w:ascii="Times New Roman" w:hAnsi="Times New Roman" w:cs="Times New Roman"/>
          <w:sz w:val="20"/>
          <w:szCs w:val="20"/>
        </w:rPr>
        <w:t xml:space="preserve">les, agency and Congressional bios and others. </w:t>
      </w:r>
    </w:p>
    <w:p w14:paraId="5F34BA26" w14:textId="58C439CC" w:rsidR="00974AAF" w:rsidRPr="00075A26" w:rsidRDefault="00974AAF" w:rsidP="00C84F65">
      <w:pPr>
        <w:spacing w:before="100" w:after="100"/>
        <w:ind w:left="810" w:right="-180"/>
        <w:rPr>
          <w:rFonts w:ascii="Times New Roman" w:hAnsi="Times New Roman" w:cs="Times New Roman"/>
          <w:sz w:val="20"/>
          <w:szCs w:val="20"/>
        </w:rPr>
      </w:pPr>
      <w:r w:rsidRPr="00974AAF">
        <w:rPr>
          <w:rFonts w:ascii="Times New Roman" w:hAnsi="Times New Roman" w:cs="Times New Roman"/>
          <w:sz w:val="20"/>
          <w:szCs w:val="20"/>
        </w:rPr>
        <w:t>Alternate includes everything not represented in the other categories, including retirement, death, work as a journalist</w:t>
      </w:r>
      <w:r w:rsidR="008710E9">
        <w:rPr>
          <w:rFonts w:ascii="Times New Roman" w:hAnsi="Times New Roman" w:cs="Times New Roman"/>
          <w:sz w:val="20"/>
          <w:szCs w:val="20"/>
        </w:rPr>
        <w:t xml:space="preserve"> </w:t>
      </w:r>
      <w:r w:rsidRPr="00974AAF">
        <w:rPr>
          <w:rFonts w:ascii="Times New Roman" w:hAnsi="Times New Roman" w:cs="Times New Roman"/>
          <w:sz w:val="20"/>
          <w:szCs w:val="20"/>
        </w:rPr>
        <w:t xml:space="preserve">and others. Law Firm describes major law firms while private practice describes </w:t>
      </w:r>
      <w:r w:rsidR="009E2721">
        <w:rPr>
          <w:rFonts w:ascii="Times New Roman" w:hAnsi="Times New Roman" w:cs="Times New Roman"/>
          <w:sz w:val="20"/>
          <w:szCs w:val="20"/>
        </w:rPr>
        <w:t xml:space="preserve">mostly </w:t>
      </w:r>
      <w:r w:rsidRPr="00974AAF">
        <w:rPr>
          <w:rFonts w:ascii="Times New Roman" w:hAnsi="Times New Roman" w:cs="Times New Roman"/>
          <w:sz w:val="20"/>
          <w:szCs w:val="20"/>
        </w:rPr>
        <w:t>small law firms</w:t>
      </w:r>
      <w:r w:rsidR="004A2513">
        <w:rPr>
          <w:rFonts w:ascii="Times New Roman" w:hAnsi="Times New Roman" w:cs="Times New Roman"/>
          <w:sz w:val="20"/>
          <w:szCs w:val="20"/>
        </w:rPr>
        <w:t xml:space="preserve"> usually not engaged in antitrust litigation</w:t>
      </w:r>
      <w:r w:rsidRPr="00974AAF">
        <w:rPr>
          <w:rFonts w:ascii="Times New Roman" w:hAnsi="Times New Roman" w:cs="Times New Roman"/>
          <w:sz w:val="20"/>
          <w:szCs w:val="20"/>
        </w:rPr>
        <w:t xml:space="preserve">, but also cases where we cannot confirm which law firm the person </w:t>
      </w:r>
      <w:r w:rsidR="00D871B8">
        <w:rPr>
          <w:rFonts w:ascii="Times New Roman" w:hAnsi="Times New Roman" w:cs="Times New Roman"/>
          <w:sz w:val="20"/>
          <w:szCs w:val="20"/>
        </w:rPr>
        <w:t>came from/</w:t>
      </w:r>
      <w:r w:rsidRPr="00974AAF">
        <w:rPr>
          <w:rFonts w:ascii="Times New Roman" w:hAnsi="Times New Roman" w:cs="Times New Roman"/>
          <w:sz w:val="20"/>
          <w:szCs w:val="20"/>
        </w:rPr>
        <w:t>joined after leaving government.</w:t>
      </w:r>
    </w:p>
    <w:p w14:paraId="760EAA59" w14:textId="374E0028" w:rsidR="00BC1C3E" w:rsidRDefault="00C84F65">
      <w:pPr>
        <w:spacing w:before="360" w:after="100"/>
        <w:ind w:firstLine="630"/>
        <w:jc w:val="both"/>
        <w:rPr>
          <w:rFonts w:ascii="Times New Roman" w:hAnsi="Times New Roman" w:cs="Times New Roman"/>
        </w:rPr>
      </w:pPr>
      <w:r>
        <w:rPr>
          <w:rFonts w:ascii="Times New Roman" w:hAnsi="Times New Roman" w:cs="Times New Roman"/>
        </w:rPr>
        <w:lastRenderedPageBreak/>
        <w:t>It is worth stressing that these numbers are conservative, as we only consider primary employment: our general impression is that today it is far more common for academics to rotate in and out of government and take paid consulting positions while maintaining their primary employment in academia than it was in the past.</w:t>
      </w:r>
      <w:r w:rsidRPr="006C0632">
        <w:rPr>
          <w:rStyle w:val="FootnoteReference"/>
        </w:rPr>
        <w:footnoteReference w:id="137"/>
      </w:r>
      <w:ins w:id="518" w:author="Sima Biondi" w:date="2022-01-19T10:27:00Z">
        <w:r w:rsidR="005D5952">
          <w:rPr>
            <w:rFonts w:ascii="Times New Roman" w:hAnsi="Times New Roman" w:cs="Times New Roman"/>
          </w:rPr>
          <w:t>[]</w:t>
        </w:r>
      </w:ins>
    </w:p>
    <w:p w14:paraId="726C2A95" w14:textId="134EF298" w:rsidR="00C7664F" w:rsidRDefault="00386AB8" w:rsidP="00713474">
      <w:pPr>
        <w:spacing w:before="100" w:after="100"/>
        <w:ind w:firstLine="630"/>
        <w:jc w:val="both"/>
        <w:rPr>
          <w:rFonts w:ascii="Times New Roman" w:hAnsi="Times New Roman" w:cs="Times New Roman"/>
        </w:rPr>
      </w:pPr>
      <w:r>
        <w:rPr>
          <w:rFonts w:ascii="Times New Roman" w:hAnsi="Times New Roman" w:cs="Times New Roman"/>
        </w:rPr>
        <w:t>In</w:t>
      </w:r>
      <w:del w:id="519" w:author="Sima Biondi" w:date="2022-01-19T10:27:00Z">
        <w:r w:rsidDel="005D5952">
          <w:rPr>
            <w:rFonts w:ascii="Times New Roman" w:hAnsi="Times New Roman" w:cs="Times New Roman"/>
          </w:rPr>
          <w:delText xml:space="preserve"> a</w:delText>
        </w:r>
      </w:del>
      <w:r>
        <w:rPr>
          <w:rFonts w:ascii="Times New Roman" w:hAnsi="Times New Roman" w:cs="Times New Roman"/>
        </w:rPr>
        <w:t xml:space="preserve"> summary, </w:t>
      </w:r>
      <w:r w:rsidR="00BC1C3E">
        <w:rPr>
          <w:rFonts w:ascii="Times New Roman" w:hAnsi="Times New Roman" w:cs="Times New Roman"/>
        </w:rPr>
        <w:t>different data</w:t>
      </w:r>
      <w:r w:rsidR="00D00CD5">
        <w:rPr>
          <w:rFonts w:ascii="Times New Roman" w:hAnsi="Times New Roman" w:cs="Times New Roman"/>
        </w:rPr>
        <w:t xml:space="preserve"> </w:t>
      </w:r>
      <w:r w:rsidR="00BC1C3E">
        <w:rPr>
          <w:rFonts w:ascii="Times New Roman" w:hAnsi="Times New Roman" w:cs="Times New Roman"/>
        </w:rPr>
        <w:t xml:space="preserve">sources show that </w:t>
      </w:r>
      <w:r>
        <w:rPr>
          <w:rFonts w:ascii="Times New Roman" w:hAnsi="Times New Roman" w:cs="Times New Roman"/>
        </w:rPr>
        <w:t xml:space="preserve">the weakening of </w:t>
      </w:r>
      <w:r w:rsidR="00703683">
        <w:rPr>
          <w:rFonts w:ascii="Times New Roman" w:hAnsi="Times New Roman" w:cs="Times New Roman"/>
        </w:rPr>
        <w:t>FTC</w:t>
      </w:r>
      <w:ins w:id="520" w:author="Sima Biondi" w:date="2022-01-19T10:27:00Z">
        <w:r w:rsidR="005D5952">
          <w:rPr>
            <w:rFonts w:ascii="Times New Roman" w:hAnsi="Times New Roman" w:cs="Times New Roman"/>
          </w:rPr>
          <w:t xml:space="preserve"> and </w:t>
        </w:r>
      </w:ins>
      <w:del w:id="521" w:author="Sima Biondi" w:date="2022-01-19T10:27:00Z">
        <w:r w:rsidR="00703683" w:rsidDel="005D5952">
          <w:rPr>
            <w:rFonts w:ascii="Times New Roman" w:hAnsi="Times New Roman" w:cs="Times New Roman"/>
          </w:rPr>
          <w:delText>/</w:delText>
        </w:r>
      </w:del>
      <w:r w:rsidR="00703683">
        <w:rPr>
          <w:rFonts w:ascii="Times New Roman" w:hAnsi="Times New Roman" w:cs="Times New Roman"/>
        </w:rPr>
        <w:t>DOJ</w:t>
      </w:r>
      <w:r w:rsidR="006C7076">
        <w:rPr>
          <w:rFonts w:ascii="Times New Roman" w:hAnsi="Times New Roman" w:cs="Times New Roman"/>
        </w:rPr>
        <w:t>-</w:t>
      </w:r>
      <w:r w:rsidR="00703683">
        <w:rPr>
          <w:rFonts w:ascii="Times New Roman" w:hAnsi="Times New Roman" w:cs="Times New Roman"/>
        </w:rPr>
        <w:t xml:space="preserve">led </w:t>
      </w:r>
      <w:r>
        <w:rPr>
          <w:rFonts w:ascii="Times New Roman" w:hAnsi="Times New Roman" w:cs="Times New Roman"/>
        </w:rPr>
        <w:t xml:space="preserve">antitrust enforcement </w:t>
      </w:r>
      <w:del w:id="522" w:author="Sima Biondi" w:date="2022-01-19T10:28:00Z">
        <w:r w:rsidDel="005D5952">
          <w:rPr>
            <w:rFonts w:ascii="Times New Roman" w:hAnsi="Times New Roman" w:cs="Times New Roman"/>
          </w:rPr>
          <w:delText xml:space="preserve">that </w:delText>
        </w:r>
      </w:del>
      <w:ins w:id="523" w:author="Sima Biondi" w:date="2022-01-19T10:28:00Z">
        <w:r w:rsidR="005D5952">
          <w:rPr>
            <w:rFonts w:ascii="Times New Roman" w:hAnsi="Times New Roman" w:cs="Times New Roman"/>
          </w:rPr>
          <w:t xml:space="preserve">which </w:t>
        </w:r>
      </w:ins>
      <w:r w:rsidR="002A7330">
        <w:rPr>
          <w:rFonts w:ascii="Times New Roman" w:hAnsi="Times New Roman" w:cs="Times New Roman"/>
        </w:rPr>
        <w:t xml:space="preserve">starts </w:t>
      </w:r>
      <w:r>
        <w:rPr>
          <w:rFonts w:ascii="Times New Roman" w:hAnsi="Times New Roman" w:cs="Times New Roman"/>
        </w:rPr>
        <w:t xml:space="preserve">after the second half of the 1970s </w:t>
      </w:r>
      <w:r w:rsidR="00D3601A">
        <w:rPr>
          <w:rFonts w:ascii="Times New Roman" w:hAnsi="Times New Roman" w:cs="Times New Roman"/>
        </w:rPr>
        <w:t>takes place at the same time as</w:t>
      </w:r>
      <w:r>
        <w:rPr>
          <w:rFonts w:ascii="Times New Roman" w:hAnsi="Times New Roman" w:cs="Times New Roman"/>
        </w:rPr>
        <w:t>: (</w:t>
      </w:r>
      <w:proofErr w:type="spellStart"/>
      <w:r>
        <w:rPr>
          <w:rFonts w:ascii="Times New Roman" w:hAnsi="Times New Roman" w:cs="Times New Roman"/>
        </w:rPr>
        <w:t>i</w:t>
      </w:r>
      <w:proofErr w:type="spellEnd"/>
      <w:r>
        <w:rPr>
          <w:rFonts w:ascii="Times New Roman" w:hAnsi="Times New Roman" w:cs="Times New Roman"/>
        </w:rPr>
        <w:t xml:space="preserve">) </w:t>
      </w:r>
      <w:r w:rsidR="00642757">
        <w:rPr>
          <w:rFonts w:ascii="Times New Roman" w:hAnsi="Times New Roman" w:cs="Times New Roman"/>
        </w:rPr>
        <w:t xml:space="preserve">a </w:t>
      </w:r>
      <w:r w:rsidR="005720FA">
        <w:rPr>
          <w:rFonts w:ascii="Times New Roman" w:hAnsi="Times New Roman" w:cs="Times New Roman"/>
        </w:rPr>
        <w:t xml:space="preserve">significant but </w:t>
      </w:r>
      <w:r w:rsidR="00D00CD5">
        <w:rPr>
          <w:rFonts w:ascii="Times New Roman" w:hAnsi="Times New Roman" w:cs="Times New Roman"/>
        </w:rPr>
        <w:t>low-profile</w:t>
      </w:r>
      <w:r w:rsidR="005720FA">
        <w:rPr>
          <w:rFonts w:ascii="Times New Roman" w:hAnsi="Times New Roman" w:cs="Times New Roman"/>
        </w:rPr>
        <w:t xml:space="preserve"> </w:t>
      </w:r>
      <w:r w:rsidR="00A3602F">
        <w:rPr>
          <w:rFonts w:ascii="Times New Roman" w:hAnsi="Times New Roman" w:cs="Times New Roman"/>
        </w:rPr>
        <w:t>reduction</w:t>
      </w:r>
      <w:r w:rsidR="00A52BB8">
        <w:rPr>
          <w:rFonts w:ascii="Times New Roman" w:hAnsi="Times New Roman" w:cs="Times New Roman"/>
        </w:rPr>
        <w:t xml:space="preserve"> </w:t>
      </w:r>
      <w:r w:rsidR="00642757">
        <w:rPr>
          <w:rFonts w:ascii="Times New Roman" w:hAnsi="Times New Roman" w:cs="Times New Roman"/>
        </w:rPr>
        <w:t>in the amount of resources available for both agencies</w:t>
      </w:r>
      <w:r w:rsidR="006930A5">
        <w:rPr>
          <w:rFonts w:ascii="Times New Roman" w:hAnsi="Times New Roman" w:cs="Times New Roman"/>
        </w:rPr>
        <w:t>,</w:t>
      </w:r>
      <w:r w:rsidR="00A3602F">
        <w:rPr>
          <w:rFonts w:ascii="Times New Roman" w:hAnsi="Times New Roman" w:cs="Times New Roman"/>
        </w:rPr>
        <w:t xml:space="preserve"> (ii) a major increase in the salary differential between private and public employees, leading to (iii) an increase in the revolving door between agency leadership and the companies they are supposed to oversee</w:t>
      </w:r>
      <w:r w:rsidR="006930A5">
        <w:rPr>
          <w:rFonts w:ascii="Times New Roman" w:hAnsi="Times New Roman" w:cs="Times New Roman"/>
        </w:rPr>
        <w:t xml:space="preserve"> and</w:t>
      </w:r>
      <w:r w:rsidR="00A3602F">
        <w:rPr>
          <w:rFonts w:ascii="Times New Roman" w:hAnsi="Times New Roman" w:cs="Times New Roman"/>
        </w:rPr>
        <w:t xml:space="preserve"> </w:t>
      </w:r>
      <w:r w:rsidR="00642757">
        <w:rPr>
          <w:rFonts w:ascii="Times New Roman" w:hAnsi="Times New Roman" w:cs="Times New Roman"/>
        </w:rPr>
        <w:t>(</w:t>
      </w:r>
      <w:r w:rsidR="00A3602F">
        <w:rPr>
          <w:rFonts w:ascii="Times New Roman" w:hAnsi="Times New Roman" w:cs="Times New Roman"/>
        </w:rPr>
        <w:t>i</w:t>
      </w:r>
      <w:r w:rsidR="00642757">
        <w:rPr>
          <w:rFonts w:ascii="Times New Roman" w:hAnsi="Times New Roman" w:cs="Times New Roman"/>
        </w:rPr>
        <w:t xml:space="preserve">v) the imposition of non-antitrust related </w:t>
      </w:r>
      <w:r w:rsidR="00F70683">
        <w:rPr>
          <w:rFonts w:ascii="Times New Roman" w:hAnsi="Times New Roman" w:cs="Times New Roman"/>
        </w:rPr>
        <w:t xml:space="preserve">legal and other </w:t>
      </w:r>
      <w:r w:rsidR="00642757">
        <w:rPr>
          <w:rFonts w:ascii="Times New Roman" w:hAnsi="Times New Roman" w:cs="Times New Roman"/>
        </w:rPr>
        <w:t xml:space="preserve">restrictions </w:t>
      </w:r>
      <w:r w:rsidR="00B312CB">
        <w:rPr>
          <w:rFonts w:ascii="Times New Roman" w:hAnsi="Times New Roman" w:cs="Times New Roman"/>
        </w:rPr>
        <w:t xml:space="preserve">that limited </w:t>
      </w:r>
      <w:r w:rsidR="001C6E05">
        <w:rPr>
          <w:rFonts w:ascii="Times New Roman" w:hAnsi="Times New Roman" w:cs="Times New Roman"/>
        </w:rPr>
        <w:t xml:space="preserve">the </w:t>
      </w:r>
      <w:r w:rsidR="00642757">
        <w:rPr>
          <w:rFonts w:ascii="Times New Roman" w:hAnsi="Times New Roman" w:cs="Times New Roman"/>
        </w:rPr>
        <w:t>agencies’ ability to properly perform their work.</w:t>
      </w:r>
      <w:bookmarkStart w:id="524" w:name="OLE_LINK5"/>
      <w:bookmarkStart w:id="525" w:name="OLE_LINK6"/>
      <w:bookmarkEnd w:id="205"/>
      <w:bookmarkEnd w:id="206"/>
    </w:p>
    <w:p w14:paraId="49D7D954" w14:textId="25878E88" w:rsidR="00C7664F" w:rsidRDefault="00C7664F" w:rsidP="00D00CD5">
      <w:pPr>
        <w:pStyle w:val="Heading3"/>
        <w:spacing w:before="240" w:after="240"/>
        <w:ind w:left="720"/>
        <w:rPr>
          <w:rFonts w:ascii="Times New Roman" w:hAnsi="Times New Roman" w:cs="Times New Roman"/>
        </w:rPr>
      </w:pPr>
      <w:r w:rsidRPr="004A094F">
        <w:rPr>
          <w:rFonts w:ascii="Times New Roman" w:hAnsi="Times New Roman" w:cs="Times New Roman"/>
        </w:rPr>
        <w:t>Part III.B.</w:t>
      </w:r>
      <w:r>
        <w:rPr>
          <w:rFonts w:ascii="Times New Roman" w:hAnsi="Times New Roman" w:cs="Times New Roman"/>
        </w:rPr>
        <w:t>2</w:t>
      </w:r>
      <w:r w:rsidRPr="004A094F">
        <w:rPr>
          <w:rFonts w:ascii="Times New Roman" w:hAnsi="Times New Roman" w:cs="Times New Roman"/>
        </w:rPr>
        <w:t xml:space="preserve"> </w:t>
      </w:r>
      <w:r>
        <w:rPr>
          <w:rFonts w:ascii="Times New Roman" w:hAnsi="Times New Roman" w:cs="Times New Roman"/>
        </w:rPr>
        <w:t>Supreme Court</w:t>
      </w:r>
    </w:p>
    <w:p w14:paraId="78B938EA" w14:textId="4B9E83DC" w:rsidR="00C7664F" w:rsidRDefault="00C7664F" w:rsidP="00C7664F">
      <w:pPr>
        <w:spacing w:before="100" w:after="100"/>
        <w:ind w:firstLine="630"/>
        <w:jc w:val="both"/>
        <w:rPr>
          <w:rFonts w:ascii="Times New Roman" w:hAnsi="Times New Roman" w:cs="Times New Roman"/>
        </w:rPr>
      </w:pPr>
      <w:r>
        <w:rPr>
          <w:rFonts w:ascii="Times New Roman" w:hAnsi="Times New Roman" w:cs="Times New Roman"/>
        </w:rPr>
        <w:t xml:space="preserve">As has been widely documented by scholars, the courts have relentlessly narrowed the scope of the antitrust statutes from the very </w:t>
      </w:r>
      <w:r w:rsidRPr="005D7790">
        <w:rPr>
          <w:rFonts w:ascii="Times New Roman" w:hAnsi="Times New Roman" w:cs="Times New Roman"/>
        </w:rPr>
        <w:t>beginning.</w:t>
      </w:r>
      <w:r w:rsidRPr="006C0632">
        <w:rPr>
          <w:rStyle w:val="FootnoteReference"/>
        </w:rPr>
        <w:footnoteReference w:id="138"/>
      </w:r>
      <w:r w:rsidRPr="005D7790">
        <w:rPr>
          <w:rFonts w:ascii="Times New Roman" w:hAnsi="Times New Roman" w:cs="Times New Roman"/>
        </w:rPr>
        <w:t xml:space="preserve"> Early</w:t>
      </w:r>
      <w:r>
        <w:rPr>
          <w:rFonts w:ascii="Times New Roman" w:hAnsi="Times New Roman" w:cs="Times New Roman"/>
        </w:rPr>
        <w:t xml:space="preserve"> Supreme Court cases </w:t>
      </w:r>
      <w:del w:id="526" w:author="Sima Biondi" w:date="2022-01-19T10:28:00Z">
        <w:r w:rsidDel="005D5952">
          <w:rPr>
            <w:rFonts w:ascii="Times New Roman" w:hAnsi="Times New Roman" w:cs="Times New Roman"/>
          </w:rPr>
          <w:delText xml:space="preserve">of </w:delText>
        </w:r>
      </w:del>
      <w:ins w:id="527" w:author="Sima Biondi" w:date="2022-01-19T10:28:00Z">
        <w:r w:rsidR="005D5952">
          <w:rPr>
            <w:rFonts w:ascii="Times New Roman" w:hAnsi="Times New Roman" w:cs="Times New Roman"/>
          </w:rPr>
          <w:t xml:space="preserve">in </w:t>
        </w:r>
      </w:ins>
      <w:r>
        <w:rPr>
          <w:rFonts w:ascii="Times New Roman" w:hAnsi="Times New Roman" w:cs="Times New Roman"/>
        </w:rPr>
        <w:t xml:space="preserve">the late nineteenth and early twentieth century all but killed the Sherman Act as a weapon against </w:t>
      </w:r>
      <w:r w:rsidRPr="005D7790">
        <w:rPr>
          <w:rFonts w:ascii="Times New Roman" w:hAnsi="Times New Roman" w:cs="Times New Roman"/>
        </w:rPr>
        <w:t>monopolies.</w:t>
      </w:r>
      <w:r w:rsidRPr="006C0632">
        <w:rPr>
          <w:rStyle w:val="FootnoteReference"/>
        </w:rPr>
        <w:footnoteReference w:id="139"/>
      </w:r>
      <w:r w:rsidRPr="005D7790">
        <w:rPr>
          <w:rFonts w:ascii="Times New Roman" w:hAnsi="Times New Roman" w:cs="Times New Roman"/>
        </w:rPr>
        <w:t xml:space="preserve"> Prodded</w:t>
      </w:r>
      <w:r>
        <w:rPr>
          <w:rFonts w:ascii="Times New Roman" w:hAnsi="Times New Roman" w:cs="Times New Roman"/>
        </w:rPr>
        <w:t xml:space="preserve"> by aggressive antitrust enforcement by Roosevelt, Taft, and Wilson, the Supreme Court relented to a degree, while nonetheless continuing to graft exceptions and defenses onto the </w:t>
      </w:r>
      <w:r w:rsidRPr="005D7790">
        <w:rPr>
          <w:rFonts w:ascii="Times New Roman" w:hAnsi="Times New Roman" w:cs="Times New Roman"/>
        </w:rPr>
        <w:t>statutes.</w:t>
      </w:r>
      <w:r w:rsidRPr="006C0632">
        <w:rPr>
          <w:rStyle w:val="FootnoteReference"/>
        </w:rPr>
        <w:footnoteReference w:id="140"/>
      </w:r>
      <w:r w:rsidRPr="005D7790">
        <w:rPr>
          <w:rFonts w:ascii="Times New Roman" w:hAnsi="Times New Roman" w:cs="Times New Roman"/>
        </w:rPr>
        <w:t xml:space="preserve"> As</w:t>
      </w:r>
      <w:r>
        <w:rPr>
          <w:rFonts w:ascii="Times New Roman" w:hAnsi="Times New Roman" w:cs="Times New Roman"/>
        </w:rPr>
        <w:t xml:space="preserve"> we saw earlier, legislative reform during the twentieth century helped revive antitrust enforcement.</w:t>
      </w:r>
    </w:p>
    <w:p w14:paraId="74C95B32" w14:textId="754CA1D5" w:rsidR="00C7664F" w:rsidRDefault="00C7664F" w:rsidP="00C7664F">
      <w:pPr>
        <w:spacing w:before="100" w:after="100"/>
        <w:ind w:firstLine="630"/>
        <w:jc w:val="both"/>
        <w:rPr>
          <w:rFonts w:ascii="Times New Roman" w:hAnsi="Times New Roman" w:cs="Times New Roman"/>
        </w:rPr>
      </w:pPr>
      <w:r>
        <w:rPr>
          <w:rFonts w:ascii="Times New Roman" w:hAnsi="Times New Roman" w:cs="Times New Roman"/>
        </w:rPr>
        <w:t>But the anti-antitrust jurisprudence of the Supreme Court (and lower courts as well) accelerated in the 1970s. The cases are too numerous to mention here, but in broad outline, the Supreme Court limited antitrust enforcement in the following ways. The Court imposed standing requirements on private plaintiffs that eliminate cases brought by people who are harmed by antitrust violators but are not in privity with them (“indirect purchasers”) or whose injuries do not follow a direct causal pathway from the violations</w:t>
      </w:r>
      <w:r w:rsidRPr="005D7790">
        <w:rPr>
          <w:rFonts w:ascii="Times New Roman" w:hAnsi="Times New Roman" w:cs="Times New Roman"/>
        </w:rPr>
        <w:t>.</w:t>
      </w:r>
      <w:r w:rsidRPr="006C0632">
        <w:rPr>
          <w:rStyle w:val="FootnoteReference"/>
        </w:rPr>
        <w:footnoteReference w:id="141"/>
      </w:r>
      <w:r w:rsidRPr="005D7790">
        <w:rPr>
          <w:rFonts w:ascii="Times New Roman" w:hAnsi="Times New Roman" w:cs="Times New Roman"/>
        </w:rPr>
        <w:t xml:space="preserve"> It</w:t>
      </w:r>
      <w:r>
        <w:rPr>
          <w:rFonts w:ascii="Times New Roman" w:hAnsi="Times New Roman" w:cs="Times New Roman"/>
        </w:rPr>
        <w:t xml:space="preserve"> imposed pleading requirements that block antitrust actions where much of the evidence is not already public—contrary to the practice in other areas of the law</w:t>
      </w:r>
      <w:r w:rsidRPr="005D7790">
        <w:rPr>
          <w:rFonts w:ascii="Times New Roman" w:hAnsi="Times New Roman" w:cs="Times New Roman"/>
        </w:rPr>
        <w:t>.</w:t>
      </w:r>
      <w:r w:rsidRPr="006C0632">
        <w:rPr>
          <w:rStyle w:val="FootnoteReference"/>
        </w:rPr>
        <w:footnoteReference w:id="142"/>
      </w:r>
      <w:r w:rsidRPr="005D7790">
        <w:rPr>
          <w:rFonts w:ascii="Times New Roman" w:hAnsi="Times New Roman" w:cs="Times New Roman"/>
        </w:rPr>
        <w:t xml:space="preserve"> </w:t>
      </w:r>
      <w:r>
        <w:rPr>
          <w:rFonts w:ascii="Times New Roman" w:hAnsi="Times New Roman" w:cs="Times New Roman"/>
        </w:rPr>
        <w:t xml:space="preserve">These requirements limited the ability of plaintiffs to obtain needed evidence through discovery, which has further harmed antitrust enforcement as the Court has also </w:t>
      </w:r>
      <w:r>
        <w:rPr>
          <w:rFonts w:ascii="Times New Roman" w:hAnsi="Times New Roman" w:cs="Times New Roman"/>
        </w:rPr>
        <w:lastRenderedPageBreak/>
        <w:t xml:space="preserve">imposed a higher threshold for proving agreement among cartel </w:t>
      </w:r>
      <w:r w:rsidRPr="005D7790">
        <w:rPr>
          <w:rFonts w:ascii="Times New Roman" w:hAnsi="Times New Roman" w:cs="Times New Roman"/>
        </w:rPr>
        <w:t>members.</w:t>
      </w:r>
      <w:r w:rsidRPr="006C0632">
        <w:rPr>
          <w:rStyle w:val="FootnoteReference"/>
        </w:rPr>
        <w:footnoteReference w:id="143"/>
      </w:r>
      <w:r w:rsidRPr="005D7790">
        <w:rPr>
          <w:rFonts w:ascii="Times New Roman" w:hAnsi="Times New Roman" w:cs="Times New Roman"/>
        </w:rPr>
        <w:t xml:space="preserve"> The</w:t>
      </w:r>
      <w:r>
        <w:rPr>
          <w:rFonts w:ascii="Times New Roman" w:hAnsi="Times New Roman" w:cs="Times New Roman"/>
        </w:rPr>
        <w:t xml:space="preserve"> Court eliminated or weakened the per se rule for a range of conduct, including most vertical arrangements, leaving plaintiffs to the mercy of the rule of reason, which enables defendants to escape liability by asserting (often dubious) business </w:t>
      </w:r>
      <w:r w:rsidRPr="005D7790">
        <w:rPr>
          <w:rFonts w:ascii="Times New Roman" w:hAnsi="Times New Roman" w:cs="Times New Roman"/>
        </w:rPr>
        <w:t>justifications.</w:t>
      </w:r>
      <w:r w:rsidRPr="006C0632">
        <w:rPr>
          <w:rStyle w:val="FootnoteReference"/>
        </w:rPr>
        <w:footnoteReference w:id="144"/>
      </w:r>
      <w:r>
        <w:rPr>
          <w:rFonts w:ascii="Times New Roman" w:hAnsi="Times New Roman" w:cs="Times New Roman"/>
        </w:rPr>
        <w:t xml:space="preserve"> The Court weakened the Robinson-Patman Act as a freestanding source of law</w:t>
      </w:r>
      <w:r w:rsidRPr="005D7790">
        <w:rPr>
          <w:rFonts w:ascii="Times New Roman" w:hAnsi="Times New Roman" w:cs="Times New Roman"/>
        </w:rPr>
        <w:t>,</w:t>
      </w:r>
      <w:r w:rsidRPr="006C0632">
        <w:rPr>
          <w:rStyle w:val="FootnoteReference"/>
        </w:rPr>
        <w:footnoteReference w:id="145"/>
      </w:r>
      <w:r w:rsidRPr="005D7790">
        <w:rPr>
          <w:rFonts w:ascii="Times New Roman" w:hAnsi="Times New Roman" w:cs="Times New Roman"/>
        </w:rPr>
        <w:t xml:space="preserve"> a</w:t>
      </w:r>
      <w:r>
        <w:rPr>
          <w:rFonts w:ascii="Times New Roman" w:hAnsi="Times New Roman" w:cs="Times New Roman"/>
        </w:rPr>
        <w:t>nd imposed extremely high thresholds of liability for predatory pricing.</w:t>
      </w:r>
      <w:r w:rsidRPr="006C0632">
        <w:rPr>
          <w:rStyle w:val="FootnoteReference"/>
        </w:rPr>
        <w:footnoteReference w:id="146"/>
      </w:r>
      <w:r w:rsidRPr="005D7790">
        <w:rPr>
          <w:rFonts w:ascii="Times New Roman" w:hAnsi="Times New Roman" w:cs="Times New Roman"/>
        </w:rPr>
        <w:t xml:space="preserve"> </w:t>
      </w:r>
      <w:r>
        <w:rPr>
          <w:rFonts w:ascii="Times New Roman" w:hAnsi="Times New Roman" w:cs="Times New Roman"/>
        </w:rPr>
        <w:t>By requiring plaintiffs to allege anticompetitive harm on both sides of two-sided markets, it helped platform monopolists immunize themselves from liability—in a departure from international case law on the same topic.</w:t>
      </w:r>
      <w:r w:rsidRPr="006C0632">
        <w:rPr>
          <w:rStyle w:val="FootnoteReference"/>
        </w:rPr>
        <w:footnoteReference w:id="147"/>
      </w:r>
      <w:r w:rsidRPr="005D7790">
        <w:rPr>
          <w:rFonts w:ascii="Times New Roman" w:hAnsi="Times New Roman" w:cs="Times New Roman"/>
        </w:rPr>
        <w:t xml:space="preserve"> </w:t>
      </w:r>
      <w:r>
        <w:rPr>
          <w:rFonts w:ascii="Times New Roman" w:hAnsi="Times New Roman" w:cs="Times New Roman"/>
        </w:rPr>
        <w:t>Finally, the Court allowed companies to protect themselves from antitrust liability to consumers and workers by requiring them to sign arbitration clauses that block class actions, undermining the incentive to sue</w:t>
      </w:r>
      <w:r w:rsidRPr="005D7790">
        <w:rPr>
          <w:rFonts w:ascii="Times New Roman" w:hAnsi="Times New Roman" w:cs="Times New Roman"/>
        </w:rPr>
        <w:t>.</w:t>
      </w:r>
      <w:r w:rsidRPr="006C0632">
        <w:rPr>
          <w:rStyle w:val="FootnoteReference"/>
        </w:rPr>
        <w:footnoteReference w:id="148"/>
      </w:r>
      <w:r>
        <w:rPr>
          <w:rFonts w:ascii="Times New Roman" w:hAnsi="Times New Roman" w:cs="Times New Roman"/>
        </w:rPr>
        <w:t xml:space="preserve"> In many cases, lower courts, following the lead of the Supreme Court, have further weakened antitrust enforcement.</w:t>
      </w:r>
      <w:r w:rsidRPr="006C0632">
        <w:rPr>
          <w:rStyle w:val="FootnoteReference"/>
        </w:rPr>
        <w:footnoteReference w:id="149"/>
      </w:r>
    </w:p>
    <w:p w14:paraId="3A7FACCB" w14:textId="1B356B3C" w:rsidR="00C7664F" w:rsidRDefault="00C7664F" w:rsidP="00666010">
      <w:pPr>
        <w:spacing w:before="100" w:after="100"/>
        <w:ind w:firstLine="630"/>
        <w:jc w:val="both"/>
        <w:rPr>
          <w:rFonts w:ascii="Times New Roman" w:hAnsi="Times New Roman" w:cs="Times New Roman"/>
        </w:rPr>
      </w:pPr>
      <w:r>
        <w:rPr>
          <w:rFonts w:ascii="Times New Roman" w:hAnsi="Times New Roman" w:cs="Times New Roman"/>
        </w:rPr>
        <w:t>To be sure, this pattern was not entirely uniform. The restriction on indirect purchasers followed an earlier case that expanded the incentives of direct purchasers to sue by depriving defendants of the pass-through defense, though the ultimate impact was to reduce liability</w:t>
      </w:r>
      <w:r w:rsidRPr="005D7790">
        <w:rPr>
          <w:rFonts w:ascii="Times New Roman" w:hAnsi="Times New Roman" w:cs="Times New Roman"/>
        </w:rPr>
        <w:t>.</w:t>
      </w:r>
      <w:r w:rsidRPr="006C0632">
        <w:rPr>
          <w:rStyle w:val="FootnoteReference"/>
        </w:rPr>
        <w:footnoteReference w:id="150"/>
      </w:r>
      <w:r>
        <w:rPr>
          <w:rFonts w:ascii="Times New Roman" w:hAnsi="Times New Roman" w:cs="Times New Roman"/>
        </w:rPr>
        <w:t xml:space="preserve"> The </w:t>
      </w:r>
      <w:ins w:id="528" w:author="Sima Biondi" w:date="2022-01-19T10:29:00Z">
        <w:r w:rsidR="005D5952">
          <w:rPr>
            <w:rFonts w:ascii="Times New Roman" w:hAnsi="Times New Roman" w:cs="Times New Roman"/>
          </w:rPr>
          <w:t>C</w:t>
        </w:r>
      </w:ins>
      <w:del w:id="529" w:author="Sima Biondi" w:date="2022-01-19T10:29:00Z">
        <w:r w:rsidDel="005D5952">
          <w:rPr>
            <w:rFonts w:ascii="Times New Roman" w:hAnsi="Times New Roman" w:cs="Times New Roman"/>
          </w:rPr>
          <w:delText>c</w:delText>
        </w:r>
      </w:del>
      <w:r>
        <w:rPr>
          <w:rFonts w:ascii="Times New Roman" w:hAnsi="Times New Roman" w:cs="Times New Roman"/>
        </w:rPr>
        <w:t>ourt expanded liability for refusals to deal before changing course and diminishing it</w:t>
      </w:r>
      <w:r w:rsidRPr="005D7790">
        <w:rPr>
          <w:rFonts w:ascii="Times New Roman" w:hAnsi="Times New Roman" w:cs="Times New Roman"/>
        </w:rPr>
        <w:t>.</w:t>
      </w:r>
      <w:r w:rsidRPr="006C0632">
        <w:rPr>
          <w:rStyle w:val="FootnoteReference"/>
        </w:rPr>
        <w:footnoteReference w:id="151"/>
      </w:r>
      <w:r w:rsidRPr="005D7790">
        <w:rPr>
          <w:rFonts w:ascii="Times New Roman" w:hAnsi="Times New Roman" w:cs="Times New Roman"/>
        </w:rPr>
        <w:t xml:space="preserve"> </w:t>
      </w:r>
      <w:r>
        <w:rPr>
          <w:rFonts w:ascii="Times New Roman" w:hAnsi="Times New Roman" w:cs="Times New Roman"/>
        </w:rPr>
        <w:t>And, in a recent case, the Court tried to limit certain forms of manipulation that platforms have used to assign antitrust claims to those least likely to sue them.</w:t>
      </w:r>
      <w:r w:rsidRPr="006C0632">
        <w:rPr>
          <w:rStyle w:val="FootnoteReference"/>
        </w:rPr>
        <w:footnoteReference w:id="152"/>
      </w:r>
      <w:r>
        <w:rPr>
          <w:rFonts w:ascii="Times New Roman" w:hAnsi="Times New Roman" w:cs="Times New Roman"/>
        </w:rPr>
        <w:t xml:space="preserve"> But the overall trajectory in the direction of more limited antitrust liability and weaker enforcement is unmistakable, as virtually every commentator agrees.</w:t>
      </w:r>
      <w:r w:rsidRPr="006C0632">
        <w:rPr>
          <w:rStyle w:val="FootnoteReference"/>
        </w:rPr>
        <w:footnoteReference w:id="153"/>
      </w:r>
      <w:r w:rsidRPr="005D7790">
        <w:rPr>
          <w:rFonts w:ascii="Times New Roman" w:hAnsi="Times New Roman" w:cs="Times New Roman"/>
        </w:rPr>
        <w:t xml:space="preserve"> </w:t>
      </w:r>
    </w:p>
    <w:p w14:paraId="09818A34" w14:textId="3EA1B86D" w:rsidR="00D63ACF" w:rsidRDefault="00C7664F" w:rsidP="00964627">
      <w:pPr>
        <w:spacing w:before="100" w:after="100"/>
        <w:ind w:firstLine="630"/>
        <w:jc w:val="both"/>
        <w:rPr>
          <w:rFonts w:ascii="Times New Roman" w:hAnsi="Times New Roman" w:cs="Times New Roman"/>
        </w:rPr>
      </w:pPr>
      <w:r w:rsidRPr="00834FC4">
        <w:rPr>
          <w:rFonts w:ascii="Times New Roman" w:hAnsi="Times New Roman" w:cs="Times New Roman"/>
        </w:rPr>
        <w:t xml:space="preserve">The goal of this article, however, is not to describe these </w:t>
      </w:r>
      <w:r>
        <w:rPr>
          <w:rFonts w:ascii="Times New Roman" w:hAnsi="Times New Roman" w:cs="Times New Roman"/>
        </w:rPr>
        <w:t xml:space="preserve">shifts, already </w:t>
      </w:r>
      <w:r w:rsidRPr="00834FC4">
        <w:rPr>
          <w:rFonts w:ascii="Times New Roman" w:hAnsi="Times New Roman" w:cs="Times New Roman"/>
        </w:rPr>
        <w:t>discussed by many</w:t>
      </w:r>
      <w:r>
        <w:rPr>
          <w:rFonts w:ascii="Times New Roman" w:hAnsi="Times New Roman" w:cs="Times New Roman"/>
        </w:rPr>
        <w:t>, but</w:t>
      </w:r>
      <w:r w:rsidRPr="00834FC4">
        <w:rPr>
          <w:rFonts w:ascii="Times New Roman" w:hAnsi="Times New Roman" w:cs="Times New Roman"/>
        </w:rPr>
        <w:t xml:space="preserve"> to understand the political economy behind these processes. </w:t>
      </w:r>
      <w:r w:rsidR="00964627">
        <w:rPr>
          <w:rFonts w:ascii="Times New Roman" w:hAnsi="Times New Roman" w:cs="Times New Roman"/>
        </w:rPr>
        <w:t xml:space="preserve">We have already seen that </w:t>
      </w:r>
      <w:ins w:id="530" w:author="Sima Biondi" w:date="2022-01-19T10:29:00Z">
        <w:r w:rsidR="005D5952">
          <w:rPr>
            <w:rFonts w:ascii="Times New Roman" w:hAnsi="Times New Roman" w:cs="Times New Roman"/>
          </w:rPr>
          <w:t xml:space="preserve">the </w:t>
        </w:r>
      </w:ins>
      <w:r w:rsidR="00964627">
        <w:rPr>
          <w:rFonts w:ascii="Times New Roman" w:hAnsi="Times New Roman" w:cs="Times New Roman"/>
        </w:rPr>
        <w:t>justices were not appointed with a</w:t>
      </w:r>
      <w:r w:rsidR="00405EC3">
        <w:rPr>
          <w:rFonts w:ascii="Times New Roman" w:hAnsi="Times New Roman" w:cs="Times New Roman"/>
        </w:rPr>
        <w:t>n understanding that they would cut</w:t>
      </w:r>
      <w:r w:rsidR="00D977F0">
        <w:rPr>
          <w:rFonts w:ascii="Times New Roman" w:hAnsi="Times New Roman" w:cs="Times New Roman"/>
        </w:rPr>
        <w:t xml:space="preserve"> </w:t>
      </w:r>
      <w:r w:rsidR="00405EC3">
        <w:rPr>
          <w:rFonts w:ascii="Times New Roman" w:hAnsi="Times New Roman" w:cs="Times New Roman"/>
        </w:rPr>
        <w:t xml:space="preserve">back on </w:t>
      </w:r>
      <w:r w:rsidR="00964627">
        <w:rPr>
          <w:rFonts w:ascii="Times New Roman" w:hAnsi="Times New Roman" w:cs="Times New Roman"/>
        </w:rPr>
        <w:t xml:space="preserve">antitrust </w:t>
      </w:r>
      <w:r w:rsidR="00405EC3">
        <w:rPr>
          <w:rFonts w:ascii="Times New Roman" w:hAnsi="Times New Roman" w:cs="Times New Roman"/>
        </w:rPr>
        <w:t>liability</w:t>
      </w:r>
      <w:r w:rsidR="00964627">
        <w:rPr>
          <w:rFonts w:ascii="Times New Roman" w:hAnsi="Times New Roman" w:cs="Times New Roman"/>
        </w:rPr>
        <w:t xml:space="preserve">. Nevertheless, we want to study how the </w:t>
      </w:r>
      <w:r w:rsidR="00D63ACF">
        <w:rPr>
          <w:rFonts w:ascii="Times New Roman" w:hAnsi="Times New Roman" w:cs="Times New Roman"/>
        </w:rPr>
        <w:t>voting pattern</w:t>
      </w:r>
      <w:r w:rsidR="001A7616">
        <w:rPr>
          <w:rFonts w:ascii="Times New Roman" w:hAnsi="Times New Roman" w:cs="Times New Roman"/>
        </w:rPr>
        <w:t xml:space="preserve"> of each individual </w:t>
      </w:r>
      <w:r w:rsidR="00405EC3">
        <w:rPr>
          <w:rFonts w:ascii="Times New Roman" w:hAnsi="Times New Roman" w:cs="Times New Roman"/>
        </w:rPr>
        <w:t>j</w:t>
      </w:r>
      <w:r w:rsidR="00964627">
        <w:rPr>
          <w:rFonts w:ascii="Times New Roman" w:hAnsi="Times New Roman" w:cs="Times New Roman"/>
        </w:rPr>
        <w:t xml:space="preserve">ustice changed the decisions of the </w:t>
      </w:r>
      <w:ins w:id="531" w:author="Sima Biondi" w:date="2022-01-19T10:29:00Z">
        <w:r w:rsidR="005D5952">
          <w:rPr>
            <w:rFonts w:ascii="Times New Roman" w:hAnsi="Times New Roman" w:cs="Times New Roman"/>
          </w:rPr>
          <w:t>C</w:t>
        </w:r>
      </w:ins>
      <w:del w:id="532" w:author="Sima Biondi" w:date="2022-01-19T10:29:00Z">
        <w:r w:rsidR="00964627" w:rsidDel="005D5952">
          <w:rPr>
            <w:rFonts w:ascii="Times New Roman" w:hAnsi="Times New Roman" w:cs="Times New Roman"/>
          </w:rPr>
          <w:delText>c</w:delText>
        </w:r>
      </w:del>
      <w:r w:rsidR="00964627">
        <w:rPr>
          <w:rFonts w:ascii="Times New Roman" w:hAnsi="Times New Roman" w:cs="Times New Roman"/>
        </w:rPr>
        <w:t>ourt.</w:t>
      </w:r>
      <w:r w:rsidR="001A7616">
        <w:rPr>
          <w:rFonts w:ascii="Times New Roman" w:hAnsi="Times New Roman" w:cs="Times New Roman"/>
        </w:rPr>
        <w:t xml:space="preserve"> </w:t>
      </w:r>
      <w:r w:rsidR="00405EC3">
        <w:rPr>
          <w:rFonts w:ascii="Times New Roman" w:hAnsi="Times New Roman" w:cs="Times New Roman"/>
        </w:rPr>
        <w:t>We</w:t>
      </w:r>
      <w:r w:rsidR="00D63ACF">
        <w:rPr>
          <w:rFonts w:ascii="Times New Roman" w:hAnsi="Times New Roman" w:cs="Times New Roman"/>
        </w:rPr>
        <w:t xml:space="preserve"> collected and </w:t>
      </w:r>
      <w:r w:rsidR="00C53DF2">
        <w:rPr>
          <w:rFonts w:ascii="Times New Roman" w:hAnsi="Times New Roman" w:cs="Times New Roman"/>
        </w:rPr>
        <w:t xml:space="preserve">analyzed </w:t>
      </w:r>
      <w:r w:rsidR="00D63ACF">
        <w:rPr>
          <w:rFonts w:ascii="Times New Roman" w:hAnsi="Times New Roman" w:cs="Times New Roman"/>
        </w:rPr>
        <w:t xml:space="preserve">all Supreme Court </w:t>
      </w:r>
      <w:r w:rsidR="00247CF7">
        <w:rPr>
          <w:rFonts w:ascii="Times New Roman" w:hAnsi="Times New Roman" w:cs="Times New Roman"/>
        </w:rPr>
        <w:t xml:space="preserve">antitrust </w:t>
      </w:r>
      <w:r w:rsidR="00D63ACF">
        <w:rPr>
          <w:rFonts w:ascii="Times New Roman" w:hAnsi="Times New Roman" w:cs="Times New Roman"/>
        </w:rPr>
        <w:t xml:space="preserve">decisions that </w:t>
      </w:r>
      <w:r w:rsidR="00D63ACF">
        <w:rPr>
          <w:rFonts w:ascii="Times New Roman" w:hAnsi="Times New Roman" w:cs="Times New Roman"/>
        </w:rPr>
        <w:lastRenderedPageBreak/>
        <w:t xml:space="preserve">mentioned the Sherman Act </w:t>
      </w:r>
      <w:r w:rsidR="00B4027B">
        <w:rPr>
          <w:rFonts w:ascii="Times New Roman" w:hAnsi="Times New Roman" w:cs="Times New Roman"/>
        </w:rPr>
        <w:t>over the past 70 years</w:t>
      </w:r>
      <w:r w:rsidR="00E72ACB">
        <w:rPr>
          <w:rFonts w:ascii="Times New Roman" w:hAnsi="Times New Roman" w:cs="Times New Roman"/>
        </w:rPr>
        <w:t xml:space="preserve">, and matched it to data on how </w:t>
      </w:r>
      <w:ins w:id="533" w:author="Sima Biondi" w:date="2022-01-19T10:29:00Z">
        <w:r w:rsidR="005D5952">
          <w:rPr>
            <w:rFonts w:ascii="Times New Roman" w:hAnsi="Times New Roman" w:cs="Times New Roman"/>
          </w:rPr>
          <w:t>individual j</w:t>
        </w:r>
      </w:ins>
      <w:del w:id="534" w:author="Sima Biondi" w:date="2022-01-19T10:29:00Z">
        <w:r w:rsidR="00E72ACB" w:rsidDel="005D5952">
          <w:rPr>
            <w:rFonts w:ascii="Times New Roman" w:hAnsi="Times New Roman" w:cs="Times New Roman"/>
          </w:rPr>
          <w:delText>J</w:delText>
        </w:r>
      </w:del>
      <w:r w:rsidR="00E72ACB">
        <w:rPr>
          <w:rFonts w:ascii="Times New Roman" w:hAnsi="Times New Roman" w:cs="Times New Roman"/>
        </w:rPr>
        <w:t xml:space="preserve">ustices voted in </w:t>
      </w:r>
      <w:del w:id="535" w:author="Sima Biondi" w:date="2022-01-19T10:30:00Z">
        <w:r w:rsidR="00E72ACB" w:rsidDel="005D5952">
          <w:rPr>
            <w:rFonts w:ascii="Times New Roman" w:hAnsi="Times New Roman" w:cs="Times New Roman"/>
          </w:rPr>
          <w:delText xml:space="preserve">all </w:delText>
        </w:r>
      </w:del>
      <w:ins w:id="536" w:author="Sima Biondi" w:date="2022-01-19T10:30:00Z">
        <w:r w:rsidR="005D5952">
          <w:rPr>
            <w:rFonts w:ascii="Times New Roman" w:hAnsi="Times New Roman" w:cs="Times New Roman"/>
          </w:rPr>
          <w:t xml:space="preserve">each </w:t>
        </w:r>
      </w:ins>
      <w:r w:rsidR="00E72ACB">
        <w:rPr>
          <w:rFonts w:ascii="Times New Roman" w:hAnsi="Times New Roman" w:cs="Times New Roman"/>
        </w:rPr>
        <w:t>case</w:t>
      </w:r>
      <w:del w:id="537" w:author="Sima Biondi" w:date="2022-01-19T10:30:00Z">
        <w:r w:rsidR="00E72ACB" w:rsidDel="005D5952">
          <w:rPr>
            <w:rFonts w:ascii="Times New Roman" w:hAnsi="Times New Roman" w:cs="Times New Roman"/>
          </w:rPr>
          <w:delText>s</w:delText>
        </w:r>
      </w:del>
      <w:r w:rsidR="008011F1">
        <w:rPr>
          <w:rFonts w:ascii="Times New Roman" w:hAnsi="Times New Roman" w:cs="Times New Roman"/>
        </w:rPr>
        <w:t>.</w:t>
      </w:r>
      <w:r w:rsidR="008011F1" w:rsidRPr="006C0632">
        <w:rPr>
          <w:rStyle w:val="FootnoteReference"/>
        </w:rPr>
        <w:footnoteReference w:id="154"/>
      </w:r>
      <w:r w:rsidR="008011F1">
        <w:rPr>
          <w:rFonts w:ascii="Times New Roman" w:hAnsi="Times New Roman" w:cs="Times New Roman"/>
        </w:rPr>
        <w:t xml:space="preserve"> </w:t>
      </w:r>
      <w:r w:rsidR="00EA20B1">
        <w:rPr>
          <w:rFonts w:ascii="Times New Roman" w:hAnsi="Times New Roman" w:cs="Times New Roman"/>
        </w:rPr>
        <w:t>This yielded 227 cases</w:t>
      </w:r>
      <w:r w:rsidR="00EA20B1" w:rsidRPr="006C0632">
        <w:rPr>
          <w:rStyle w:val="FootnoteReference"/>
        </w:rPr>
        <w:footnoteReference w:id="155"/>
      </w:r>
      <w:r w:rsidR="00EA20B1">
        <w:rPr>
          <w:rFonts w:ascii="Times New Roman" w:hAnsi="Times New Roman" w:cs="Times New Roman"/>
        </w:rPr>
        <w:t xml:space="preserve"> where the Court directly dealt with antitrust enforcement (from Besser in 1952 to NCAA in 2021</w:t>
      </w:r>
      <w:r w:rsidR="00EA20B1" w:rsidRPr="006C0632">
        <w:rPr>
          <w:rStyle w:val="FootnoteReference"/>
        </w:rPr>
        <w:footnoteReference w:id="156"/>
      </w:r>
      <w:r w:rsidR="00EA20B1">
        <w:rPr>
          <w:rFonts w:ascii="Times New Roman" w:hAnsi="Times New Roman" w:cs="Times New Roman"/>
        </w:rPr>
        <w:t>).</w:t>
      </w:r>
      <w:r w:rsidR="00816091">
        <w:rPr>
          <w:rFonts w:ascii="Times New Roman" w:hAnsi="Times New Roman" w:cs="Times New Roman"/>
        </w:rPr>
        <w:t xml:space="preserve"> </w:t>
      </w:r>
      <w:r w:rsidR="00FB53C2">
        <w:rPr>
          <w:rFonts w:ascii="Times New Roman" w:hAnsi="Times New Roman" w:cs="Times New Roman"/>
        </w:rPr>
        <w:t xml:space="preserve">We then </w:t>
      </w:r>
      <w:r w:rsidR="006537E8">
        <w:rPr>
          <w:rFonts w:ascii="Times New Roman" w:hAnsi="Times New Roman" w:cs="Times New Roman"/>
        </w:rPr>
        <w:t>hand-coded two dummy variables of interest: whether the decision was pro or against antitrust-enforcement;</w:t>
      </w:r>
      <w:r w:rsidR="006537E8" w:rsidRPr="006C0632">
        <w:rPr>
          <w:rStyle w:val="FootnoteReference"/>
        </w:rPr>
        <w:footnoteReference w:id="157"/>
      </w:r>
      <w:r w:rsidR="006537E8">
        <w:rPr>
          <w:rFonts w:ascii="Times New Roman" w:hAnsi="Times New Roman" w:cs="Times New Roman"/>
        </w:rPr>
        <w:t xml:space="preserve"> and whether the decision was pro or against a</w:t>
      </w:r>
      <w:r w:rsidR="003704B3">
        <w:rPr>
          <w:rFonts w:ascii="Times New Roman" w:hAnsi="Times New Roman" w:cs="Times New Roman"/>
        </w:rPr>
        <w:t xml:space="preserve"> large company</w:t>
      </w:r>
      <w:r w:rsidR="006537E8">
        <w:rPr>
          <w:rFonts w:ascii="Times New Roman" w:hAnsi="Times New Roman" w:cs="Times New Roman"/>
        </w:rPr>
        <w:t>.</w:t>
      </w:r>
      <w:r w:rsidR="0047787A" w:rsidRPr="006C0632">
        <w:rPr>
          <w:rStyle w:val="FootnoteReference"/>
        </w:rPr>
        <w:footnoteReference w:id="158"/>
      </w:r>
      <w:r w:rsidR="00E3314E">
        <w:rPr>
          <w:rFonts w:ascii="Times New Roman" w:hAnsi="Times New Roman" w:cs="Times New Roman"/>
        </w:rPr>
        <w:t xml:space="preserve"> Finally, we combined this </w:t>
      </w:r>
      <w:r w:rsidR="00862D78">
        <w:rPr>
          <w:rFonts w:ascii="Times New Roman" w:hAnsi="Times New Roman" w:cs="Times New Roman"/>
        </w:rPr>
        <w:t xml:space="preserve">database with information on the Supreme Court business-friendly decisions as coded by Epstein, </w:t>
      </w:r>
      <w:proofErr w:type="spellStart"/>
      <w:r w:rsidR="00862D78">
        <w:rPr>
          <w:rFonts w:ascii="Times New Roman" w:hAnsi="Times New Roman" w:cs="Times New Roman"/>
        </w:rPr>
        <w:t>Landes</w:t>
      </w:r>
      <w:proofErr w:type="spellEnd"/>
      <w:r w:rsidR="00862D78">
        <w:rPr>
          <w:rFonts w:ascii="Times New Roman" w:hAnsi="Times New Roman" w:cs="Times New Roman"/>
        </w:rPr>
        <w:t xml:space="preserve"> and Posner.</w:t>
      </w:r>
      <w:r w:rsidR="00862D78" w:rsidRPr="006C0632">
        <w:rPr>
          <w:rStyle w:val="FootnoteReference"/>
        </w:rPr>
        <w:footnoteReference w:id="159"/>
      </w:r>
      <w:r w:rsidR="0032523D">
        <w:rPr>
          <w:rFonts w:ascii="Times New Roman" w:hAnsi="Times New Roman" w:cs="Times New Roman"/>
        </w:rPr>
        <w:t xml:space="preserve"> This is likely the most-comprehensive database of Supreme Court </w:t>
      </w:r>
      <w:r w:rsidR="0020737D">
        <w:rPr>
          <w:rFonts w:ascii="Times New Roman" w:hAnsi="Times New Roman" w:cs="Times New Roman"/>
        </w:rPr>
        <w:t xml:space="preserve">antitrust </w:t>
      </w:r>
      <w:r w:rsidR="0032523D">
        <w:rPr>
          <w:rFonts w:ascii="Times New Roman" w:hAnsi="Times New Roman" w:cs="Times New Roman"/>
        </w:rPr>
        <w:t>decisions to date.</w:t>
      </w:r>
    </w:p>
    <w:p w14:paraId="76B46BA2" w14:textId="04EC9DDD" w:rsidR="006C18A9" w:rsidRDefault="006C18A9" w:rsidP="00E3314E">
      <w:pPr>
        <w:spacing w:before="100" w:after="100"/>
        <w:ind w:firstLine="630"/>
        <w:jc w:val="both"/>
        <w:rPr>
          <w:rFonts w:ascii="Times New Roman" w:hAnsi="Times New Roman" w:cs="Times New Roman"/>
        </w:rPr>
      </w:pPr>
      <w:r>
        <w:rPr>
          <w:rFonts w:ascii="Times New Roman" w:hAnsi="Times New Roman" w:cs="Times New Roman"/>
        </w:rPr>
        <w:t xml:space="preserve">Epstein, </w:t>
      </w:r>
      <w:proofErr w:type="spellStart"/>
      <w:r>
        <w:rPr>
          <w:rFonts w:ascii="Times New Roman" w:hAnsi="Times New Roman" w:cs="Times New Roman"/>
        </w:rPr>
        <w:t>Landes</w:t>
      </w:r>
      <w:proofErr w:type="spellEnd"/>
      <w:r>
        <w:rPr>
          <w:rFonts w:ascii="Times New Roman" w:hAnsi="Times New Roman" w:cs="Times New Roman"/>
        </w:rPr>
        <w:t xml:space="preserve"> and Posner </w:t>
      </w:r>
      <w:r w:rsidR="00405EC3">
        <w:rPr>
          <w:rFonts w:ascii="Times New Roman" w:hAnsi="Times New Roman" w:cs="Times New Roman"/>
        </w:rPr>
        <w:t xml:space="preserve">find an </w:t>
      </w:r>
      <w:r>
        <w:rPr>
          <w:rFonts w:ascii="Times New Roman" w:hAnsi="Times New Roman" w:cs="Times New Roman"/>
        </w:rPr>
        <w:t>increase</w:t>
      </w:r>
      <w:r w:rsidR="00405EC3">
        <w:rPr>
          <w:rFonts w:ascii="Times New Roman" w:hAnsi="Times New Roman" w:cs="Times New Roman"/>
        </w:rPr>
        <w:t xml:space="preserve"> in</w:t>
      </w:r>
      <w:r>
        <w:rPr>
          <w:rFonts w:ascii="Times New Roman" w:hAnsi="Times New Roman" w:cs="Times New Roman"/>
        </w:rPr>
        <w:t xml:space="preserve"> </w:t>
      </w:r>
      <w:del w:id="538" w:author="Sima Biondi" w:date="2022-01-19T10:30:00Z">
        <w:r w:rsidDel="00980A85">
          <w:rPr>
            <w:rFonts w:ascii="Times New Roman" w:hAnsi="Times New Roman" w:cs="Times New Roman"/>
          </w:rPr>
          <w:delText xml:space="preserve">business friendliness of </w:delText>
        </w:r>
      </w:del>
      <w:r>
        <w:rPr>
          <w:rFonts w:ascii="Times New Roman" w:hAnsi="Times New Roman" w:cs="Times New Roman"/>
        </w:rPr>
        <w:t>the Supreme Court</w:t>
      </w:r>
      <w:ins w:id="539" w:author="Sima Biondi" w:date="2022-01-19T10:30:00Z">
        <w:r w:rsidR="00980A85">
          <w:rPr>
            <w:rFonts w:ascii="Times New Roman" w:hAnsi="Times New Roman" w:cs="Times New Roman"/>
          </w:rPr>
          <w:t xml:space="preserve">’s friendliness </w:t>
        </w:r>
      </w:ins>
      <w:ins w:id="540" w:author="Sima Biondi" w:date="2022-01-19T10:31:00Z">
        <w:r w:rsidR="00980A85">
          <w:rPr>
            <w:rFonts w:ascii="Times New Roman" w:hAnsi="Times New Roman" w:cs="Times New Roman"/>
          </w:rPr>
          <w:t>to business</w:t>
        </w:r>
      </w:ins>
      <w:r>
        <w:rPr>
          <w:rFonts w:ascii="Times New Roman" w:hAnsi="Times New Roman" w:cs="Times New Roman"/>
        </w:rPr>
        <w:t xml:space="preserve"> over time. Figure X below depicts the evolution of the average of business-friendl</w:t>
      </w:r>
      <w:ins w:id="541" w:author="Sima Biondi" w:date="2022-01-19T10:31:00Z">
        <w:r w:rsidR="00980A85">
          <w:rPr>
            <w:rFonts w:ascii="Times New Roman" w:hAnsi="Times New Roman" w:cs="Times New Roman"/>
          </w:rPr>
          <w:t>iness</w:t>
        </w:r>
      </w:ins>
      <w:del w:id="542" w:author="Sima Biondi" w:date="2022-01-19T10:31:00Z">
        <w:r w:rsidDel="00980A85">
          <w:rPr>
            <w:rFonts w:ascii="Times New Roman" w:hAnsi="Times New Roman" w:cs="Times New Roman"/>
          </w:rPr>
          <w:delText>y</w:delText>
        </w:r>
      </w:del>
      <w:r>
        <w:rPr>
          <w:rFonts w:ascii="Times New Roman" w:hAnsi="Times New Roman" w:cs="Times New Roman"/>
        </w:rPr>
        <w:t xml:space="preserve"> </w:t>
      </w:r>
      <w:del w:id="543" w:author="Sima Biondi" w:date="2022-01-19T10:31:00Z">
        <w:r w:rsidDel="00980A85">
          <w:rPr>
            <w:rFonts w:ascii="Times New Roman" w:hAnsi="Times New Roman" w:cs="Times New Roman"/>
          </w:rPr>
          <w:delText xml:space="preserve">votes </w:delText>
        </w:r>
      </w:del>
      <w:ins w:id="544" w:author="Sima Biondi" w:date="2022-01-19T10:31:00Z">
        <w:r w:rsidR="00980A85">
          <w:rPr>
            <w:rFonts w:ascii="Times New Roman" w:hAnsi="Times New Roman" w:cs="Times New Roman"/>
          </w:rPr>
          <w:t xml:space="preserve">scores </w:t>
        </w:r>
      </w:ins>
      <w:del w:id="545" w:author="Sima Biondi" w:date="2022-01-19T10:31:00Z">
        <w:r w:rsidDel="00980A85">
          <w:rPr>
            <w:rFonts w:ascii="Times New Roman" w:hAnsi="Times New Roman" w:cs="Times New Roman"/>
          </w:rPr>
          <w:delText xml:space="preserve">by Supreme Court justices </w:delText>
        </w:r>
      </w:del>
      <w:r>
        <w:rPr>
          <w:rFonts w:ascii="Times New Roman" w:hAnsi="Times New Roman" w:cs="Times New Roman"/>
        </w:rPr>
        <w:t>in a given term since 1946, separating it by Chief Justice Term.</w:t>
      </w:r>
      <w:r w:rsidRPr="006C0632">
        <w:rPr>
          <w:rStyle w:val="FootnoteReference"/>
        </w:rPr>
        <w:footnoteReference w:id="160"/>
      </w:r>
      <w:r>
        <w:rPr>
          <w:rFonts w:ascii="Times New Roman" w:hAnsi="Times New Roman" w:cs="Times New Roman"/>
        </w:rPr>
        <w:t xml:space="preserve"> As can be seen</w:t>
      </w:r>
      <w:r w:rsidR="00066C2F">
        <w:rPr>
          <w:rFonts w:ascii="Times New Roman" w:hAnsi="Times New Roman" w:cs="Times New Roman"/>
        </w:rPr>
        <w:t>, the Supreme Court starts a constant path towards more</w:t>
      </w:r>
      <w:r w:rsidR="00303AC2">
        <w:rPr>
          <w:rFonts w:ascii="Times New Roman" w:hAnsi="Times New Roman" w:cs="Times New Roman"/>
        </w:rPr>
        <w:t xml:space="preserve"> conservative,</w:t>
      </w:r>
      <w:r w:rsidR="00066C2F">
        <w:rPr>
          <w:rFonts w:ascii="Times New Roman" w:hAnsi="Times New Roman" w:cs="Times New Roman"/>
        </w:rPr>
        <w:t xml:space="preserve"> business</w:t>
      </w:r>
      <w:r w:rsidR="0093310D">
        <w:rPr>
          <w:rFonts w:ascii="Times New Roman" w:hAnsi="Times New Roman" w:cs="Times New Roman"/>
        </w:rPr>
        <w:t>-</w:t>
      </w:r>
      <w:r w:rsidR="00066C2F">
        <w:rPr>
          <w:rFonts w:ascii="Times New Roman" w:hAnsi="Times New Roman" w:cs="Times New Roman"/>
        </w:rPr>
        <w:t>friendly decisions the moment Chief Justice Burger joins the Court in 1969.</w:t>
      </w:r>
    </w:p>
    <w:p w14:paraId="01BA4AF2" w14:textId="77A8ED1B" w:rsidR="00066C2F" w:rsidRDefault="00066C2F" w:rsidP="005246B7">
      <w:pPr>
        <w:spacing w:before="360" w:after="100"/>
        <w:jc w:val="center"/>
        <w:rPr>
          <w:rFonts w:ascii="Times New Roman" w:hAnsi="Times New Roman" w:cs="Times New Roman"/>
        </w:rPr>
      </w:pPr>
      <w:r>
        <w:rPr>
          <w:rFonts w:ascii="Times New Roman" w:hAnsi="Times New Roman" w:cs="Times New Roman"/>
        </w:rPr>
        <w:t xml:space="preserve">Figure X: </w:t>
      </w:r>
      <w:r w:rsidR="005246B7">
        <w:rPr>
          <w:rFonts w:ascii="Times New Roman" w:hAnsi="Times New Roman" w:cs="Times New Roman"/>
        </w:rPr>
        <w:t>The evolution of the Supreme Court</w:t>
      </w:r>
      <w:ins w:id="546" w:author="Sima Biondi" w:date="2022-01-19T10:50:00Z">
        <w:r w:rsidR="00222E83">
          <w:rPr>
            <w:rFonts w:ascii="Times New Roman" w:hAnsi="Times New Roman" w:cs="Times New Roman"/>
          </w:rPr>
          <w:t>’s</w:t>
        </w:r>
      </w:ins>
      <w:r w:rsidR="005246B7">
        <w:rPr>
          <w:rFonts w:ascii="Times New Roman" w:hAnsi="Times New Roman" w:cs="Times New Roman"/>
        </w:rPr>
        <w:t xml:space="preserve"> </w:t>
      </w:r>
      <w:del w:id="547" w:author="Sima Biondi" w:date="2022-01-19T10:50:00Z">
        <w:r w:rsidR="005246B7" w:rsidDel="00222E83">
          <w:rPr>
            <w:rFonts w:ascii="Times New Roman" w:hAnsi="Times New Roman" w:cs="Times New Roman"/>
          </w:rPr>
          <w:delText>Business</w:delText>
        </w:r>
      </w:del>
      <w:ins w:id="548" w:author="Sima Biondi" w:date="2022-01-19T10:50:00Z">
        <w:r w:rsidR="00222E83">
          <w:rPr>
            <w:rFonts w:ascii="Times New Roman" w:hAnsi="Times New Roman" w:cs="Times New Roman"/>
          </w:rPr>
          <w:t>business</w:t>
        </w:r>
      </w:ins>
      <w:r w:rsidR="005246B7">
        <w:rPr>
          <w:rFonts w:ascii="Times New Roman" w:hAnsi="Times New Roman" w:cs="Times New Roman"/>
        </w:rPr>
        <w:t>-</w:t>
      </w:r>
      <w:del w:id="549" w:author="Sima Biondi" w:date="2022-01-19T10:50:00Z">
        <w:r w:rsidR="005246B7" w:rsidDel="00222E83">
          <w:rPr>
            <w:rFonts w:ascii="Times New Roman" w:hAnsi="Times New Roman" w:cs="Times New Roman"/>
          </w:rPr>
          <w:delText>Friendliness</w:delText>
        </w:r>
      </w:del>
      <w:ins w:id="550" w:author="Sima Biondi" w:date="2022-01-19T10:50:00Z">
        <w:r w:rsidR="00222E83">
          <w:rPr>
            <w:rFonts w:ascii="Times New Roman" w:hAnsi="Times New Roman" w:cs="Times New Roman"/>
          </w:rPr>
          <w:t>friendliness</w:t>
        </w:r>
      </w:ins>
      <w:r w:rsidR="005246B7">
        <w:rPr>
          <w:rFonts w:ascii="Times New Roman" w:hAnsi="Times New Roman" w:cs="Times New Roman"/>
        </w:rPr>
        <w:t>, from 1946 to today</w:t>
      </w:r>
    </w:p>
    <w:p w14:paraId="070D55AE" w14:textId="1F27713B" w:rsidR="006C18A9" w:rsidRDefault="00140BFB" w:rsidP="00140BFB">
      <w:pPr>
        <w:spacing w:before="100" w:after="100"/>
        <w:jc w:val="center"/>
        <w:rPr>
          <w:rFonts w:ascii="Times New Roman" w:hAnsi="Times New Roman" w:cs="Times New Roman"/>
        </w:rPr>
      </w:pPr>
      <w:r>
        <w:rPr>
          <w:rFonts w:ascii="Times New Roman" w:hAnsi="Times New Roman" w:cs="Times New Roman"/>
          <w:noProof/>
        </w:rPr>
        <w:lastRenderedPageBreak/>
        <w:drawing>
          <wp:inline distT="0" distB="0" distL="0" distR="0" wp14:anchorId="472FB342" wp14:editId="1A6BEF4D">
            <wp:extent cx="5943600" cy="3851756"/>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t="6146"/>
                    <a:stretch/>
                  </pic:blipFill>
                  <pic:spPr bwMode="auto">
                    <a:xfrm>
                      <a:off x="0" y="0"/>
                      <a:ext cx="5943600" cy="3851756"/>
                    </a:xfrm>
                    <a:prstGeom prst="rect">
                      <a:avLst/>
                    </a:prstGeom>
                    <a:ln>
                      <a:noFill/>
                    </a:ln>
                    <a:extLst>
                      <a:ext uri="{53640926-AAD7-44D8-BBD7-CCE9431645EC}">
                        <a14:shadowObscured xmlns:a14="http://schemas.microsoft.com/office/drawing/2010/main"/>
                      </a:ext>
                    </a:extLst>
                  </pic:spPr>
                </pic:pic>
              </a:graphicData>
            </a:graphic>
          </wp:inline>
        </w:drawing>
      </w:r>
    </w:p>
    <w:p w14:paraId="2EBFECE3" w14:textId="332C841B" w:rsidR="00066C2F" w:rsidRPr="003E0FE5" w:rsidRDefault="00B8746C" w:rsidP="003E0FE5">
      <w:pPr>
        <w:spacing w:before="100" w:after="100"/>
        <w:ind w:left="630"/>
        <w:jc w:val="both"/>
        <w:rPr>
          <w:rFonts w:ascii="Times New Roman" w:hAnsi="Times New Roman" w:cs="Times New Roman"/>
          <w:sz w:val="20"/>
          <w:szCs w:val="20"/>
        </w:rPr>
      </w:pPr>
      <w:r>
        <w:rPr>
          <w:rFonts w:ascii="Times New Roman" w:hAnsi="Times New Roman" w:cs="Times New Roman"/>
          <w:b/>
          <w:bCs/>
          <w:sz w:val="20"/>
          <w:szCs w:val="20"/>
        </w:rPr>
        <w:t xml:space="preserve">Note: </w:t>
      </w:r>
      <w:r w:rsidRPr="00140BFB">
        <w:rPr>
          <w:rFonts w:ascii="Times New Roman" w:hAnsi="Times New Roman" w:cs="Times New Roman"/>
          <w:sz w:val="20"/>
          <w:szCs w:val="20"/>
        </w:rPr>
        <w:t>B</w:t>
      </w:r>
      <w:r w:rsidR="00B3287C" w:rsidRPr="00B3287C">
        <w:rPr>
          <w:rFonts w:ascii="Times New Roman" w:hAnsi="Times New Roman" w:cs="Times New Roman"/>
          <w:sz w:val="20"/>
          <w:szCs w:val="20"/>
        </w:rPr>
        <w:t xml:space="preserve">ased on data from </w:t>
      </w:r>
      <w:r w:rsidR="00B3287C" w:rsidRPr="00B3287C">
        <w:rPr>
          <w:rFonts w:ascii="Times New Roman" w:hAnsi="Times New Roman" w:cs="Times New Roman"/>
          <w:sz w:val="20"/>
          <w:szCs w:val="20"/>
        </w:rPr>
        <w:fldChar w:fldCharType="begin"/>
      </w:r>
      <w:r w:rsidR="00FB0088">
        <w:rPr>
          <w:rFonts w:ascii="Times New Roman" w:hAnsi="Times New Roman" w:cs="Times New Roman"/>
          <w:sz w:val="20"/>
          <w:szCs w:val="20"/>
        </w:rPr>
        <w:instrText xml:space="preserve"> ADDIN ZOTERO_ITEM CSL_CITATION {"citationID":"a22fnqk8ohp","properties":{"formattedCitation":"Lee Epstein, William M. Landes, and Richard A. Posner, \\uc0\\u8220{}How Business Fares in the Supreme Court,\\uc0\\u8221{} {\\i{}Minn. L. Rev.} 97 (2012): 1431.","plainCitation":"Lee Epstein, William M. Landes, and Richard A. Posner, “How Business Fares in the Supreme Court,” Minn. L. Rev. 97 (2012): 1431.","noteIndex":0},"citationItems":[{"id":5323,"uris":["http://zotero.org/users/1639190/items/E4QS7YPS"],"uri":["http://zotero.org/users/1639190/items/E4QS7YPS"],"itemData":{"id":5323,"type":"article-journal","container-title":"Minn. L. Rev.","note":"publisher: HeinOnline","page":"1431","title":"How business fares in the supreme court","volume":"97","author":[{"family":"Epstein","given":"Lee"},{"family":"Landes","given":"William M."},{"family":"Posner","given":"Richard A."}],"issued":{"date-parts":[["2012"]]}}}],"schema":"https://github.com/citation-style-language/schema/raw/master/csl-citation.json"} </w:instrText>
      </w:r>
      <w:r w:rsidR="00B3287C" w:rsidRPr="00B3287C">
        <w:rPr>
          <w:rFonts w:ascii="Times New Roman" w:hAnsi="Times New Roman" w:cs="Times New Roman"/>
          <w:sz w:val="20"/>
          <w:szCs w:val="20"/>
        </w:rPr>
        <w:fldChar w:fldCharType="separate"/>
      </w:r>
      <w:r w:rsidR="00FB0088" w:rsidRPr="00FB0088">
        <w:rPr>
          <w:rFonts w:ascii="Times New Roman" w:hAnsi="Times New Roman" w:cs="Times New Roman"/>
          <w:sz w:val="20"/>
        </w:rPr>
        <w:t xml:space="preserve">Lee Epstein, William M. Landes, and Richard A. Posner, “How Business Fares in the Supreme Court,” </w:t>
      </w:r>
      <w:r w:rsidR="00FB0088" w:rsidRPr="00FB0088">
        <w:rPr>
          <w:rFonts w:ascii="Times New Roman" w:hAnsi="Times New Roman" w:cs="Times New Roman"/>
          <w:i/>
          <w:iCs/>
          <w:sz w:val="20"/>
        </w:rPr>
        <w:t>Minn. L. Rev.</w:t>
      </w:r>
      <w:r w:rsidR="00FB0088" w:rsidRPr="00FB0088">
        <w:rPr>
          <w:rFonts w:ascii="Times New Roman" w:hAnsi="Times New Roman" w:cs="Times New Roman"/>
          <w:sz w:val="20"/>
        </w:rPr>
        <w:t xml:space="preserve"> 97 (2012): 1431.</w:t>
      </w:r>
      <w:r w:rsidR="00B3287C" w:rsidRPr="00B3287C">
        <w:rPr>
          <w:rFonts w:ascii="Times New Roman" w:hAnsi="Times New Roman" w:cs="Times New Roman"/>
          <w:sz w:val="20"/>
          <w:szCs w:val="20"/>
        </w:rPr>
        <w:fldChar w:fldCharType="end"/>
      </w:r>
      <w:r w:rsidR="00B3287C" w:rsidRPr="00B3287C">
        <w:rPr>
          <w:rFonts w:ascii="Times New Roman" w:hAnsi="Times New Roman" w:cs="Times New Roman"/>
          <w:sz w:val="20"/>
          <w:szCs w:val="20"/>
        </w:rPr>
        <w:t xml:space="preserve">, as updated by Lee Epstein </w:t>
      </w:r>
      <w:r w:rsidR="0078138D">
        <w:rPr>
          <w:rFonts w:ascii="Times New Roman" w:hAnsi="Times New Roman" w:cs="Times New Roman"/>
          <w:sz w:val="20"/>
          <w:szCs w:val="20"/>
        </w:rPr>
        <w:t>until</w:t>
      </w:r>
      <w:r w:rsidR="00B3287C" w:rsidRPr="00B3287C">
        <w:rPr>
          <w:rFonts w:ascii="Times New Roman" w:hAnsi="Times New Roman" w:cs="Times New Roman"/>
          <w:sz w:val="20"/>
          <w:szCs w:val="20"/>
        </w:rPr>
        <w:t xml:space="preserve"> 2020</w:t>
      </w:r>
    </w:p>
    <w:p w14:paraId="67C08DDF" w14:textId="3EA8EF32" w:rsidR="00066C2F" w:rsidRDefault="00405EC3" w:rsidP="003E0FE5">
      <w:pPr>
        <w:spacing w:before="360" w:after="100"/>
        <w:ind w:firstLine="630"/>
        <w:jc w:val="both"/>
        <w:rPr>
          <w:rFonts w:ascii="Times New Roman" w:hAnsi="Times New Roman" w:cs="Times New Roman"/>
        </w:rPr>
      </w:pPr>
      <w:r>
        <w:rPr>
          <w:rFonts w:ascii="Times New Roman" w:hAnsi="Times New Roman" w:cs="Times New Roman"/>
        </w:rPr>
        <w:t>I</w:t>
      </w:r>
      <w:r w:rsidR="00672184">
        <w:rPr>
          <w:rFonts w:ascii="Times New Roman" w:hAnsi="Times New Roman" w:cs="Times New Roman"/>
        </w:rPr>
        <w:t>f we take the</w:t>
      </w:r>
      <w:r w:rsidR="00637C79">
        <w:rPr>
          <w:rFonts w:ascii="Times New Roman" w:hAnsi="Times New Roman" w:cs="Times New Roman"/>
        </w:rPr>
        <w:t xml:space="preserve"> year</w:t>
      </w:r>
      <w:r w:rsidR="00672184">
        <w:rPr>
          <w:rFonts w:ascii="Times New Roman" w:hAnsi="Times New Roman" w:cs="Times New Roman"/>
        </w:rPr>
        <w:t xml:space="preserve"> 1975 as the </w:t>
      </w:r>
      <w:r w:rsidR="004F1591">
        <w:rPr>
          <w:rFonts w:ascii="Times New Roman" w:hAnsi="Times New Roman" w:cs="Times New Roman"/>
        </w:rPr>
        <w:t xml:space="preserve">approximate </w:t>
      </w:r>
      <w:r w:rsidR="00637C79">
        <w:rPr>
          <w:rFonts w:ascii="Times New Roman" w:hAnsi="Times New Roman" w:cs="Times New Roman"/>
        </w:rPr>
        <w:t xml:space="preserve">dividing point </w:t>
      </w:r>
      <w:r w:rsidR="00B057CC">
        <w:rPr>
          <w:rFonts w:ascii="Times New Roman" w:hAnsi="Times New Roman" w:cs="Times New Roman"/>
        </w:rPr>
        <w:t xml:space="preserve">of </w:t>
      </w:r>
      <w:r w:rsidR="00672184">
        <w:rPr>
          <w:rFonts w:ascii="Times New Roman" w:hAnsi="Times New Roman" w:cs="Times New Roman"/>
        </w:rPr>
        <w:t xml:space="preserve">antitrust enforcement, one can notice how the </w:t>
      </w:r>
      <w:del w:id="551" w:author="Sima Biondi" w:date="2022-01-19T10:32:00Z">
        <w:r w:rsidR="00672184" w:rsidDel="00980A85">
          <w:rPr>
            <w:rFonts w:ascii="Times New Roman" w:hAnsi="Times New Roman" w:cs="Times New Roman"/>
          </w:rPr>
          <w:delText xml:space="preserve">overall </w:delText>
        </w:r>
      </w:del>
      <w:r w:rsidR="002E5525">
        <w:rPr>
          <w:rFonts w:ascii="Times New Roman" w:hAnsi="Times New Roman" w:cs="Times New Roman"/>
        </w:rPr>
        <w:t xml:space="preserve">average of </w:t>
      </w:r>
      <w:r w:rsidR="00672184">
        <w:rPr>
          <w:rFonts w:ascii="Times New Roman" w:hAnsi="Times New Roman" w:cs="Times New Roman"/>
        </w:rPr>
        <w:t xml:space="preserve">pro-business votes in the pre-1975 high antitrust enforcement era was around </w:t>
      </w:r>
      <w:r w:rsidR="002E5525">
        <w:rPr>
          <w:rFonts w:ascii="Times New Roman" w:hAnsi="Times New Roman" w:cs="Times New Roman"/>
        </w:rPr>
        <w:t>39</w:t>
      </w:r>
      <w:r w:rsidR="00672184">
        <w:rPr>
          <w:rFonts w:ascii="Times New Roman" w:hAnsi="Times New Roman" w:cs="Times New Roman"/>
        </w:rPr>
        <w:t xml:space="preserve">%, rising to 48% in the post-1975, low enforcement era. </w:t>
      </w:r>
      <w:r w:rsidR="004F3BDF">
        <w:rPr>
          <w:rFonts w:ascii="Times New Roman" w:hAnsi="Times New Roman" w:cs="Times New Roman"/>
        </w:rPr>
        <w:t xml:space="preserve">While the profile of the Court certainly shifted given the higher number of </w:t>
      </w:r>
      <w:r w:rsidR="00672184">
        <w:rPr>
          <w:rFonts w:ascii="Times New Roman" w:hAnsi="Times New Roman" w:cs="Times New Roman"/>
        </w:rPr>
        <w:t>Republican appointees</w:t>
      </w:r>
      <w:r w:rsidR="004F3BDF">
        <w:rPr>
          <w:rFonts w:ascii="Times New Roman" w:hAnsi="Times New Roman" w:cs="Times New Roman"/>
        </w:rPr>
        <w:t>,</w:t>
      </w:r>
      <w:r w:rsidR="00672184" w:rsidRPr="006C0632">
        <w:rPr>
          <w:rStyle w:val="FootnoteReference"/>
        </w:rPr>
        <w:footnoteReference w:id="161"/>
      </w:r>
      <w:r w:rsidR="00672184">
        <w:rPr>
          <w:rFonts w:ascii="Times New Roman" w:hAnsi="Times New Roman" w:cs="Times New Roman"/>
        </w:rPr>
        <w:t xml:space="preserve"> </w:t>
      </w:r>
      <w:r w:rsidR="004F3BDF">
        <w:rPr>
          <w:rFonts w:ascii="Times New Roman" w:hAnsi="Times New Roman" w:cs="Times New Roman"/>
        </w:rPr>
        <w:t xml:space="preserve">it </w:t>
      </w:r>
      <w:r w:rsidR="002F5ECC">
        <w:rPr>
          <w:rFonts w:ascii="Times New Roman" w:hAnsi="Times New Roman" w:cs="Times New Roman"/>
        </w:rPr>
        <w:t xml:space="preserve">is </w:t>
      </w:r>
      <w:r w:rsidR="004F3BDF">
        <w:rPr>
          <w:rFonts w:ascii="Times New Roman" w:hAnsi="Times New Roman" w:cs="Times New Roman"/>
        </w:rPr>
        <w:t xml:space="preserve">noteworthy that </w:t>
      </w:r>
      <w:r w:rsidR="00672184">
        <w:rPr>
          <w:rFonts w:ascii="Times New Roman" w:hAnsi="Times New Roman" w:cs="Times New Roman"/>
        </w:rPr>
        <w:t xml:space="preserve">this pattern holds for both Democratic and Republican nominees, albeit in different magnitudes: Democratic nominees’ mean votes in favor of business grow from 35% to 38% before and after 1975, while Republican nominees’ pro-business votes increase from 43% to 52% between both periods. The figures are even more </w:t>
      </w:r>
      <w:r>
        <w:rPr>
          <w:rFonts w:ascii="Times New Roman" w:hAnsi="Times New Roman" w:cs="Times New Roman"/>
        </w:rPr>
        <w:t>stark for the subset of cases coded as important based on their appearance in a New York Times article.</w:t>
      </w:r>
      <w:r w:rsidR="00672184" w:rsidRPr="006C0632">
        <w:rPr>
          <w:rStyle w:val="FootnoteReference"/>
        </w:rPr>
        <w:footnoteReference w:id="162"/>
      </w:r>
      <w:r w:rsidR="00672184">
        <w:rPr>
          <w:rFonts w:ascii="Times New Roman" w:hAnsi="Times New Roman" w:cs="Times New Roman"/>
        </w:rPr>
        <w:t xml:space="preserve"> </w:t>
      </w:r>
      <w:r>
        <w:rPr>
          <w:rFonts w:ascii="Times New Roman" w:hAnsi="Times New Roman" w:cs="Times New Roman"/>
        </w:rPr>
        <w:t xml:space="preserve">The </w:t>
      </w:r>
      <w:r w:rsidR="00672184">
        <w:rPr>
          <w:rFonts w:ascii="Times New Roman" w:hAnsi="Times New Roman" w:cs="Times New Roman"/>
        </w:rPr>
        <w:t xml:space="preserve">mean </w:t>
      </w:r>
      <w:del w:id="552" w:author="Sima Biondi" w:date="2022-01-19T10:32:00Z">
        <w:r w:rsidR="00672184" w:rsidDel="00980A85">
          <w:rPr>
            <w:rFonts w:ascii="Times New Roman" w:hAnsi="Times New Roman" w:cs="Times New Roman"/>
          </w:rPr>
          <w:delText xml:space="preserve">numbers </w:delText>
        </w:r>
      </w:del>
      <w:ins w:id="553" w:author="Sima Biondi" w:date="2022-01-19T10:32:00Z">
        <w:r w:rsidR="00980A85">
          <w:rPr>
            <w:rFonts w:ascii="Times New Roman" w:hAnsi="Times New Roman" w:cs="Times New Roman"/>
          </w:rPr>
          <w:t xml:space="preserve">scores </w:t>
        </w:r>
      </w:ins>
      <w:r w:rsidR="00672184">
        <w:rPr>
          <w:rFonts w:ascii="Times New Roman" w:hAnsi="Times New Roman" w:cs="Times New Roman"/>
        </w:rPr>
        <w:t>rise from 38% to 53% between high and low-enforcement periods; with the difference between Democratic nominees growing from 33% to 43%, and Republican nominees from 42% to 57% before and after 1975.</w:t>
      </w:r>
    </w:p>
    <w:p w14:paraId="1C90F16D" w14:textId="325D3ACF" w:rsidR="00390DA4" w:rsidRDefault="00390DA4" w:rsidP="00390DA4">
      <w:pPr>
        <w:spacing w:before="360" w:after="100"/>
        <w:ind w:right="-180" w:firstLine="720"/>
        <w:jc w:val="center"/>
        <w:rPr>
          <w:rFonts w:ascii="Times New Roman" w:hAnsi="Times New Roman" w:cs="Times New Roman"/>
        </w:rPr>
      </w:pPr>
      <w:r>
        <w:rPr>
          <w:rFonts w:ascii="Times New Roman" w:hAnsi="Times New Roman" w:cs="Times New Roman"/>
        </w:rPr>
        <w:t>Table I: Supreme Court Business-Friendly Profile (1946-2011)</w:t>
      </w:r>
    </w:p>
    <w:tbl>
      <w:tblPr>
        <w:tblW w:w="933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06"/>
        <w:gridCol w:w="2498"/>
        <w:gridCol w:w="2334"/>
      </w:tblGrid>
      <w:tr w:rsidR="00390DA4" w:rsidRPr="00553D73" w14:paraId="24917FE9" w14:textId="77777777" w:rsidTr="00A01597">
        <w:trPr>
          <w:trHeight w:val="718"/>
          <w:tblHeader/>
          <w:tblCellSpacing w:w="15" w:type="dxa"/>
        </w:trPr>
        <w:tc>
          <w:tcPr>
            <w:tcW w:w="4461" w:type="dxa"/>
            <w:tcMar>
              <w:top w:w="0" w:type="dxa"/>
              <w:left w:w="90" w:type="dxa"/>
              <w:bottom w:w="45" w:type="dxa"/>
              <w:right w:w="90" w:type="dxa"/>
            </w:tcMar>
            <w:vAlign w:val="center"/>
            <w:hideMark/>
          </w:tcPr>
          <w:p w14:paraId="7F8AB2EB" w14:textId="77777777" w:rsidR="00390DA4" w:rsidRPr="00A31A5B" w:rsidRDefault="00390DA4" w:rsidP="00A01597">
            <w:pPr>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lastRenderedPageBreak/>
              <w:t>E</w:t>
            </w:r>
            <w:r w:rsidRPr="00A31A5B">
              <w:rPr>
                <w:rFonts w:ascii="Times New Roman" w:eastAsia="Times New Roman" w:hAnsi="Times New Roman" w:cs="Times New Roman"/>
                <w:b/>
                <w:bCs/>
                <w:sz w:val="20"/>
                <w:szCs w:val="20"/>
              </w:rPr>
              <w:t>ra</w:t>
            </w:r>
          </w:p>
        </w:tc>
        <w:tc>
          <w:tcPr>
            <w:tcW w:w="2468" w:type="dxa"/>
            <w:tcMar>
              <w:top w:w="0" w:type="dxa"/>
              <w:left w:w="90" w:type="dxa"/>
              <w:bottom w:w="45" w:type="dxa"/>
              <w:right w:w="90" w:type="dxa"/>
            </w:tcMar>
            <w:vAlign w:val="center"/>
            <w:hideMark/>
          </w:tcPr>
          <w:p w14:paraId="06FED6CA" w14:textId="77777777" w:rsidR="00390DA4" w:rsidRPr="00A31A5B" w:rsidRDefault="00390DA4" w:rsidP="00A01597">
            <w:pPr>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Mean of business-friendliness score</w:t>
            </w:r>
          </w:p>
        </w:tc>
        <w:tc>
          <w:tcPr>
            <w:tcW w:w="2289" w:type="dxa"/>
            <w:tcMar>
              <w:top w:w="0" w:type="dxa"/>
              <w:left w:w="90" w:type="dxa"/>
              <w:bottom w:w="45" w:type="dxa"/>
              <w:right w:w="90" w:type="dxa"/>
            </w:tcMar>
            <w:vAlign w:val="center"/>
            <w:hideMark/>
          </w:tcPr>
          <w:p w14:paraId="7982A8C5" w14:textId="77777777" w:rsidR="00390DA4" w:rsidRPr="00A31A5B" w:rsidRDefault="00390DA4" w:rsidP="00A01597">
            <w:pPr>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Mean of business-friendliness score on NYT cases</w:t>
            </w:r>
          </w:p>
        </w:tc>
      </w:tr>
      <w:tr w:rsidR="00390DA4" w:rsidRPr="00553D73" w14:paraId="5AB60C7C" w14:textId="77777777" w:rsidTr="00A01597">
        <w:trPr>
          <w:trHeight w:val="174"/>
          <w:tblCellSpacing w:w="15" w:type="dxa"/>
        </w:trPr>
        <w:tc>
          <w:tcPr>
            <w:tcW w:w="4461" w:type="dxa"/>
            <w:tcMar>
              <w:top w:w="30" w:type="dxa"/>
              <w:left w:w="90" w:type="dxa"/>
              <w:bottom w:w="30" w:type="dxa"/>
              <w:right w:w="90" w:type="dxa"/>
            </w:tcMar>
            <w:vAlign w:val="center"/>
            <w:hideMark/>
          </w:tcPr>
          <w:p w14:paraId="7CE4C84F" w14:textId="02E032BD" w:rsidR="00390DA4" w:rsidRPr="00A31A5B" w:rsidRDefault="00980A85" w:rsidP="00A01597">
            <w:pPr>
              <w:jc w:val="center"/>
              <w:rPr>
                <w:rFonts w:ascii="Times New Roman" w:eastAsia="Times New Roman" w:hAnsi="Times New Roman" w:cs="Times New Roman"/>
                <w:sz w:val="20"/>
                <w:szCs w:val="20"/>
              </w:rPr>
            </w:pPr>
            <w:ins w:id="554" w:author="Sima Biondi" w:date="2022-01-19T10:32:00Z">
              <w:r>
                <w:rPr>
                  <w:rFonts w:ascii="Times New Roman" w:eastAsia="Times New Roman" w:hAnsi="Times New Roman" w:cs="Times New Roman"/>
                  <w:sz w:val="20"/>
                  <w:szCs w:val="20"/>
                </w:rPr>
                <w:t>H</w:t>
              </w:r>
            </w:ins>
            <w:del w:id="555" w:author="Sima Biondi" w:date="2022-01-19T10:32:00Z">
              <w:r w:rsidR="00390DA4" w:rsidRPr="00A31A5B" w:rsidDel="00980A85">
                <w:rPr>
                  <w:rFonts w:ascii="Times New Roman" w:eastAsia="Times New Roman" w:hAnsi="Times New Roman" w:cs="Times New Roman"/>
                  <w:sz w:val="20"/>
                  <w:szCs w:val="20"/>
                </w:rPr>
                <w:delText>h</w:delText>
              </w:r>
            </w:del>
            <w:r w:rsidR="00390DA4" w:rsidRPr="00A31A5B">
              <w:rPr>
                <w:rFonts w:ascii="Times New Roman" w:eastAsia="Times New Roman" w:hAnsi="Times New Roman" w:cs="Times New Roman"/>
                <w:sz w:val="20"/>
                <w:szCs w:val="20"/>
              </w:rPr>
              <w:t>igh enforcement</w:t>
            </w:r>
            <w:r w:rsidR="00390DA4" w:rsidRPr="00553D73">
              <w:rPr>
                <w:rFonts w:ascii="Times New Roman" w:eastAsia="Times New Roman" w:hAnsi="Times New Roman" w:cs="Times New Roman"/>
                <w:sz w:val="20"/>
                <w:szCs w:val="20"/>
              </w:rPr>
              <w:t xml:space="preserve"> (pre-1975)</w:t>
            </w:r>
          </w:p>
        </w:tc>
        <w:tc>
          <w:tcPr>
            <w:tcW w:w="2468" w:type="dxa"/>
            <w:tcMar>
              <w:top w:w="30" w:type="dxa"/>
              <w:left w:w="90" w:type="dxa"/>
              <w:bottom w:w="30" w:type="dxa"/>
              <w:right w:w="90" w:type="dxa"/>
            </w:tcMar>
            <w:vAlign w:val="center"/>
            <w:hideMark/>
          </w:tcPr>
          <w:p w14:paraId="6FE58784" w14:textId="3624F8F9"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0.39</w:t>
            </w:r>
          </w:p>
        </w:tc>
        <w:tc>
          <w:tcPr>
            <w:tcW w:w="2289" w:type="dxa"/>
            <w:tcMar>
              <w:top w:w="30" w:type="dxa"/>
              <w:left w:w="90" w:type="dxa"/>
              <w:bottom w:w="30" w:type="dxa"/>
              <w:right w:w="90" w:type="dxa"/>
            </w:tcMar>
            <w:vAlign w:val="center"/>
            <w:hideMark/>
          </w:tcPr>
          <w:p w14:paraId="538CC6DE" w14:textId="6CD7590E"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0.38</w:t>
            </w:r>
          </w:p>
        </w:tc>
      </w:tr>
      <w:tr w:rsidR="00390DA4" w:rsidRPr="00553D73" w14:paraId="741ACBBF" w14:textId="77777777" w:rsidTr="00A01597">
        <w:trPr>
          <w:trHeight w:val="362"/>
          <w:tblCellSpacing w:w="15" w:type="dxa"/>
        </w:trPr>
        <w:tc>
          <w:tcPr>
            <w:tcW w:w="4461" w:type="dxa"/>
            <w:tcMar>
              <w:top w:w="30" w:type="dxa"/>
              <w:left w:w="90" w:type="dxa"/>
              <w:bottom w:w="30" w:type="dxa"/>
              <w:right w:w="90" w:type="dxa"/>
            </w:tcMar>
            <w:vAlign w:val="center"/>
            <w:hideMark/>
          </w:tcPr>
          <w:p w14:paraId="1509E916" w14:textId="6E071E3A" w:rsidR="00390DA4" w:rsidRPr="00A31A5B" w:rsidRDefault="00980A85" w:rsidP="00A01597">
            <w:pPr>
              <w:jc w:val="center"/>
              <w:rPr>
                <w:rFonts w:ascii="Times New Roman" w:eastAsia="Times New Roman" w:hAnsi="Times New Roman" w:cs="Times New Roman"/>
                <w:sz w:val="20"/>
                <w:szCs w:val="20"/>
              </w:rPr>
            </w:pPr>
            <w:ins w:id="556" w:author="Sima Biondi" w:date="2022-01-19T10:32:00Z">
              <w:r>
                <w:rPr>
                  <w:rFonts w:ascii="Times New Roman" w:eastAsia="Times New Roman" w:hAnsi="Times New Roman" w:cs="Times New Roman"/>
                  <w:sz w:val="20"/>
                  <w:szCs w:val="20"/>
                </w:rPr>
                <w:t>L</w:t>
              </w:r>
            </w:ins>
            <w:del w:id="557" w:author="Sima Biondi" w:date="2022-01-19T10:32:00Z">
              <w:r w:rsidR="00390DA4" w:rsidRPr="00A31A5B" w:rsidDel="00980A85">
                <w:rPr>
                  <w:rFonts w:ascii="Times New Roman" w:eastAsia="Times New Roman" w:hAnsi="Times New Roman" w:cs="Times New Roman"/>
                  <w:sz w:val="20"/>
                  <w:szCs w:val="20"/>
                </w:rPr>
                <w:delText>l</w:delText>
              </w:r>
            </w:del>
            <w:r w:rsidR="00390DA4" w:rsidRPr="00A31A5B">
              <w:rPr>
                <w:rFonts w:ascii="Times New Roman" w:eastAsia="Times New Roman" w:hAnsi="Times New Roman" w:cs="Times New Roman"/>
                <w:sz w:val="20"/>
                <w:szCs w:val="20"/>
              </w:rPr>
              <w:t>ow enforcement</w:t>
            </w:r>
            <w:r w:rsidR="00390DA4">
              <w:rPr>
                <w:rFonts w:ascii="Times New Roman" w:eastAsia="Times New Roman" w:hAnsi="Times New Roman" w:cs="Times New Roman"/>
                <w:sz w:val="20"/>
                <w:szCs w:val="20"/>
              </w:rPr>
              <w:t xml:space="preserve"> </w:t>
            </w:r>
            <w:r w:rsidR="00390DA4" w:rsidRPr="00553D73">
              <w:rPr>
                <w:rFonts w:ascii="Times New Roman" w:eastAsia="Times New Roman" w:hAnsi="Times New Roman" w:cs="Times New Roman"/>
                <w:sz w:val="20"/>
                <w:szCs w:val="20"/>
              </w:rPr>
              <w:t>(post-1975)</w:t>
            </w:r>
          </w:p>
        </w:tc>
        <w:tc>
          <w:tcPr>
            <w:tcW w:w="2468" w:type="dxa"/>
            <w:tcMar>
              <w:top w:w="30" w:type="dxa"/>
              <w:left w:w="90" w:type="dxa"/>
              <w:bottom w:w="30" w:type="dxa"/>
              <w:right w:w="90" w:type="dxa"/>
            </w:tcMar>
            <w:vAlign w:val="center"/>
            <w:hideMark/>
          </w:tcPr>
          <w:p w14:paraId="383FA405" w14:textId="681CB1FF"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0.4</w:t>
            </w:r>
            <w:r>
              <w:rPr>
                <w:rFonts w:ascii="Times New Roman" w:eastAsia="Times New Roman" w:hAnsi="Times New Roman" w:cs="Times New Roman"/>
                <w:sz w:val="20"/>
                <w:szCs w:val="20"/>
              </w:rPr>
              <w:t>8</w:t>
            </w:r>
          </w:p>
        </w:tc>
        <w:tc>
          <w:tcPr>
            <w:tcW w:w="2289" w:type="dxa"/>
            <w:tcMar>
              <w:top w:w="30" w:type="dxa"/>
              <w:left w:w="90" w:type="dxa"/>
              <w:bottom w:w="30" w:type="dxa"/>
              <w:right w:w="90" w:type="dxa"/>
            </w:tcMar>
            <w:vAlign w:val="center"/>
            <w:hideMark/>
          </w:tcPr>
          <w:p w14:paraId="7C84220A" w14:textId="501F908F"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0.5</w:t>
            </w:r>
            <w:r>
              <w:rPr>
                <w:rFonts w:ascii="Times New Roman" w:eastAsia="Times New Roman" w:hAnsi="Times New Roman" w:cs="Times New Roman"/>
                <w:sz w:val="20"/>
                <w:szCs w:val="20"/>
              </w:rPr>
              <w:t>3</w:t>
            </w:r>
          </w:p>
        </w:tc>
      </w:tr>
    </w:tbl>
    <w:p w14:paraId="430750CD" w14:textId="77777777" w:rsidR="00390DA4" w:rsidRPr="00A31A5B" w:rsidRDefault="00390DA4" w:rsidP="00390DA4">
      <w:pPr>
        <w:jc w:val="center"/>
        <w:rPr>
          <w:rFonts w:ascii="Times New Roman" w:eastAsia="Times New Roman" w:hAnsi="Times New Roman" w:cs="Times New Roman"/>
          <w:color w:val="000000"/>
          <w:sz w:val="20"/>
          <w:szCs w:val="20"/>
        </w:rPr>
      </w:pPr>
    </w:p>
    <w:tbl>
      <w:tblPr>
        <w:tblW w:w="940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55"/>
        <w:gridCol w:w="1603"/>
        <w:gridCol w:w="2250"/>
      </w:tblGrid>
      <w:tr w:rsidR="00390DA4" w:rsidRPr="00553D73" w14:paraId="5678CD48" w14:textId="77777777" w:rsidTr="00A01597">
        <w:trPr>
          <w:trHeight w:val="1030"/>
          <w:tblHeader/>
          <w:tblCellSpacing w:w="15" w:type="dxa"/>
        </w:trPr>
        <w:tc>
          <w:tcPr>
            <w:tcW w:w="5510" w:type="dxa"/>
            <w:tcMar>
              <w:top w:w="0" w:type="dxa"/>
              <w:left w:w="90" w:type="dxa"/>
              <w:bottom w:w="45" w:type="dxa"/>
              <w:right w:w="90" w:type="dxa"/>
            </w:tcMar>
            <w:vAlign w:val="center"/>
            <w:hideMark/>
          </w:tcPr>
          <w:p w14:paraId="0AB3B067" w14:textId="77777777" w:rsidR="00390DA4" w:rsidRPr="00A31A5B" w:rsidRDefault="00390DA4" w:rsidP="00A01597">
            <w:pPr>
              <w:jc w:val="center"/>
              <w:rPr>
                <w:rFonts w:ascii="Times New Roman" w:eastAsia="Times New Roman" w:hAnsi="Times New Roman" w:cs="Times New Roman"/>
                <w:b/>
                <w:bCs/>
                <w:sz w:val="20"/>
                <w:szCs w:val="20"/>
              </w:rPr>
            </w:pPr>
            <w:r w:rsidRPr="00553D73">
              <w:rPr>
                <w:rFonts w:ascii="Times New Roman" w:eastAsia="Times New Roman" w:hAnsi="Times New Roman" w:cs="Times New Roman"/>
                <w:b/>
                <w:bCs/>
                <w:sz w:val="20"/>
                <w:szCs w:val="20"/>
              </w:rPr>
              <w:t>Era/p</w:t>
            </w:r>
            <w:r w:rsidRPr="00A31A5B">
              <w:rPr>
                <w:rFonts w:ascii="Times New Roman" w:eastAsia="Times New Roman" w:hAnsi="Times New Roman" w:cs="Times New Roman"/>
                <w:b/>
                <w:bCs/>
                <w:sz w:val="20"/>
                <w:szCs w:val="20"/>
              </w:rPr>
              <w:t>arty</w:t>
            </w:r>
          </w:p>
        </w:tc>
        <w:tc>
          <w:tcPr>
            <w:tcW w:w="1573" w:type="dxa"/>
            <w:tcMar>
              <w:top w:w="0" w:type="dxa"/>
              <w:left w:w="90" w:type="dxa"/>
              <w:bottom w:w="45" w:type="dxa"/>
              <w:right w:w="90" w:type="dxa"/>
            </w:tcMar>
            <w:vAlign w:val="center"/>
            <w:hideMark/>
          </w:tcPr>
          <w:p w14:paraId="2A83106C" w14:textId="77777777" w:rsidR="00390DA4" w:rsidRPr="00A31A5B" w:rsidRDefault="00390DA4" w:rsidP="00A01597">
            <w:pPr>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Mean of business-friendliness </w:t>
            </w:r>
          </w:p>
        </w:tc>
        <w:tc>
          <w:tcPr>
            <w:tcW w:w="0" w:type="auto"/>
            <w:tcMar>
              <w:top w:w="0" w:type="dxa"/>
              <w:left w:w="90" w:type="dxa"/>
              <w:bottom w:w="45" w:type="dxa"/>
              <w:right w:w="90" w:type="dxa"/>
            </w:tcMar>
            <w:vAlign w:val="center"/>
            <w:hideMark/>
          </w:tcPr>
          <w:p w14:paraId="0119D123" w14:textId="77777777" w:rsidR="00390DA4" w:rsidRPr="00A31A5B" w:rsidRDefault="00390DA4" w:rsidP="00A01597">
            <w:pPr>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Mean of business-friendliness score on NYT cases</w:t>
            </w:r>
          </w:p>
        </w:tc>
      </w:tr>
      <w:tr w:rsidR="00390DA4" w:rsidRPr="00553D73" w14:paraId="295E54BB" w14:textId="77777777" w:rsidTr="00A01597">
        <w:trPr>
          <w:trHeight w:val="200"/>
          <w:tblCellSpacing w:w="15" w:type="dxa"/>
        </w:trPr>
        <w:tc>
          <w:tcPr>
            <w:tcW w:w="5510" w:type="dxa"/>
            <w:tcMar>
              <w:top w:w="30" w:type="dxa"/>
              <w:left w:w="90" w:type="dxa"/>
              <w:bottom w:w="30" w:type="dxa"/>
              <w:right w:w="90" w:type="dxa"/>
            </w:tcMar>
            <w:vAlign w:val="center"/>
            <w:hideMark/>
          </w:tcPr>
          <w:p w14:paraId="73682B61" w14:textId="77777777"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D</w:t>
            </w:r>
            <w:r w:rsidRPr="00553D73">
              <w:rPr>
                <w:rFonts w:ascii="Times New Roman" w:eastAsia="Times New Roman" w:hAnsi="Times New Roman" w:cs="Times New Roman"/>
                <w:sz w:val="20"/>
                <w:szCs w:val="20"/>
              </w:rPr>
              <w:t>emocrat – high enforcement (pre-1975)</w:t>
            </w:r>
          </w:p>
        </w:tc>
        <w:tc>
          <w:tcPr>
            <w:tcW w:w="1573" w:type="dxa"/>
            <w:tcMar>
              <w:top w:w="30" w:type="dxa"/>
              <w:left w:w="90" w:type="dxa"/>
              <w:bottom w:w="30" w:type="dxa"/>
              <w:right w:w="90" w:type="dxa"/>
            </w:tcMar>
            <w:vAlign w:val="center"/>
            <w:hideMark/>
          </w:tcPr>
          <w:p w14:paraId="7E5526F0" w14:textId="379CFF4C"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0.3</w:t>
            </w:r>
            <w:r>
              <w:rPr>
                <w:rFonts w:ascii="Times New Roman" w:eastAsia="Times New Roman" w:hAnsi="Times New Roman" w:cs="Times New Roman"/>
                <w:sz w:val="20"/>
                <w:szCs w:val="20"/>
              </w:rPr>
              <w:t>5</w:t>
            </w:r>
          </w:p>
        </w:tc>
        <w:tc>
          <w:tcPr>
            <w:tcW w:w="0" w:type="auto"/>
            <w:tcMar>
              <w:top w:w="30" w:type="dxa"/>
              <w:left w:w="90" w:type="dxa"/>
              <w:bottom w:w="30" w:type="dxa"/>
              <w:right w:w="90" w:type="dxa"/>
            </w:tcMar>
            <w:vAlign w:val="center"/>
            <w:hideMark/>
          </w:tcPr>
          <w:p w14:paraId="23C3CB63" w14:textId="0CC39B0C"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0.33</w:t>
            </w:r>
          </w:p>
        </w:tc>
      </w:tr>
      <w:tr w:rsidR="00390DA4" w:rsidRPr="00553D73" w14:paraId="731CE277" w14:textId="77777777" w:rsidTr="00A01597">
        <w:trPr>
          <w:trHeight w:val="207"/>
          <w:tblCellSpacing w:w="15" w:type="dxa"/>
        </w:trPr>
        <w:tc>
          <w:tcPr>
            <w:tcW w:w="5510" w:type="dxa"/>
            <w:tcMar>
              <w:top w:w="30" w:type="dxa"/>
              <w:left w:w="90" w:type="dxa"/>
              <w:bottom w:w="30" w:type="dxa"/>
              <w:right w:w="90" w:type="dxa"/>
            </w:tcMar>
            <w:vAlign w:val="center"/>
            <w:hideMark/>
          </w:tcPr>
          <w:p w14:paraId="22E55384" w14:textId="77777777"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D</w:t>
            </w:r>
            <w:r w:rsidRPr="00553D73">
              <w:rPr>
                <w:rFonts w:ascii="Times New Roman" w:eastAsia="Times New Roman" w:hAnsi="Times New Roman" w:cs="Times New Roman"/>
                <w:sz w:val="20"/>
                <w:szCs w:val="20"/>
              </w:rPr>
              <w:t>emocrat – low enforcement (post-1975)</w:t>
            </w:r>
          </w:p>
        </w:tc>
        <w:tc>
          <w:tcPr>
            <w:tcW w:w="1573" w:type="dxa"/>
            <w:tcMar>
              <w:top w:w="30" w:type="dxa"/>
              <w:left w:w="90" w:type="dxa"/>
              <w:bottom w:w="30" w:type="dxa"/>
              <w:right w:w="90" w:type="dxa"/>
            </w:tcMar>
            <w:vAlign w:val="center"/>
            <w:hideMark/>
          </w:tcPr>
          <w:p w14:paraId="52C1B0AA" w14:textId="1CFACAB9"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0.38</w:t>
            </w:r>
          </w:p>
        </w:tc>
        <w:tc>
          <w:tcPr>
            <w:tcW w:w="0" w:type="auto"/>
            <w:tcMar>
              <w:top w:w="30" w:type="dxa"/>
              <w:left w:w="90" w:type="dxa"/>
              <w:bottom w:w="30" w:type="dxa"/>
              <w:right w:w="90" w:type="dxa"/>
            </w:tcMar>
            <w:vAlign w:val="center"/>
            <w:hideMark/>
          </w:tcPr>
          <w:p w14:paraId="6BA34F0F" w14:textId="471FD893"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0.43</w:t>
            </w:r>
          </w:p>
        </w:tc>
      </w:tr>
      <w:tr w:rsidR="00390DA4" w:rsidRPr="00553D73" w14:paraId="6AD49C6D" w14:textId="77777777" w:rsidTr="00A01597">
        <w:trPr>
          <w:trHeight w:val="200"/>
          <w:tblCellSpacing w:w="15" w:type="dxa"/>
        </w:trPr>
        <w:tc>
          <w:tcPr>
            <w:tcW w:w="5510" w:type="dxa"/>
            <w:tcMar>
              <w:top w:w="30" w:type="dxa"/>
              <w:left w:w="90" w:type="dxa"/>
              <w:bottom w:w="30" w:type="dxa"/>
              <w:right w:w="90" w:type="dxa"/>
            </w:tcMar>
            <w:vAlign w:val="center"/>
            <w:hideMark/>
          </w:tcPr>
          <w:p w14:paraId="3628DE5A" w14:textId="77777777"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R</w:t>
            </w:r>
            <w:r w:rsidRPr="00553D73">
              <w:rPr>
                <w:rFonts w:ascii="Times New Roman" w:eastAsia="Times New Roman" w:hAnsi="Times New Roman" w:cs="Times New Roman"/>
                <w:sz w:val="20"/>
                <w:szCs w:val="20"/>
              </w:rPr>
              <w:t>epublican – high enforcement (pre-1975)</w:t>
            </w:r>
          </w:p>
        </w:tc>
        <w:tc>
          <w:tcPr>
            <w:tcW w:w="1573" w:type="dxa"/>
            <w:tcMar>
              <w:top w:w="30" w:type="dxa"/>
              <w:left w:w="90" w:type="dxa"/>
              <w:bottom w:w="30" w:type="dxa"/>
              <w:right w:w="90" w:type="dxa"/>
            </w:tcMar>
            <w:vAlign w:val="center"/>
            <w:hideMark/>
          </w:tcPr>
          <w:p w14:paraId="58E6E48E" w14:textId="5C3FD2F4"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0.43</w:t>
            </w:r>
          </w:p>
        </w:tc>
        <w:tc>
          <w:tcPr>
            <w:tcW w:w="0" w:type="auto"/>
            <w:tcMar>
              <w:top w:w="30" w:type="dxa"/>
              <w:left w:w="90" w:type="dxa"/>
              <w:bottom w:w="30" w:type="dxa"/>
              <w:right w:w="90" w:type="dxa"/>
            </w:tcMar>
            <w:vAlign w:val="center"/>
            <w:hideMark/>
          </w:tcPr>
          <w:p w14:paraId="2CDB0ED4" w14:textId="42863024"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0.4</w:t>
            </w:r>
            <w:r>
              <w:rPr>
                <w:rFonts w:ascii="Times New Roman" w:eastAsia="Times New Roman" w:hAnsi="Times New Roman" w:cs="Times New Roman"/>
                <w:sz w:val="20"/>
                <w:szCs w:val="20"/>
              </w:rPr>
              <w:t>2</w:t>
            </w:r>
          </w:p>
        </w:tc>
      </w:tr>
      <w:tr w:rsidR="00390DA4" w:rsidRPr="00553D73" w14:paraId="0CD0B013" w14:textId="77777777" w:rsidTr="00A01597">
        <w:trPr>
          <w:trHeight w:val="207"/>
          <w:tblCellSpacing w:w="15" w:type="dxa"/>
        </w:trPr>
        <w:tc>
          <w:tcPr>
            <w:tcW w:w="5510" w:type="dxa"/>
            <w:tcMar>
              <w:top w:w="30" w:type="dxa"/>
              <w:left w:w="90" w:type="dxa"/>
              <w:bottom w:w="30" w:type="dxa"/>
              <w:right w:w="90" w:type="dxa"/>
            </w:tcMar>
            <w:vAlign w:val="center"/>
            <w:hideMark/>
          </w:tcPr>
          <w:p w14:paraId="7981F163" w14:textId="77777777"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R</w:t>
            </w:r>
            <w:r w:rsidRPr="00553D73">
              <w:rPr>
                <w:rFonts w:ascii="Times New Roman" w:eastAsia="Times New Roman" w:hAnsi="Times New Roman" w:cs="Times New Roman"/>
                <w:sz w:val="20"/>
                <w:szCs w:val="20"/>
              </w:rPr>
              <w:t>epublican – low enforcement (post-1975)</w:t>
            </w:r>
          </w:p>
        </w:tc>
        <w:tc>
          <w:tcPr>
            <w:tcW w:w="1573" w:type="dxa"/>
            <w:tcMar>
              <w:top w:w="30" w:type="dxa"/>
              <w:left w:w="90" w:type="dxa"/>
              <w:bottom w:w="30" w:type="dxa"/>
              <w:right w:w="90" w:type="dxa"/>
            </w:tcMar>
            <w:vAlign w:val="center"/>
            <w:hideMark/>
          </w:tcPr>
          <w:p w14:paraId="09166378" w14:textId="178CB9E1"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0.52</w:t>
            </w:r>
          </w:p>
        </w:tc>
        <w:tc>
          <w:tcPr>
            <w:tcW w:w="0" w:type="auto"/>
            <w:tcMar>
              <w:top w:w="30" w:type="dxa"/>
              <w:left w:w="90" w:type="dxa"/>
              <w:bottom w:w="30" w:type="dxa"/>
              <w:right w:w="90" w:type="dxa"/>
            </w:tcMar>
            <w:vAlign w:val="center"/>
            <w:hideMark/>
          </w:tcPr>
          <w:p w14:paraId="3AF2B9DA" w14:textId="73B3AF38" w:rsidR="00390DA4" w:rsidRPr="00A31A5B" w:rsidRDefault="00390DA4" w:rsidP="00A01597">
            <w:pPr>
              <w:jc w:val="center"/>
              <w:rPr>
                <w:rFonts w:ascii="Times New Roman" w:eastAsia="Times New Roman" w:hAnsi="Times New Roman" w:cs="Times New Roman"/>
                <w:sz w:val="20"/>
                <w:szCs w:val="20"/>
              </w:rPr>
            </w:pPr>
            <w:r w:rsidRPr="00A31A5B">
              <w:rPr>
                <w:rFonts w:ascii="Times New Roman" w:eastAsia="Times New Roman" w:hAnsi="Times New Roman" w:cs="Times New Roman"/>
                <w:sz w:val="20"/>
                <w:szCs w:val="20"/>
              </w:rPr>
              <w:t>0.5</w:t>
            </w:r>
            <w:r>
              <w:rPr>
                <w:rFonts w:ascii="Times New Roman" w:eastAsia="Times New Roman" w:hAnsi="Times New Roman" w:cs="Times New Roman"/>
                <w:sz w:val="20"/>
                <w:szCs w:val="20"/>
              </w:rPr>
              <w:t>7</w:t>
            </w:r>
          </w:p>
        </w:tc>
      </w:tr>
    </w:tbl>
    <w:p w14:paraId="081BA29E" w14:textId="71D0E911" w:rsidR="006C18A9" w:rsidRDefault="00390DA4" w:rsidP="00424D24">
      <w:pPr>
        <w:rPr>
          <w:rFonts w:ascii="Times New Roman" w:hAnsi="Times New Roman" w:cs="Times New Roman"/>
        </w:rPr>
      </w:pPr>
      <w:r w:rsidRPr="0010639F">
        <w:rPr>
          <w:rFonts w:ascii="Times New Roman" w:eastAsia="Times New Roman" w:hAnsi="Times New Roman" w:cs="Times New Roman"/>
          <w:b/>
          <w:bCs/>
          <w:color w:val="000000"/>
          <w:sz w:val="20"/>
          <w:szCs w:val="20"/>
        </w:rPr>
        <w:t>Source:</w:t>
      </w:r>
      <w:r w:rsidRPr="0078242C">
        <w:rPr>
          <w:rFonts w:ascii="Times New Roman" w:eastAsia="Times New Roman" w:hAnsi="Times New Roman" w:cs="Times New Roman"/>
          <w:color w:val="000000"/>
          <w:sz w:val="20"/>
          <w:szCs w:val="20"/>
        </w:rPr>
        <w:t xml:space="preserve"> </w:t>
      </w:r>
      <w:r w:rsidR="00D079C1">
        <w:rPr>
          <w:rFonts w:ascii="Times New Roman" w:eastAsia="Times New Roman" w:hAnsi="Times New Roman" w:cs="Times New Roman"/>
          <w:color w:val="000000"/>
          <w:sz w:val="20"/>
          <w:szCs w:val="20"/>
        </w:rPr>
        <w:t>B</w:t>
      </w:r>
      <w:r w:rsidR="003E0FE5">
        <w:rPr>
          <w:rFonts w:ascii="Times New Roman" w:eastAsia="Times New Roman" w:hAnsi="Times New Roman" w:cs="Times New Roman"/>
          <w:color w:val="000000"/>
          <w:sz w:val="20"/>
          <w:szCs w:val="20"/>
        </w:rPr>
        <w:t xml:space="preserve">ased on </w:t>
      </w:r>
      <w:r w:rsidRPr="0078242C">
        <w:rPr>
          <w:rFonts w:ascii="Times New Roman" w:eastAsia="Times New Roman" w:hAnsi="Times New Roman" w:cs="Times New Roman"/>
          <w:color w:val="000000"/>
          <w:sz w:val="20"/>
          <w:szCs w:val="20"/>
        </w:rPr>
        <w:t>data from</w:t>
      </w:r>
      <w:r w:rsidRPr="008F77D1">
        <w:rPr>
          <w:rFonts w:ascii="Times New Roman" w:eastAsia="Times New Roman" w:hAnsi="Times New Roman" w:cs="Times New Roman"/>
          <w:color w:val="000000"/>
        </w:rPr>
        <w:t xml:space="preserve"> </w:t>
      </w:r>
      <w:r w:rsidRPr="008F77D1">
        <w:rPr>
          <w:rFonts w:ascii="Times New Roman" w:hAnsi="Times New Roman" w:cs="Times New Roman"/>
        </w:rPr>
        <w:fldChar w:fldCharType="begin"/>
      </w:r>
      <w:r w:rsidR="00FB0088">
        <w:rPr>
          <w:rFonts w:ascii="Times New Roman" w:hAnsi="Times New Roman" w:cs="Times New Roman"/>
        </w:rPr>
        <w:instrText xml:space="preserve"> ADDIN ZOTERO_ITEM CSL_CITATION {"citationID":"aeiha1h2nh","properties":{"formattedCitation":"Epstein, Landes, and Posner.","plainCitation":"Epstein, Landes, and Posner.","noteIndex":0},"citationItems":[{"id":5323,"uris":["http://zotero.org/users/1639190/items/E4QS7YPS"],"uri":["http://zotero.org/users/1639190/items/E4QS7YPS"],"itemData":{"id":5323,"type":"article-journal","container-title":"Minn. L. Rev.","note":"publisher: HeinOnline","page":"1431","title":"How business fares in the supreme court","volume":"97","author":[{"family":"Epstein","given":"Lee"},{"family":"Landes","given":"William M."},{"family":"Posner","given":"Richard A."}],"issued":{"date-parts":[["2012"]]}}}],"schema":"https://github.com/citation-style-language/schema/raw/master/csl-citation.json"} </w:instrText>
      </w:r>
      <w:r w:rsidRPr="008F77D1">
        <w:rPr>
          <w:rFonts w:ascii="Times New Roman" w:hAnsi="Times New Roman" w:cs="Times New Roman"/>
        </w:rPr>
        <w:fldChar w:fldCharType="separate"/>
      </w:r>
      <w:r w:rsidR="00FB0088">
        <w:rPr>
          <w:rFonts w:ascii="Times New Roman" w:hAnsi="Times New Roman" w:cs="Times New Roman"/>
          <w:sz w:val="20"/>
        </w:rPr>
        <w:t>Epstein, Landes, and Posner.</w:t>
      </w:r>
      <w:r w:rsidRPr="008F77D1">
        <w:rPr>
          <w:rFonts w:ascii="Times New Roman" w:hAnsi="Times New Roman" w:cs="Times New Roman"/>
        </w:rPr>
        <w:fldChar w:fldCharType="end"/>
      </w:r>
      <w:r w:rsidR="003A1AE1">
        <w:rPr>
          <w:rFonts w:ascii="Times New Roman" w:hAnsi="Times New Roman" w:cs="Times New Roman"/>
        </w:rPr>
        <w:t xml:space="preserve">, </w:t>
      </w:r>
      <w:r w:rsidR="003A1AE1" w:rsidRPr="003A1AE1">
        <w:rPr>
          <w:rFonts w:ascii="Times New Roman" w:hAnsi="Times New Roman" w:cs="Times New Roman"/>
          <w:sz w:val="20"/>
          <w:szCs w:val="20"/>
        </w:rPr>
        <w:t>as updated by Lee Epstein until 2020</w:t>
      </w:r>
    </w:p>
    <w:p w14:paraId="000B3346" w14:textId="75928225" w:rsidR="00D63ACF" w:rsidRDefault="00744D40">
      <w:pPr>
        <w:spacing w:before="360" w:after="100"/>
        <w:ind w:firstLine="630"/>
        <w:jc w:val="both"/>
        <w:rPr>
          <w:rFonts w:ascii="Times New Roman" w:hAnsi="Times New Roman" w:cs="Times New Roman"/>
        </w:rPr>
      </w:pPr>
      <w:r>
        <w:rPr>
          <w:rFonts w:ascii="Times New Roman" w:hAnsi="Times New Roman" w:cs="Times New Roman"/>
        </w:rPr>
        <w:t xml:space="preserve">A further striking pattern is that justices favored businesses to a greater degree when those businesses were defendants in antitrust cases than when they were subject to </w:t>
      </w:r>
      <w:del w:id="558" w:author="Sima Biondi" w:date="2022-01-19T10:32:00Z">
        <w:r w:rsidDel="00980A85">
          <w:rPr>
            <w:rFonts w:ascii="Times New Roman" w:hAnsi="Times New Roman" w:cs="Times New Roman"/>
          </w:rPr>
          <w:delText xml:space="preserve">another </w:delText>
        </w:r>
      </w:del>
      <w:ins w:id="559" w:author="Sima Biondi" w:date="2022-01-19T10:32:00Z">
        <w:r w:rsidR="00980A85">
          <w:rPr>
            <w:rFonts w:ascii="Times New Roman" w:hAnsi="Times New Roman" w:cs="Times New Roman"/>
          </w:rPr>
          <w:t xml:space="preserve">other </w:t>
        </w:r>
      </w:ins>
      <w:r>
        <w:rPr>
          <w:rFonts w:ascii="Times New Roman" w:hAnsi="Times New Roman" w:cs="Times New Roman"/>
        </w:rPr>
        <w:t>area</w:t>
      </w:r>
      <w:ins w:id="560" w:author="Sima Biondi" w:date="2022-01-19T10:32:00Z">
        <w:r w:rsidR="00980A85">
          <w:rPr>
            <w:rFonts w:ascii="Times New Roman" w:hAnsi="Times New Roman" w:cs="Times New Roman"/>
          </w:rPr>
          <w:t>s</w:t>
        </w:r>
      </w:ins>
      <w:r>
        <w:rPr>
          <w:rFonts w:ascii="Times New Roman" w:hAnsi="Times New Roman" w:cs="Times New Roman"/>
        </w:rPr>
        <w:t xml:space="preserve"> of the law.</w:t>
      </w:r>
      <w:r w:rsidR="00DA1C5E">
        <w:rPr>
          <w:rFonts w:ascii="Times New Roman" w:hAnsi="Times New Roman" w:cs="Times New Roman"/>
        </w:rPr>
        <w:t xml:space="preserve"> </w:t>
      </w:r>
      <w:r w:rsidR="00A93FE9">
        <w:rPr>
          <w:rFonts w:ascii="Times New Roman" w:hAnsi="Times New Roman" w:cs="Times New Roman"/>
        </w:rPr>
        <w:t>Figure XI</w:t>
      </w:r>
      <w:del w:id="561" w:author="Sima Biondi" w:date="2022-01-19T10:32:00Z">
        <w:r w:rsidR="00A93FE9" w:rsidDel="00980A85">
          <w:rPr>
            <w:rFonts w:ascii="Times New Roman" w:hAnsi="Times New Roman" w:cs="Times New Roman"/>
          </w:rPr>
          <w:delText>I</w:delText>
        </w:r>
      </w:del>
      <w:r w:rsidR="00A93FE9">
        <w:rPr>
          <w:rFonts w:ascii="Times New Roman" w:hAnsi="Times New Roman" w:cs="Times New Roman"/>
        </w:rPr>
        <w:t xml:space="preserve"> below plots the evolution of the average score of the Supreme Court business friendliness</w:t>
      </w:r>
      <w:r>
        <w:rPr>
          <w:rFonts w:ascii="Times New Roman" w:hAnsi="Times New Roman" w:cs="Times New Roman"/>
        </w:rPr>
        <w:t xml:space="preserve"> (or general business friendliness)</w:t>
      </w:r>
      <w:r w:rsidR="00A93FE9">
        <w:rPr>
          <w:rFonts w:ascii="Times New Roman" w:hAnsi="Times New Roman" w:cs="Times New Roman"/>
        </w:rPr>
        <w:t xml:space="preserve"> and anti-enforcement</w:t>
      </w:r>
      <w:r>
        <w:rPr>
          <w:rFonts w:ascii="Times New Roman" w:hAnsi="Times New Roman" w:cs="Times New Roman"/>
        </w:rPr>
        <w:t xml:space="preserve"> (or antitrust business friendliness)</w:t>
      </w:r>
      <w:r w:rsidR="00A93FE9">
        <w:rPr>
          <w:rFonts w:ascii="Times New Roman" w:hAnsi="Times New Roman" w:cs="Times New Roman"/>
        </w:rPr>
        <w:t xml:space="preserve"> scores per Supreme Court term. </w:t>
      </w:r>
      <w:r>
        <w:rPr>
          <w:rFonts w:ascii="Times New Roman" w:hAnsi="Times New Roman" w:cs="Times New Roman"/>
        </w:rPr>
        <w:t>The figure shows that the justices became increasingly hostile to antitrust law relative to other areas of the law when businesses were a party</w:t>
      </w:r>
      <w:r w:rsidR="00B275B4">
        <w:rPr>
          <w:rFonts w:ascii="Times New Roman" w:hAnsi="Times New Roman" w:cs="Times New Roman"/>
        </w:rPr>
        <w:t>.</w:t>
      </w:r>
    </w:p>
    <w:p w14:paraId="4E4E3080" w14:textId="4AB39D80" w:rsidR="007354E2" w:rsidRDefault="007354E2" w:rsidP="007354E2">
      <w:pPr>
        <w:spacing w:before="360" w:after="100"/>
        <w:jc w:val="center"/>
        <w:rPr>
          <w:rFonts w:ascii="Times New Roman" w:hAnsi="Times New Roman" w:cs="Times New Roman"/>
        </w:rPr>
      </w:pPr>
      <w:r>
        <w:rPr>
          <w:rFonts w:ascii="Times New Roman" w:hAnsi="Times New Roman" w:cs="Times New Roman"/>
        </w:rPr>
        <w:t xml:space="preserve">Figure XI: Average business-friendliness and anti-enforcement score per </w:t>
      </w:r>
      <w:r w:rsidR="00C92684">
        <w:rPr>
          <w:rFonts w:ascii="Times New Roman" w:hAnsi="Times New Roman" w:cs="Times New Roman"/>
        </w:rPr>
        <w:t>Supreme Court term</w:t>
      </w:r>
      <w:r w:rsidR="00BD63EB">
        <w:rPr>
          <w:rFonts w:ascii="Times New Roman" w:hAnsi="Times New Roman" w:cs="Times New Roman"/>
        </w:rPr>
        <w:t xml:space="preserve"> </w:t>
      </w:r>
      <w:r>
        <w:rPr>
          <w:rFonts w:ascii="Times New Roman" w:hAnsi="Times New Roman" w:cs="Times New Roman"/>
        </w:rPr>
        <w:t>– from 1952 to today</w:t>
      </w:r>
    </w:p>
    <w:p w14:paraId="6433C662" w14:textId="314E7964" w:rsidR="007354E2" w:rsidRDefault="007354E2" w:rsidP="00930A38">
      <w:pPr>
        <w:spacing w:before="100" w:after="100"/>
        <w:ind w:firstLine="630"/>
        <w:jc w:val="both"/>
        <w:rPr>
          <w:rFonts w:ascii="Times New Roman" w:hAnsi="Times New Roman" w:cs="Times New Roman"/>
        </w:rPr>
      </w:pPr>
    </w:p>
    <w:p w14:paraId="2A93B85D" w14:textId="5CE85DD2" w:rsidR="007354E2" w:rsidRDefault="007354E2" w:rsidP="00930A38">
      <w:pPr>
        <w:spacing w:before="100" w:after="100"/>
        <w:ind w:firstLine="630"/>
        <w:jc w:val="both"/>
        <w:rPr>
          <w:rFonts w:ascii="Times New Roman" w:hAnsi="Times New Roman" w:cs="Times New Roman"/>
        </w:rPr>
      </w:pPr>
      <w:r>
        <w:rPr>
          <w:rFonts w:ascii="Times New Roman" w:hAnsi="Times New Roman" w:cs="Times New Roman"/>
          <w:noProof/>
        </w:rPr>
        <w:lastRenderedPageBreak/>
        <w:drawing>
          <wp:inline distT="0" distB="0" distL="0" distR="0" wp14:anchorId="59642EC2" wp14:editId="1B527724">
            <wp:extent cx="5943600" cy="4035425"/>
            <wp:effectExtent l="0" t="0" r="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35425"/>
                    </a:xfrm>
                    <a:prstGeom prst="rect">
                      <a:avLst/>
                    </a:prstGeom>
                  </pic:spPr>
                </pic:pic>
              </a:graphicData>
            </a:graphic>
          </wp:inline>
        </w:drawing>
      </w:r>
    </w:p>
    <w:p w14:paraId="4D4B7E04" w14:textId="1A0A01BB" w:rsidR="00A93FE9" w:rsidRDefault="00D006FC" w:rsidP="000258B3">
      <w:pPr>
        <w:spacing w:before="100" w:after="100"/>
        <w:ind w:left="630"/>
        <w:jc w:val="both"/>
        <w:rPr>
          <w:rFonts w:ascii="Times New Roman" w:hAnsi="Times New Roman" w:cs="Times New Roman"/>
        </w:rPr>
      </w:pPr>
      <w:r>
        <w:rPr>
          <w:rFonts w:ascii="Times New Roman" w:hAnsi="Times New Roman" w:cs="Times New Roman"/>
          <w:bCs/>
          <w:sz w:val="20"/>
          <w:szCs w:val="20"/>
        </w:rPr>
        <w:t>Note.</w:t>
      </w:r>
      <w:r w:rsidR="00B8746C">
        <w:rPr>
          <w:rFonts w:ascii="Times New Roman" w:hAnsi="Times New Roman" w:cs="Times New Roman"/>
          <w:b/>
          <w:bCs/>
          <w:sz w:val="20"/>
          <w:szCs w:val="20"/>
        </w:rPr>
        <w:t xml:space="preserve"> </w:t>
      </w:r>
      <w:r w:rsidR="00B8746C" w:rsidRPr="00D00CD5">
        <w:rPr>
          <w:rFonts w:ascii="Times New Roman" w:hAnsi="Times New Roman" w:cs="Times New Roman"/>
          <w:sz w:val="20"/>
          <w:szCs w:val="20"/>
        </w:rPr>
        <w:t>B</w:t>
      </w:r>
      <w:r w:rsidR="00736FDC" w:rsidRPr="00B3287C">
        <w:rPr>
          <w:rFonts w:ascii="Times New Roman" w:hAnsi="Times New Roman" w:cs="Times New Roman"/>
          <w:sz w:val="20"/>
          <w:szCs w:val="20"/>
        </w:rPr>
        <w:t xml:space="preserve">ased on </w:t>
      </w:r>
      <w:r w:rsidR="00736FDC">
        <w:rPr>
          <w:rFonts w:ascii="Times New Roman" w:hAnsi="Times New Roman" w:cs="Times New Roman"/>
          <w:sz w:val="20"/>
          <w:szCs w:val="20"/>
        </w:rPr>
        <w:t xml:space="preserve">Justices votes on antitrust cases mentioning the Sherman Act and </w:t>
      </w:r>
      <w:r w:rsidR="00736FDC" w:rsidRPr="00B3287C">
        <w:rPr>
          <w:rFonts w:ascii="Times New Roman" w:hAnsi="Times New Roman" w:cs="Times New Roman"/>
          <w:sz w:val="20"/>
          <w:szCs w:val="20"/>
        </w:rPr>
        <w:t xml:space="preserve">data from </w:t>
      </w:r>
      <w:r w:rsidR="00736FDC" w:rsidRPr="00B3287C">
        <w:rPr>
          <w:rFonts w:ascii="Times New Roman" w:hAnsi="Times New Roman" w:cs="Times New Roman"/>
          <w:sz w:val="20"/>
          <w:szCs w:val="20"/>
        </w:rPr>
        <w:fldChar w:fldCharType="begin"/>
      </w:r>
      <w:r w:rsidR="00FB0088">
        <w:rPr>
          <w:rFonts w:ascii="Times New Roman" w:hAnsi="Times New Roman" w:cs="Times New Roman"/>
          <w:sz w:val="20"/>
          <w:szCs w:val="20"/>
        </w:rPr>
        <w:instrText xml:space="preserve"> ADDIN ZOTERO_ITEM CSL_CITATION {"citationID":"VWLhbqAZ","properties":{"formattedCitation":"Epstein, Landes, and Posner.","plainCitation":"Epstein, Landes, and Posner.","noteIndex":0},"citationItems":[{"id":5323,"uris":["http://zotero.org/users/1639190/items/E4QS7YPS"],"uri":["http://zotero.org/users/1639190/items/E4QS7YPS"],"itemData":{"id":5323,"type":"article-journal","container-title":"Minn. L. Rev.","note":"publisher: HeinOnline","page":"1431","title":"How business fares in the supreme court","volume":"97","author":[{"family":"Epstein","given":"Lee"},{"family":"Landes","given":"William M."},{"family":"Posner","given":"Richard A."}],"issued":{"date-parts":[["2012"]]}}}],"schema":"https://github.com/citation-style-language/schema/raw/master/csl-citation.json"} </w:instrText>
      </w:r>
      <w:r w:rsidR="00736FDC" w:rsidRPr="00B3287C">
        <w:rPr>
          <w:rFonts w:ascii="Times New Roman" w:hAnsi="Times New Roman" w:cs="Times New Roman"/>
          <w:sz w:val="20"/>
          <w:szCs w:val="20"/>
        </w:rPr>
        <w:fldChar w:fldCharType="separate"/>
      </w:r>
      <w:r w:rsidR="00FB0088" w:rsidRPr="00FB0088">
        <w:rPr>
          <w:rFonts w:ascii="Times New Roman" w:hAnsi="Times New Roman" w:cs="Times New Roman"/>
          <w:sz w:val="20"/>
        </w:rPr>
        <w:t>Epstein, Landes, and Posner.</w:t>
      </w:r>
      <w:r w:rsidR="00736FDC" w:rsidRPr="00B3287C">
        <w:rPr>
          <w:rFonts w:ascii="Times New Roman" w:hAnsi="Times New Roman" w:cs="Times New Roman"/>
          <w:sz w:val="20"/>
          <w:szCs w:val="20"/>
        </w:rPr>
        <w:fldChar w:fldCharType="end"/>
      </w:r>
      <w:r w:rsidR="00736FDC" w:rsidRPr="00B3287C">
        <w:rPr>
          <w:rFonts w:ascii="Times New Roman" w:hAnsi="Times New Roman" w:cs="Times New Roman"/>
          <w:sz w:val="20"/>
          <w:szCs w:val="20"/>
        </w:rPr>
        <w:t xml:space="preserve">, as updated by Lee Epstein </w:t>
      </w:r>
      <w:r w:rsidR="00736FDC">
        <w:rPr>
          <w:rFonts w:ascii="Times New Roman" w:hAnsi="Times New Roman" w:cs="Times New Roman"/>
          <w:sz w:val="20"/>
          <w:szCs w:val="20"/>
        </w:rPr>
        <w:t>until</w:t>
      </w:r>
      <w:r w:rsidR="00736FDC" w:rsidRPr="00B3287C">
        <w:rPr>
          <w:rFonts w:ascii="Times New Roman" w:hAnsi="Times New Roman" w:cs="Times New Roman"/>
          <w:sz w:val="20"/>
          <w:szCs w:val="20"/>
        </w:rPr>
        <w:t xml:space="preserve"> 2020</w:t>
      </w:r>
      <w:r w:rsidR="00736FDC">
        <w:rPr>
          <w:rFonts w:ascii="Times New Roman" w:hAnsi="Times New Roman" w:cs="Times New Roman"/>
          <w:sz w:val="20"/>
          <w:szCs w:val="20"/>
        </w:rPr>
        <w:t>.</w:t>
      </w:r>
    </w:p>
    <w:p w14:paraId="42F6FBCC" w14:textId="476389F4" w:rsidR="00A93FE9" w:rsidRDefault="00A93FE9" w:rsidP="00424D24">
      <w:pPr>
        <w:spacing w:before="360" w:after="100"/>
        <w:ind w:firstLine="630"/>
        <w:jc w:val="both"/>
        <w:rPr>
          <w:rFonts w:ascii="Times New Roman" w:hAnsi="Times New Roman" w:cs="Times New Roman"/>
        </w:rPr>
      </w:pPr>
      <w:r>
        <w:rPr>
          <w:rFonts w:ascii="Times New Roman" w:hAnsi="Times New Roman" w:cs="Times New Roman"/>
        </w:rPr>
        <w:t>Figure XI</w:t>
      </w:r>
      <w:r w:rsidR="00CC4359">
        <w:rPr>
          <w:rFonts w:ascii="Times New Roman" w:hAnsi="Times New Roman" w:cs="Times New Roman"/>
        </w:rPr>
        <w:t xml:space="preserve">I expands this analysis, </w:t>
      </w:r>
      <w:r>
        <w:rPr>
          <w:rFonts w:ascii="Times New Roman" w:hAnsi="Times New Roman" w:cs="Times New Roman"/>
        </w:rPr>
        <w:t>depict</w:t>
      </w:r>
      <w:r w:rsidR="00CC4359">
        <w:rPr>
          <w:rFonts w:ascii="Times New Roman" w:hAnsi="Times New Roman" w:cs="Times New Roman"/>
        </w:rPr>
        <w:t>ing</w:t>
      </w:r>
      <w:r>
        <w:rPr>
          <w:rFonts w:ascii="Times New Roman" w:hAnsi="Times New Roman" w:cs="Times New Roman"/>
        </w:rPr>
        <w:t xml:space="preserve"> the comparison between the mean business-friendliness and anti-enforcement for Democrat and Republican Supreme Court nominee</w:t>
      </w:r>
      <w:r w:rsidR="00CC4359">
        <w:rPr>
          <w:rFonts w:ascii="Times New Roman" w:hAnsi="Times New Roman" w:cs="Times New Roman"/>
        </w:rPr>
        <w:t>s</w:t>
      </w:r>
      <w:r>
        <w:rPr>
          <w:rFonts w:ascii="Times New Roman" w:hAnsi="Times New Roman" w:cs="Times New Roman"/>
        </w:rPr>
        <w:t xml:space="preserve"> since the 1950s.</w:t>
      </w:r>
      <w:r w:rsidRPr="006C0632">
        <w:rPr>
          <w:rStyle w:val="FootnoteReference"/>
        </w:rPr>
        <w:footnoteReference w:id="163"/>
      </w:r>
      <w:r>
        <w:rPr>
          <w:rFonts w:ascii="Times New Roman" w:hAnsi="Times New Roman" w:cs="Times New Roman"/>
        </w:rPr>
        <w:t xml:space="preserve"> As </w:t>
      </w:r>
      <w:del w:id="562" w:author="Sima Biondi" w:date="2022-01-19T10:33:00Z">
        <w:r w:rsidDel="00980A85">
          <w:rPr>
            <w:rFonts w:ascii="Times New Roman" w:hAnsi="Times New Roman" w:cs="Times New Roman"/>
          </w:rPr>
          <w:delText>can be seen</w:delText>
        </w:r>
      </w:del>
      <w:ins w:id="563" w:author="Sima Biondi" w:date="2022-01-19T10:33:00Z">
        <w:r w:rsidR="00980A85">
          <w:rPr>
            <w:rFonts w:ascii="Times New Roman" w:hAnsi="Times New Roman" w:cs="Times New Roman"/>
          </w:rPr>
          <w:t>the figure illustrates</w:t>
        </w:r>
      </w:ins>
      <w:r>
        <w:rPr>
          <w:rFonts w:ascii="Times New Roman" w:hAnsi="Times New Roman" w:cs="Times New Roman"/>
        </w:rPr>
        <w:t>, strong</w:t>
      </w:r>
      <w:r w:rsidR="00744D40">
        <w:rPr>
          <w:rFonts w:ascii="Times New Roman" w:hAnsi="Times New Roman" w:cs="Times New Roman"/>
        </w:rPr>
        <w:t>-</w:t>
      </w:r>
      <w:r>
        <w:rPr>
          <w:rFonts w:ascii="Times New Roman" w:hAnsi="Times New Roman" w:cs="Times New Roman"/>
        </w:rPr>
        <w:t xml:space="preserve">enforcement </w:t>
      </w:r>
      <w:ins w:id="564" w:author="Sima Biondi" w:date="2022-01-19T10:33:00Z">
        <w:r w:rsidR="00980A85">
          <w:rPr>
            <w:rFonts w:ascii="Times New Roman" w:hAnsi="Times New Roman" w:cs="Times New Roman"/>
          </w:rPr>
          <w:t>j</w:t>
        </w:r>
      </w:ins>
      <w:del w:id="565" w:author="Sima Biondi" w:date="2022-01-19T10:33:00Z">
        <w:r w:rsidDel="00980A85">
          <w:rPr>
            <w:rFonts w:ascii="Times New Roman" w:hAnsi="Times New Roman" w:cs="Times New Roman"/>
          </w:rPr>
          <w:delText>J</w:delText>
        </w:r>
      </w:del>
      <w:r>
        <w:rPr>
          <w:rFonts w:ascii="Times New Roman" w:hAnsi="Times New Roman" w:cs="Times New Roman"/>
        </w:rPr>
        <w:t xml:space="preserve">ustices are usually associated with a pro-enforcement position that is slightly more pronounced than their pro-business profile. However, and in particular starting with </w:t>
      </w:r>
      <w:del w:id="566" w:author="Sima Biondi" w:date="2022-01-19T10:33:00Z">
        <w:r w:rsidDel="00980A85">
          <w:rPr>
            <w:rFonts w:ascii="Times New Roman" w:hAnsi="Times New Roman" w:cs="Times New Roman"/>
          </w:rPr>
          <w:delText xml:space="preserve">the </w:delText>
        </w:r>
      </w:del>
      <w:r w:rsidR="00FB00B8">
        <w:rPr>
          <w:rFonts w:ascii="Times New Roman" w:hAnsi="Times New Roman" w:cs="Times New Roman"/>
        </w:rPr>
        <w:t>justices</w:t>
      </w:r>
      <w:del w:id="567" w:author="Sima Biondi" w:date="2022-01-19T10:33:00Z">
        <w:r w:rsidR="00FB00B8" w:rsidDel="00980A85">
          <w:rPr>
            <w:rFonts w:ascii="Times New Roman" w:hAnsi="Times New Roman" w:cs="Times New Roman"/>
          </w:rPr>
          <w:delText>’</w:delText>
        </w:r>
      </w:del>
      <w:r>
        <w:rPr>
          <w:rFonts w:ascii="Times New Roman" w:hAnsi="Times New Roman" w:cs="Times New Roman"/>
        </w:rPr>
        <w:t xml:space="preserve"> </w:t>
      </w:r>
      <w:del w:id="568" w:author="Sima Biondi" w:date="2022-01-19T10:33:00Z">
        <w:r w:rsidR="00744D40" w:rsidDel="00980A85">
          <w:rPr>
            <w:rFonts w:ascii="Times New Roman" w:hAnsi="Times New Roman" w:cs="Times New Roman"/>
          </w:rPr>
          <w:delText xml:space="preserve">appointments </w:delText>
        </w:r>
      </w:del>
      <w:ins w:id="569" w:author="Sima Biondi" w:date="2022-01-19T10:33:00Z">
        <w:r w:rsidR="00980A85">
          <w:rPr>
            <w:rFonts w:ascii="Times New Roman" w:hAnsi="Times New Roman" w:cs="Times New Roman"/>
          </w:rPr>
          <w:t xml:space="preserve">appointed </w:t>
        </w:r>
      </w:ins>
      <w:r>
        <w:rPr>
          <w:rFonts w:ascii="Times New Roman" w:hAnsi="Times New Roman" w:cs="Times New Roman"/>
        </w:rPr>
        <w:t>after the 1980s, their anti-antitrust enforcement stance is much more pronounced than their pro-business views</w:t>
      </w:r>
      <w:r w:rsidR="00D00CD5">
        <w:rPr>
          <w:rFonts w:ascii="Times New Roman" w:hAnsi="Times New Roman" w:cs="Times New Roman"/>
        </w:rPr>
        <w:t>. (W</w:t>
      </w:r>
      <w:r w:rsidR="00385C7F">
        <w:rPr>
          <w:rFonts w:ascii="Times New Roman" w:hAnsi="Times New Roman" w:cs="Times New Roman"/>
        </w:rPr>
        <w:t xml:space="preserve">e excluded Gorsuch, Kavanagh and Barrett from our analysis </w:t>
      </w:r>
      <w:r w:rsidR="00314497">
        <w:rPr>
          <w:rFonts w:ascii="Times New Roman" w:hAnsi="Times New Roman" w:cs="Times New Roman"/>
        </w:rPr>
        <w:t xml:space="preserve">of the individual behavior of </w:t>
      </w:r>
      <w:ins w:id="570" w:author="Sima Biondi" w:date="2022-01-19T10:33:00Z">
        <w:r w:rsidR="00980A85">
          <w:rPr>
            <w:rFonts w:ascii="Times New Roman" w:hAnsi="Times New Roman" w:cs="Times New Roman"/>
          </w:rPr>
          <w:t>j</w:t>
        </w:r>
      </w:ins>
      <w:del w:id="571" w:author="Sima Biondi" w:date="2022-01-19T10:33:00Z">
        <w:r w:rsidR="00314497" w:rsidDel="00980A85">
          <w:rPr>
            <w:rFonts w:ascii="Times New Roman" w:hAnsi="Times New Roman" w:cs="Times New Roman"/>
          </w:rPr>
          <w:delText>J</w:delText>
        </w:r>
      </w:del>
      <w:r w:rsidR="00314497">
        <w:rPr>
          <w:rFonts w:ascii="Times New Roman" w:hAnsi="Times New Roman" w:cs="Times New Roman"/>
        </w:rPr>
        <w:t xml:space="preserve">ustices </w:t>
      </w:r>
      <w:r w:rsidR="00385C7F">
        <w:rPr>
          <w:rFonts w:ascii="Times New Roman" w:hAnsi="Times New Roman" w:cs="Times New Roman"/>
        </w:rPr>
        <w:t xml:space="preserve">because they voted in </w:t>
      </w:r>
      <w:ins w:id="572" w:author="Sima Biondi" w:date="2022-01-19T10:33:00Z">
        <w:r w:rsidR="00980A85">
          <w:rPr>
            <w:rFonts w:ascii="Times New Roman" w:hAnsi="Times New Roman" w:cs="Times New Roman"/>
          </w:rPr>
          <w:t xml:space="preserve">too </w:t>
        </w:r>
      </w:ins>
      <w:r w:rsidR="00385C7F">
        <w:rPr>
          <w:rFonts w:ascii="Times New Roman" w:hAnsi="Times New Roman" w:cs="Times New Roman"/>
        </w:rPr>
        <w:t>few cases).</w:t>
      </w:r>
    </w:p>
    <w:p w14:paraId="37B1A7E1" w14:textId="4D86731C" w:rsidR="004626E1" w:rsidRDefault="004626E1">
      <w:pPr>
        <w:spacing w:before="360" w:after="100"/>
        <w:jc w:val="center"/>
        <w:rPr>
          <w:rFonts w:ascii="Times New Roman" w:hAnsi="Times New Roman" w:cs="Times New Roman"/>
        </w:rPr>
      </w:pPr>
      <w:r>
        <w:rPr>
          <w:rFonts w:ascii="Times New Roman" w:hAnsi="Times New Roman" w:cs="Times New Roman"/>
        </w:rPr>
        <w:t>Figure XI</w:t>
      </w:r>
      <w:r w:rsidR="007354E2">
        <w:rPr>
          <w:rFonts w:ascii="Times New Roman" w:hAnsi="Times New Roman" w:cs="Times New Roman"/>
        </w:rPr>
        <w:t>I</w:t>
      </w:r>
      <w:r>
        <w:rPr>
          <w:rFonts w:ascii="Times New Roman" w:hAnsi="Times New Roman" w:cs="Times New Roman"/>
        </w:rPr>
        <w:t xml:space="preserve">: Average business-friendliness and anti-enforcement score per </w:t>
      </w:r>
      <w:ins w:id="573" w:author="Sima Biondi" w:date="2022-01-19T10:51:00Z">
        <w:r w:rsidR="00222E83">
          <w:rPr>
            <w:rFonts w:ascii="Times New Roman" w:hAnsi="Times New Roman" w:cs="Times New Roman"/>
          </w:rPr>
          <w:t>j</w:t>
        </w:r>
      </w:ins>
      <w:del w:id="574" w:author="Sima Biondi" w:date="2022-01-19T10:51:00Z">
        <w:r w:rsidDel="00222E83">
          <w:rPr>
            <w:rFonts w:ascii="Times New Roman" w:hAnsi="Times New Roman" w:cs="Times New Roman"/>
          </w:rPr>
          <w:delText>J</w:delText>
        </w:r>
      </w:del>
      <w:r>
        <w:rPr>
          <w:rFonts w:ascii="Times New Roman" w:hAnsi="Times New Roman" w:cs="Times New Roman"/>
        </w:rPr>
        <w:t>ustice – from 1952 to today</w:t>
      </w:r>
    </w:p>
    <w:p w14:paraId="252E208F" w14:textId="07D7AAAF" w:rsidR="004626E1" w:rsidRDefault="000258B3" w:rsidP="000258B3">
      <w:pPr>
        <w:spacing w:before="100" w:after="100"/>
        <w:jc w:val="center"/>
        <w:rPr>
          <w:rFonts w:ascii="Times New Roman" w:hAnsi="Times New Roman" w:cs="Times New Roman"/>
        </w:rPr>
      </w:pPr>
      <w:r>
        <w:rPr>
          <w:rFonts w:ascii="Times New Roman" w:hAnsi="Times New Roman" w:cs="Times New Roman"/>
          <w:noProof/>
        </w:rPr>
        <w:lastRenderedPageBreak/>
        <w:drawing>
          <wp:inline distT="0" distB="0" distL="0" distR="0" wp14:anchorId="77BBB198" wp14:editId="4C1EFEF4">
            <wp:extent cx="6117021" cy="3607733"/>
            <wp:effectExtent l="0" t="0" r="444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1">
                      <a:extLst>
                        <a:ext uri="{28A0092B-C50C-407E-A947-70E740481C1C}">
                          <a14:useLocalDpi xmlns:a14="http://schemas.microsoft.com/office/drawing/2010/main" val="0"/>
                        </a:ext>
                      </a:extLst>
                    </a:blip>
                    <a:srcRect t="7790" r="1326"/>
                    <a:stretch/>
                  </pic:blipFill>
                  <pic:spPr bwMode="auto">
                    <a:xfrm>
                      <a:off x="0" y="0"/>
                      <a:ext cx="6127405" cy="3613858"/>
                    </a:xfrm>
                    <a:prstGeom prst="rect">
                      <a:avLst/>
                    </a:prstGeom>
                    <a:ln>
                      <a:noFill/>
                    </a:ln>
                    <a:extLst>
                      <a:ext uri="{53640926-AAD7-44D8-BBD7-CCE9431645EC}">
                        <a14:shadowObscured xmlns:a14="http://schemas.microsoft.com/office/drawing/2010/main"/>
                      </a:ext>
                    </a:extLst>
                  </pic:spPr>
                </pic:pic>
              </a:graphicData>
            </a:graphic>
          </wp:inline>
        </w:drawing>
      </w:r>
    </w:p>
    <w:p w14:paraId="3F088720" w14:textId="1F3D7816" w:rsidR="00D63ACF" w:rsidRDefault="00B8746C" w:rsidP="000258B3">
      <w:pPr>
        <w:spacing w:before="100" w:after="100"/>
        <w:ind w:left="630"/>
        <w:jc w:val="both"/>
        <w:rPr>
          <w:rFonts w:ascii="Times New Roman" w:hAnsi="Times New Roman" w:cs="Times New Roman"/>
        </w:rPr>
      </w:pPr>
      <w:r>
        <w:rPr>
          <w:rFonts w:ascii="Times New Roman" w:hAnsi="Times New Roman" w:cs="Times New Roman"/>
          <w:b/>
          <w:bCs/>
          <w:sz w:val="20"/>
          <w:szCs w:val="20"/>
        </w:rPr>
        <w:t xml:space="preserve">Note: </w:t>
      </w:r>
      <w:r w:rsidRPr="000258B3">
        <w:rPr>
          <w:rFonts w:ascii="Times New Roman" w:hAnsi="Times New Roman" w:cs="Times New Roman"/>
          <w:sz w:val="20"/>
          <w:szCs w:val="20"/>
        </w:rPr>
        <w:t>B</w:t>
      </w:r>
      <w:r w:rsidR="004626E1" w:rsidRPr="00B3287C">
        <w:rPr>
          <w:rFonts w:ascii="Times New Roman" w:hAnsi="Times New Roman" w:cs="Times New Roman"/>
          <w:sz w:val="20"/>
          <w:szCs w:val="20"/>
        </w:rPr>
        <w:t xml:space="preserve">ased on </w:t>
      </w:r>
      <w:r w:rsidR="004626E1">
        <w:rPr>
          <w:rFonts w:ascii="Times New Roman" w:hAnsi="Times New Roman" w:cs="Times New Roman"/>
          <w:sz w:val="20"/>
          <w:szCs w:val="20"/>
        </w:rPr>
        <w:t xml:space="preserve">Justices votes on antitrust cases mentioning the Sherman Act and </w:t>
      </w:r>
      <w:r w:rsidR="004626E1" w:rsidRPr="00B3287C">
        <w:rPr>
          <w:rFonts w:ascii="Times New Roman" w:hAnsi="Times New Roman" w:cs="Times New Roman"/>
          <w:sz w:val="20"/>
          <w:szCs w:val="20"/>
        </w:rPr>
        <w:t xml:space="preserve">data from </w:t>
      </w:r>
      <w:r w:rsidR="004626E1" w:rsidRPr="00B3287C">
        <w:rPr>
          <w:rFonts w:ascii="Times New Roman" w:hAnsi="Times New Roman" w:cs="Times New Roman"/>
          <w:sz w:val="20"/>
          <w:szCs w:val="20"/>
        </w:rPr>
        <w:fldChar w:fldCharType="begin"/>
      </w:r>
      <w:r w:rsidR="00FB0088">
        <w:rPr>
          <w:rFonts w:ascii="Times New Roman" w:hAnsi="Times New Roman" w:cs="Times New Roman"/>
          <w:sz w:val="20"/>
          <w:szCs w:val="20"/>
        </w:rPr>
        <w:instrText xml:space="preserve"> ADDIN ZOTERO_ITEM CSL_CITATION {"citationID":"AVYEQjk5","properties":{"formattedCitation":"Epstein, Landes, and Posner.","plainCitation":"Epstein, Landes, and Posner.","noteIndex":0},"citationItems":[{"id":5323,"uris":["http://zotero.org/users/1639190/items/E4QS7YPS"],"uri":["http://zotero.org/users/1639190/items/E4QS7YPS"],"itemData":{"id":5323,"type":"article-journal","container-title":"Minn. L. Rev.","note":"publisher: HeinOnline","page":"1431","title":"How business fares in the supreme court","volume":"97","author":[{"family":"Epstein","given":"Lee"},{"family":"Landes","given":"William M."},{"family":"Posner","given":"Richard A."}],"issued":{"date-parts":[["2012"]]}}}],"schema":"https://github.com/citation-style-language/schema/raw/master/csl-citation.json"} </w:instrText>
      </w:r>
      <w:r w:rsidR="004626E1" w:rsidRPr="00B3287C">
        <w:rPr>
          <w:rFonts w:ascii="Times New Roman" w:hAnsi="Times New Roman" w:cs="Times New Roman"/>
          <w:sz w:val="20"/>
          <w:szCs w:val="20"/>
        </w:rPr>
        <w:fldChar w:fldCharType="separate"/>
      </w:r>
      <w:r w:rsidR="00FB0088" w:rsidRPr="00FB0088">
        <w:rPr>
          <w:rFonts w:ascii="Times New Roman" w:hAnsi="Times New Roman" w:cs="Times New Roman"/>
          <w:sz w:val="20"/>
        </w:rPr>
        <w:t>Epstein, Landes, and Posner.</w:t>
      </w:r>
      <w:r w:rsidR="004626E1" w:rsidRPr="00B3287C">
        <w:rPr>
          <w:rFonts w:ascii="Times New Roman" w:hAnsi="Times New Roman" w:cs="Times New Roman"/>
          <w:sz w:val="20"/>
          <w:szCs w:val="20"/>
        </w:rPr>
        <w:fldChar w:fldCharType="end"/>
      </w:r>
      <w:r w:rsidR="004626E1" w:rsidRPr="00B3287C">
        <w:rPr>
          <w:rFonts w:ascii="Times New Roman" w:hAnsi="Times New Roman" w:cs="Times New Roman"/>
          <w:sz w:val="20"/>
          <w:szCs w:val="20"/>
        </w:rPr>
        <w:t xml:space="preserve">, as updated by Lee Epstein </w:t>
      </w:r>
      <w:r w:rsidR="004626E1">
        <w:rPr>
          <w:rFonts w:ascii="Times New Roman" w:hAnsi="Times New Roman" w:cs="Times New Roman"/>
          <w:sz w:val="20"/>
          <w:szCs w:val="20"/>
        </w:rPr>
        <w:t>until</w:t>
      </w:r>
      <w:r w:rsidR="004626E1" w:rsidRPr="00B3287C">
        <w:rPr>
          <w:rFonts w:ascii="Times New Roman" w:hAnsi="Times New Roman" w:cs="Times New Roman"/>
          <w:sz w:val="20"/>
          <w:szCs w:val="20"/>
        </w:rPr>
        <w:t xml:space="preserve"> 2020</w:t>
      </w:r>
      <w:r w:rsidR="008A4BD0">
        <w:rPr>
          <w:rFonts w:ascii="Times New Roman" w:hAnsi="Times New Roman" w:cs="Times New Roman"/>
          <w:sz w:val="20"/>
          <w:szCs w:val="20"/>
        </w:rPr>
        <w:t>.</w:t>
      </w:r>
    </w:p>
    <w:p w14:paraId="3AC95CBD" w14:textId="7A5D878C" w:rsidR="00CC4359" w:rsidRDefault="00930A38" w:rsidP="00F154D8">
      <w:pPr>
        <w:spacing w:before="360" w:after="100"/>
        <w:ind w:firstLine="630"/>
        <w:jc w:val="both"/>
        <w:rPr>
          <w:rFonts w:ascii="Times New Roman" w:hAnsi="Times New Roman" w:cs="Times New Roman"/>
        </w:rPr>
      </w:pPr>
      <w:r>
        <w:rPr>
          <w:rFonts w:ascii="Times New Roman" w:hAnsi="Times New Roman" w:cs="Times New Roman"/>
        </w:rPr>
        <w:t>Perhaps more surprising</w:t>
      </w:r>
      <w:r w:rsidR="00637C79">
        <w:rPr>
          <w:rFonts w:ascii="Times New Roman" w:hAnsi="Times New Roman" w:cs="Times New Roman"/>
        </w:rPr>
        <w:t>, starting</w:t>
      </w:r>
      <w:r>
        <w:rPr>
          <w:rFonts w:ascii="Times New Roman" w:hAnsi="Times New Roman" w:cs="Times New Roman"/>
        </w:rPr>
        <w:t xml:space="preserve"> in the 1980s, the</w:t>
      </w:r>
      <w:r w:rsidR="00637C79">
        <w:rPr>
          <w:rFonts w:ascii="Times New Roman" w:hAnsi="Times New Roman" w:cs="Times New Roman"/>
        </w:rPr>
        <w:t xml:space="preserve"> Court becomes </w:t>
      </w:r>
      <w:r w:rsidR="00653C91">
        <w:rPr>
          <w:rFonts w:ascii="Times New Roman" w:hAnsi="Times New Roman" w:cs="Times New Roman"/>
        </w:rPr>
        <w:t xml:space="preserve">even </w:t>
      </w:r>
      <w:r w:rsidR="00637C79">
        <w:rPr>
          <w:rFonts w:ascii="Times New Roman" w:hAnsi="Times New Roman" w:cs="Times New Roman"/>
        </w:rPr>
        <w:t xml:space="preserve">more favorable to large companies </w:t>
      </w:r>
      <w:r w:rsidR="00653C91">
        <w:rPr>
          <w:rFonts w:ascii="Times New Roman" w:hAnsi="Times New Roman" w:cs="Times New Roman"/>
        </w:rPr>
        <w:t>when</w:t>
      </w:r>
      <w:ins w:id="575" w:author="Sima Biondi" w:date="2022-01-19T10:34:00Z">
        <w:r w:rsidR="00980A85">
          <w:rPr>
            <w:rFonts w:ascii="Times New Roman" w:hAnsi="Times New Roman" w:cs="Times New Roman"/>
          </w:rPr>
          <w:t xml:space="preserve"> they are</w:t>
        </w:r>
      </w:ins>
      <w:r w:rsidR="00653C91">
        <w:rPr>
          <w:rFonts w:ascii="Times New Roman" w:hAnsi="Times New Roman" w:cs="Times New Roman"/>
        </w:rPr>
        <w:t xml:space="preserve"> challenged by a small company or class action plaintiff than to antitrust defendants in general</w:t>
      </w:r>
      <w:r>
        <w:rPr>
          <w:rFonts w:ascii="Times New Roman" w:hAnsi="Times New Roman" w:cs="Times New Roman"/>
        </w:rPr>
        <w:t xml:space="preserve">. </w:t>
      </w:r>
    </w:p>
    <w:p w14:paraId="44A4E108" w14:textId="3652128D" w:rsidR="001B1B2F" w:rsidRDefault="001B1B2F" w:rsidP="001B1B2F">
      <w:pPr>
        <w:spacing w:before="360" w:after="100"/>
        <w:jc w:val="center"/>
        <w:rPr>
          <w:rFonts w:ascii="Times New Roman" w:hAnsi="Times New Roman" w:cs="Times New Roman"/>
        </w:rPr>
      </w:pPr>
      <w:r>
        <w:rPr>
          <w:rFonts w:ascii="Times New Roman" w:hAnsi="Times New Roman" w:cs="Times New Roman"/>
        </w:rPr>
        <w:t>Figure XIII: Average measure of anti-</w:t>
      </w:r>
      <w:r w:rsidR="00A07F9A">
        <w:rPr>
          <w:rFonts w:ascii="Times New Roman" w:hAnsi="Times New Roman" w:cs="Times New Roman"/>
        </w:rPr>
        <w:t>enforcement</w:t>
      </w:r>
      <w:r>
        <w:rPr>
          <w:rFonts w:ascii="Times New Roman" w:hAnsi="Times New Roman" w:cs="Times New Roman"/>
        </w:rPr>
        <w:t xml:space="preserve"> and pro-large company score</w:t>
      </w:r>
      <w:r w:rsidR="00BD63EB">
        <w:rPr>
          <w:rFonts w:ascii="Times New Roman" w:hAnsi="Times New Roman" w:cs="Times New Roman"/>
        </w:rPr>
        <w:t xml:space="preserve"> per</w:t>
      </w:r>
      <w:r>
        <w:rPr>
          <w:rFonts w:ascii="Times New Roman" w:hAnsi="Times New Roman" w:cs="Times New Roman"/>
        </w:rPr>
        <w:t xml:space="preserve"> Supreme Court term - from 1952 to today</w:t>
      </w:r>
    </w:p>
    <w:p w14:paraId="7580C2C2" w14:textId="0286A29B" w:rsidR="001B1B2F" w:rsidRDefault="001B1B2F" w:rsidP="002B18AD">
      <w:pPr>
        <w:spacing w:before="100" w:after="100"/>
        <w:ind w:firstLine="630"/>
        <w:jc w:val="center"/>
        <w:rPr>
          <w:rFonts w:ascii="Times New Roman" w:hAnsi="Times New Roman" w:cs="Times New Roman"/>
        </w:rPr>
      </w:pPr>
      <w:r>
        <w:rPr>
          <w:rFonts w:ascii="Times New Roman" w:hAnsi="Times New Roman" w:cs="Times New Roman"/>
          <w:noProof/>
        </w:rPr>
        <w:lastRenderedPageBreak/>
        <w:drawing>
          <wp:inline distT="0" distB="0" distL="0" distR="0" wp14:anchorId="0218D773" wp14:editId="651522FE">
            <wp:extent cx="5561545" cy="3567601"/>
            <wp:effectExtent l="0" t="0" r="1270" b="127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2" cstate="print">
                      <a:extLst>
                        <a:ext uri="{28A0092B-C50C-407E-A947-70E740481C1C}">
                          <a14:useLocalDpi xmlns:a14="http://schemas.microsoft.com/office/drawing/2010/main" val="0"/>
                        </a:ext>
                      </a:extLst>
                    </a:blip>
                    <a:srcRect t="5949"/>
                    <a:stretch/>
                  </pic:blipFill>
                  <pic:spPr bwMode="auto">
                    <a:xfrm>
                      <a:off x="0" y="0"/>
                      <a:ext cx="5572179" cy="3574422"/>
                    </a:xfrm>
                    <a:prstGeom prst="rect">
                      <a:avLst/>
                    </a:prstGeom>
                    <a:ln>
                      <a:noFill/>
                    </a:ln>
                    <a:extLst>
                      <a:ext uri="{53640926-AAD7-44D8-BBD7-CCE9431645EC}">
                        <a14:shadowObscured xmlns:a14="http://schemas.microsoft.com/office/drawing/2010/main"/>
                      </a:ext>
                    </a:extLst>
                  </pic:spPr>
                </pic:pic>
              </a:graphicData>
            </a:graphic>
          </wp:inline>
        </w:drawing>
      </w:r>
    </w:p>
    <w:p w14:paraId="5956185A" w14:textId="2C7B070D" w:rsidR="007354E2" w:rsidRDefault="00B8746C" w:rsidP="00943DA9">
      <w:pPr>
        <w:spacing w:before="100" w:after="100"/>
        <w:ind w:left="630"/>
        <w:jc w:val="both"/>
        <w:rPr>
          <w:rFonts w:ascii="Times New Roman" w:hAnsi="Times New Roman" w:cs="Times New Roman"/>
          <w:sz w:val="20"/>
          <w:szCs w:val="20"/>
        </w:rPr>
      </w:pPr>
      <w:r>
        <w:rPr>
          <w:rFonts w:ascii="Times New Roman" w:hAnsi="Times New Roman" w:cs="Times New Roman"/>
          <w:b/>
          <w:bCs/>
          <w:sz w:val="20"/>
          <w:szCs w:val="20"/>
        </w:rPr>
        <w:t xml:space="preserve">Note: </w:t>
      </w:r>
      <w:r w:rsidRPr="00F53343">
        <w:rPr>
          <w:rFonts w:ascii="Times New Roman" w:hAnsi="Times New Roman" w:cs="Times New Roman"/>
          <w:sz w:val="20"/>
          <w:szCs w:val="20"/>
        </w:rPr>
        <w:t>B</w:t>
      </w:r>
      <w:r w:rsidR="00736FDC" w:rsidRPr="00B3287C">
        <w:rPr>
          <w:rFonts w:ascii="Times New Roman" w:hAnsi="Times New Roman" w:cs="Times New Roman"/>
          <w:sz w:val="20"/>
          <w:szCs w:val="20"/>
        </w:rPr>
        <w:t xml:space="preserve">ased on </w:t>
      </w:r>
      <w:r w:rsidR="00736FDC">
        <w:rPr>
          <w:rFonts w:ascii="Times New Roman" w:hAnsi="Times New Roman" w:cs="Times New Roman"/>
          <w:sz w:val="20"/>
          <w:szCs w:val="20"/>
        </w:rPr>
        <w:t xml:space="preserve">Justices votes on antitrust cases mentioning the Sherman Act and </w:t>
      </w:r>
      <w:r w:rsidR="00736FDC" w:rsidRPr="00B3287C">
        <w:rPr>
          <w:rFonts w:ascii="Times New Roman" w:hAnsi="Times New Roman" w:cs="Times New Roman"/>
          <w:sz w:val="20"/>
          <w:szCs w:val="20"/>
        </w:rPr>
        <w:t xml:space="preserve">data from </w:t>
      </w:r>
      <w:r w:rsidR="00736FDC" w:rsidRPr="00B3287C">
        <w:rPr>
          <w:rFonts w:ascii="Times New Roman" w:hAnsi="Times New Roman" w:cs="Times New Roman"/>
          <w:sz w:val="20"/>
          <w:szCs w:val="20"/>
        </w:rPr>
        <w:fldChar w:fldCharType="begin"/>
      </w:r>
      <w:r w:rsidR="00FB0088">
        <w:rPr>
          <w:rFonts w:ascii="Times New Roman" w:hAnsi="Times New Roman" w:cs="Times New Roman"/>
          <w:sz w:val="20"/>
          <w:szCs w:val="20"/>
        </w:rPr>
        <w:instrText xml:space="preserve"> ADDIN ZOTERO_ITEM CSL_CITATION {"citationID":"7SWRovOt","properties":{"formattedCitation":"Epstein, Landes, and Posner.","plainCitation":"Epstein, Landes, and Posner.","noteIndex":0},"citationItems":[{"id":5323,"uris":["http://zotero.org/users/1639190/items/E4QS7YPS"],"uri":["http://zotero.org/users/1639190/items/E4QS7YPS"],"itemData":{"id":5323,"type":"article-journal","container-title":"Minn. L. Rev.","note":"publisher: HeinOnline","page":"1431","title":"How business fares in the supreme court","volume":"97","author":[{"family":"Epstein","given":"Lee"},{"family":"Landes","given":"William M."},{"family":"Posner","given":"Richard A."}],"issued":{"date-parts":[["2012"]]}}}],"schema":"https://github.com/citation-style-language/schema/raw/master/csl-citation.json"} </w:instrText>
      </w:r>
      <w:r w:rsidR="00736FDC" w:rsidRPr="00B3287C">
        <w:rPr>
          <w:rFonts w:ascii="Times New Roman" w:hAnsi="Times New Roman" w:cs="Times New Roman"/>
          <w:sz w:val="20"/>
          <w:szCs w:val="20"/>
        </w:rPr>
        <w:fldChar w:fldCharType="separate"/>
      </w:r>
      <w:r w:rsidR="00FB0088" w:rsidRPr="00FB0088">
        <w:rPr>
          <w:rFonts w:ascii="Times New Roman" w:hAnsi="Times New Roman" w:cs="Times New Roman"/>
          <w:sz w:val="20"/>
        </w:rPr>
        <w:t>Epstein, Landes, and Posner.</w:t>
      </w:r>
      <w:r w:rsidR="00736FDC" w:rsidRPr="00B3287C">
        <w:rPr>
          <w:rFonts w:ascii="Times New Roman" w:hAnsi="Times New Roman" w:cs="Times New Roman"/>
          <w:sz w:val="20"/>
          <w:szCs w:val="20"/>
        </w:rPr>
        <w:fldChar w:fldCharType="end"/>
      </w:r>
      <w:r w:rsidR="00736FDC" w:rsidRPr="00B3287C">
        <w:rPr>
          <w:rFonts w:ascii="Times New Roman" w:hAnsi="Times New Roman" w:cs="Times New Roman"/>
          <w:sz w:val="20"/>
          <w:szCs w:val="20"/>
        </w:rPr>
        <w:t xml:space="preserve">, as updated by Lee Epstein </w:t>
      </w:r>
      <w:r w:rsidR="00736FDC">
        <w:rPr>
          <w:rFonts w:ascii="Times New Roman" w:hAnsi="Times New Roman" w:cs="Times New Roman"/>
          <w:sz w:val="20"/>
          <w:szCs w:val="20"/>
        </w:rPr>
        <w:t>until</w:t>
      </w:r>
      <w:r w:rsidR="00736FDC" w:rsidRPr="00B3287C">
        <w:rPr>
          <w:rFonts w:ascii="Times New Roman" w:hAnsi="Times New Roman" w:cs="Times New Roman"/>
          <w:sz w:val="20"/>
          <w:szCs w:val="20"/>
        </w:rPr>
        <w:t xml:space="preserve"> 2020</w:t>
      </w:r>
      <w:r w:rsidR="00736FDC">
        <w:rPr>
          <w:rFonts w:ascii="Times New Roman" w:hAnsi="Times New Roman" w:cs="Times New Roman"/>
          <w:sz w:val="20"/>
          <w:szCs w:val="20"/>
        </w:rPr>
        <w:t>.</w:t>
      </w:r>
    </w:p>
    <w:p w14:paraId="06CA45A8" w14:textId="60A25700" w:rsidR="007221F7" w:rsidRDefault="007221F7" w:rsidP="00943DA9">
      <w:pPr>
        <w:spacing w:before="100" w:after="100"/>
        <w:ind w:left="630"/>
        <w:jc w:val="both"/>
        <w:rPr>
          <w:rFonts w:ascii="Times New Roman" w:hAnsi="Times New Roman" w:cs="Times New Roman"/>
        </w:rPr>
      </w:pPr>
    </w:p>
    <w:p w14:paraId="4EF07942" w14:textId="3AF0837E" w:rsidR="007221F7" w:rsidRDefault="007221F7" w:rsidP="00F53343">
      <w:pPr>
        <w:spacing w:before="360" w:after="100"/>
        <w:ind w:firstLine="630"/>
        <w:jc w:val="both"/>
        <w:rPr>
          <w:rFonts w:ascii="Times New Roman" w:hAnsi="Times New Roman" w:cs="Times New Roman"/>
        </w:rPr>
      </w:pPr>
      <w:r>
        <w:rPr>
          <w:rFonts w:ascii="Times New Roman" w:hAnsi="Times New Roman" w:cs="Times New Roman"/>
        </w:rPr>
        <w:t xml:space="preserve">This </w:t>
      </w:r>
      <w:del w:id="576" w:author="Sima Biondi" w:date="2022-01-19T10:34:00Z">
        <w:r w:rsidDel="00980A85">
          <w:rPr>
            <w:rFonts w:ascii="Times New Roman" w:hAnsi="Times New Roman" w:cs="Times New Roman"/>
          </w:rPr>
          <w:delText xml:space="preserve">impact </w:delText>
        </w:r>
      </w:del>
      <w:ins w:id="577" w:author="Sima Biondi" w:date="2022-01-19T10:34:00Z">
        <w:r w:rsidR="00980A85">
          <w:rPr>
            <w:rFonts w:ascii="Times New Roman" w:hAnsi="Times New Roman" w:cs="Times New Roman"/>
          </w:rPr>
          <w:t>pattern is also illustrated by analyzing which justices drafted majority opinions for the ca</w:t>
        </w:r>
      </w:ins>
      <w:ins w:id="578" w:author="Sima Biondi" w:date="2022-01-19T10:35:00Z">
        <w:r w:rsidR="00980A85">
          <w:rPr>
            <w:rFonts w:ascii="Times New Roman" w:hAnsi="Times New Roman" w:cs="Times New Roman"/>
          </w:rPr>
          <w:t xml:space="preserve">ses in our database. The opinion authors are on average </w:t>
        </w:r>
      </w:ins>
      <w:del w:id="579" w:author="Sima Biondi" w:date="2022-01-19T10:35:00Z">
        <w:r w:rsidDel="00980A85">
          <w:rPr>
            <w:rFonts w:ascii="Times New Roman" w:hAnsi="Times New Roman" w:cs="Times New Roman"/>
          </w:rPr>
          <w:delText xml:space="preserve">can also be seen on the </w:delText>
        </w:r>
        <w:r w:rsidR="00744D40" w:rsidDel="00980A85">
          <w:rPr>
            <w:rFonts w:ascii="Times New Roman" w:hAnsi="Times New Roman" w:cs="Times New Roman"/>
          </w:rPr>
          <w:delText>j</w:delText>
        </w:r>
        <w:r w:rsidDel="00980A85">
          <w:rPr>
            <w:rFonts w:ascii="Times New Roman" w:hAnsi="Times New Roman" w:cs="Times New Roman"/>
          </w:rPr>
          <w:delText xml:space="preserve">ustices that have been selected to draft majority opinions, who are </w:delText>
        </w:r>
      </w:del>
      <w:r>
        <w:rPr>
          <w:rFonts w:ascii="Times New Roman" w:hAnsi="Times New Roman" w:cs="Times New Roman"/>
        </w:rPr>
        <w:t>significantly more anti-enforcement and pro-large businesses than the Court is business friendly.</w:t>
      </w:r>
    </w:p>
    <w:p w14:paraId="5713AC4E" w14:textId="4D0EFBCF" w:rsidR="007221F7" w:rsidRDefault="007221F7" w:rsidP="007221F7">
      <w:pPr>
        <w:spacing w:before="360" w:after="100"/>
        <w:jc w:val="center"/>
        <w:rPr>
          <w:rFonts w:ascii="Times New Roman" w:hAnsi="Times New Roman" w:cs="Times New Roman"/>
        </w:rPr>
      </w:pPr>
      <w:r>
        <w:rPr>
          <w:rFonts w:ascii="Times New Roman" w:hAnsi="Times New Roman" w:cs="Times New Roman"/>
        </w:rPr>
        <w:t xml:space="preserve">Figure XIV: Average mean score of Supreme Court opinion authors per Supreme Court term - from 1952 to </w:t>
      </w:r>
      <w:commentRangeStart w:id="580"/>
      <w:r>
        <w:rPr>
          <w:rFonts w:ascii="Times New Roman" w:hAnsi="Times New Roman" w:cs="Times New Roman"/>
        </w:rPr>
        <w:t>today</w:t>
      </w:r>
      <w:commentRangeEnd w:id="580"/>
      <w:r w:rsidR="00D3792C">
        <w:rPr>
          <w:rStyle w:val="CommentReference"/>
        </w:rPr>
        <w:commentReference w:id="580"/>
      </w:r>
    </w:p>
    <w:p w14:paraId="28C62127" w14:textId="5CB8EDF0" w:rsidR="007221F7" w:rsidRDefault="00D347D2" w:rsidP="00D347D2">
      <w:pPr>
        <w:spacing w:before="100" w:after="100"/>
        <w:jc w:val="center"/>
        <w:rPr>
          <w:rFonts w:ascii="Times New Roman" w:hAnsi="Times New Roman" w:cs="Times New Roman"/>
        </w:rPr>
      </w:pPr>
      <w:r>
        <w:rPr>
          <w:rFonts w:ascii="Times New Roman" w:hAnsi="Times New Roman" w:cs="Times New Roman"/>
          <w:noProof/>
        </w:rPr>
        <w:lastRenderedPageBreak/>
        <w:drawing>
          <wp:inline distT="0" distB="0" distL="0" distR="0" wp14:anchorId="3D8CFA83" wp14:editId="1E0C5A15">
            <wp:extent cx="6411311" cy="4119317"/>
            <wp:effectExtent l="0" t="0" r="254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6">
                      <a:extLst>
                        <a:ext uri="{28A0092B-C50C-407E-A947-70E740481C1C}">
                          <a14:useLocalDpi xmlns:a14="http://schemas.microsoft.com/office/drawing/2010/main" val="0"/>
                        </a:ext>
                      </a:extLst>
                    </a:blip>
                    <a:srcRect l="2652" t="8297"/>
                    <a:stretch/>
                  </pic:blipFill>
                  <pic:spPr bwMode="auto">
                    <a:xfrm>
                      <a:off x="0" y="0"/>
                      <a:ext cx="6429822" cy="4131210"/>
                    </a:xfrm>
                    <a:prstGeom prst="rect">
                      <a:avLst/>
                    </a:prstGeom>
                    <a:ln>
                      <a:noFill/>
                    </a:ln>
                    <a:extLst>
                      <a:ext uri="{53640926-AAD7-44D8-BBD7-CCE9431645EC}">
                        <a14:shadowObscured xmlns:a14="http://schemas.microsoft.com/office/drawing/2010/main"/>
                      </a:ext>
                    </a:extLst>
                  </pic:spPr>
                </pic:pic>
              </a:graphicData>
            </a:graphic>
          </wp:inline>
        </w:drawing>
      </w:r>
    </w:p>
    <w:p w14:paraId="4C404E77" w14:textId="0A00F832" w:rsidR="007221F7" w:rsidRPr="007503AF" w:rsidRDefault="007221F7" w:rsidP="007503AF">
      <w:pPr>
        <w:spacing w:before="100" w:after="100"/>
        <w:ind w:left="630"/>
        <w:jc w:val="both"/>
        <w:rPr>
          <w:rFonts w:ascii="Times New Roman" w:hAnsi="Times New Roman" w:cs="Times New Roman"/>
          <w:sz w:val="20"/>
          <w:szCs w:val="20"/>
        </w:rPr>
      </w:pPr>
      <w:r>
        <w:rPr>
          <w:rFonts w:ascii="Times New Roman" w:hAnsi="Times New Roman" w:cs="Times New Roman"/>
          <w:b/>
          <w:bCs/>
          <w:sz w:val="20"/>
          <w:szCs w:val="20"/>
        </w:rPr>
        <w:t xml:space="preserve">Note: </w:t>
      </w:r>
      <w:r w:rsidRPr="009052E5">
        <w:rPr>
          <w:rFonts w:ascii="Times New Roman" w:hAnsi="Times New Roman" w:cs="Times New Roman"/>
          <w:sz w:val="20"/>
          <w:szCs w:val="20"/>
        </w:rPr>
        <w:t>B</w:t>
      </w:r>
      <w:r w:rsidRPr="00B3287C">
        <w:rPr>
          <w:rFonts w:ascii="Times New Roman" w:hAnsi="Times New Roman" w:cs="Times New Roman"/>
          <w:sz w:val="20"/>
          <w:szCs w:val="20"/>
        </w:rPr>
        <w:t xml:space="preserve">ased on </w:t>
      </w:r>
      <w:r>
        <w:rPr>
          <w:rFonts w:ascii="Times New Roman" w:hAnsi="Times New Roman" w:cs="Times New Roman"/>
          <w:sz w:val="20"/>
          <w:szCs w:val="20"/>
        </w:rPr>
        <w:t xml:space="preserve">Justices votes on antitrust cases mentioning the Sherman Act and </w:t>
      </w:r>
      <w:r w:rsidRPr="00B3287C">
        <w:rPr>
          <w:rFonts w:ascii="Times New Roman" w:hAnsi="Times New Roman" w:cs="Times New Roman"/>
          <w:sz w:val="20"/>
          <w:szCs w:val="20"/>
        </w:rPr>
        <w:t xml:space="preserve">data from </w:t>
      </w:r>
      <w:r w:rsidRPr="00B3287C">
        <w:rPr>
          <w:rFonts w:ascii="Times New Roman" w:hAnsi="Times New Roman" w:cs="Times New Roman"/>
          <w:sz w:val="20"/>
          <w:szCs w:val="20"/>
        </w:rPr>
        <w:fldChar w:fldCharType="begin"/>
      </w:r>
      <w:r w:rsidR="005D6FB9">
        <w:rPr>
          <w:rFonts w:ascii="Times New Roman" w:hAnsi="Times New Roman" w:cs="Times New Roman"/>
          <w:sz w:val="20"/>
          <w:szCs w:val="20"/>
        </w:rPr>
        <w:instrText xml:space="preserve"> ADDIN ZOTERO_ITEM CSL_CITATION {"citationID":"LD8HcmTL","properties":{"formattedCitation":"Epstein, Landes, and Posner.","plainCitation":"Epstein, Landes, and Posner.","noteIndex":0},"citationItems":[{"id":5323,"uris":["http://zotero.org/users/1639190/items/E4QS7YPS"],"uri":["http://zotero.org/users/1639190/items/E4QS7YPS"],"itemData":{"id":5323,"type":"article-journal","container-title":"Minn. L. Rev.","note":"publisher: HeinOnline","page":"1431","title":"How business fares in the supreme court","volume":"97","author":[{"family":"Epstein","given":"Lee"},{"family":"Landes","given":"William M."},{"family":"Posner","given":"Richard A."}],"issued":{"date-parts":[["2012"]]}}}],"schema":"https://github.com/citation-style-language/schema/raw/master/csl-citation.json"} </w:instrText>
      </w:r>
      <w:r w:rsidRPr="00B3287C">
        <w:rPr>
          <w:rFonts w:ascii="Times New Roman" w:hAnsi="Times New Roman" w:cs="Times New Roman"/>
          <w:sz w:val="20"/>
          <w:szCs w:val="20"/>
        </w:rPr>
        <w:fldChar w:fldCharType="separate"/>
      </w:r>
      <w:r w:rsidRPr="00FB0088">
        <w:rPr>
          <w:rFonts w:ascii="Times New Roman" w:hAnsi="Times New Roman" w:cs="Times New Roman"/>
          <w:sz w:val="20"/>
        </w:rPr>
        <w:t>Epstein, Landes, and Posner.</w:t>
      </w:r>
      <w:r w:rsidRPr="00B3287C">
        <w:rPr>
          <w:rFonts w:ascii="Times New Roman" w:hAnsi="Times New Roman" w:cs="Times New Roman"/>
          <w:sz w:val="20"/>
          <w:szCs w:val="20"/>
        </w:rPr>
        <w:fldChar w:fldCharType="end"/>
      </w:r>
      <w:r w:rsidRPr="00B3287C">
        <w:rPr>
          <w:rFonts w:ascii="Times New Roman" w:hAnsi="Times New Roman" w:cs="Times New Roman"/>
          <w:sz w:val="20"/>
          <w:szCs w:val="20"/>
        </w:rPr>
        <w:t xml:space="preserve">, as updated by Lee Epstein </w:t>
      </w:r>
      <w:r>
        <w:rPr>
          <w:rFonts w:ascii="Times New Roman" w:hAnsi="Times New Roman" w:cs="Times New Roman"/>
          <w:sz w:val="20"/>
          <w:szCs w:val="20"/>
        </w:rPr>
        <w:t>until</w:t>
      </w:r>
      <w:r w:rsidRPr="00B3287C">
        <w:rPr>
          <w:rFonts w:ascii="Times New Roman" w:hAnsi="Times New Roman" w:cs="Times New Roman"/>
          <w:sz w:val="20"/>
          <w:szCs w:val="20"/>
        </w:rPr>
        <w:t xml:space="preserve"> 2020</w:t>
      </w:r>
      <w:r>
        <w:rPr>
          <w:rFonts w:ascii="Times New Roman" w:hAnsi="Times New Roman" w:cs="Times New Roman"/>
          <w:sz w:val="20"/>
          <w:szCs w:val="20"/>
        </w:rPr>
        <w:t>.</w:t>
      </w:r>
    </w:p>
    <w:p w14:paraId="5B433AC9" w14:textId="59089DD0" w:rsidR="00AE607B" w:rsidRDefault="00013F7E" w:rsidP="00943DA9">
      <w:pPr>
        <w:spacing w:before="360" w:after="100"/>
        <w:ind w:firstLine="630"/>
        <w:jc w:val="both"/>
        <w:rPr>
          <w:rFonts w:ascii="Times New Roman" w:hAnsi="Times New Roman" w:cs="Times New Roman"/>
        </w:rPr>
      </w:pPr>
      <w:r>
        <w:rPr>
          <w:rFonts w:ascii="Times New Roman" w:hAnsi="Times New Roman" w:cs="Times New Roman"/>
        </w:rPr>
        <w:t xml:space="preserve">As we posited in our theoretical framework from Part II, policy changes made by technocrats can be democratically legitimate if there is at least some form of direct or indirect endorsement </w:t>
      </w:r>
      <w:r w:rsidR="008A4174">
        <w:rPr>
          <w:rFonts w:ascii="Times New Roman" w:hAnsi="Times New Roman" w:cs="Times New Roman"/>
        </w:rPr>
        <w:t xml:space="preserve">either by politicians taking credit for the changes in policy or by strict scrutiny during the nomination process (technocrats were appointed for this specific reason). </w:t>
      </w:r>
      <w:r w:rsidR="00376AE7">
        <w:rPr>
          <w:rFonts w:ascii="Times New Roman" w:hAnsi="Times New Roman" w:cs="Times New Roman"/>
        </w:rPr>
        <w:t xml:space="preserve">Yet, neither takes place in the case of the Supreme Court-sponsored </w:t>
      </w:r>
      <w:del w:id="581" w:author="Sima Biondi" w:date="2022-01-19T10:37:00Z">
        <w:r w:rsidR="00376AE7" w:rsidDel="00D3792C">
          <w:rPr>
            <w:rFonts w:ascii="Times New Roman" w:hAnsi="Times New Roman" w:cs="Times New Roman"/>
          </w:rPr>
          <w:delText xml:space="preserve">changes against </w:delText>
        </w:r>
      </w:del>
      <w:ins w:id="582" w:author="Sima Biondi" w:date="2022-01-19T10:37:00Z">
        <w:r w:rsidR="00D3792C">
          <w:rPr>
            <w:rFonts w:ascii="Times New Roman" w:hAnsi="Times New Roman" w:cs="Times New Roman"/>
          </w:rPr>
          <w:t xml:space="preserve">diminishment of </w:t>
        </w:r>
      </w:ins>
      <w:r w:rsidR="00376AE7">
        <w:rPr>
          <w:rFonts w:ascii="Times New Roman" w:hAnsi="Times New Roman" w:cs="Times New Roman"/>
        </w:rPr>
        <w:t>antitrust enforcement. As we have seen in Part III.A., the weakened enforcement takes place despite the express</w:t>
      </w:r>
      <w:ins w:id="583" w:author="Sima Biondi" w:date="2022-01-19T10:37:00Z">
        <w:r w:rsidR="00D3792C">
          <w:rPr>
            <w:rFonts w:ascii="Times New Roman" w:hAnsi="Times New Roman" w:cs="Times New Roman"/>
          </w:rPr>
          <w:t>ed</w:t>
        </w:r>
      </w:ins>
      <w:r w:rsidR="00376AE7">
        <w:rPr>
          <w:rFonts w:ascii="Times New Roman" w:hAnsi="Times New Roman" w:cs="Times New Roman"/>
        </w:rPr>
        <w:t xml:space="preserve"> will of Congress and public statements by </w:t>
      </w:r>
      <w:ins w:id="584" w:author="Sima Biondi" w:date="2022-01-19T10:37:00Z">
        <w:r w:rsidR="00D3792C">
          <w:rPr>
            <w:rFonts w:ascii="Times New Roman" w:hAnsi="Times New Roman" w:cs="Times New Roman"/>
          </w:rPr>
          <w:t>p</w:t>
        </w:r>
      </w:ins>
      <w:del w:id="585" w:author="Sima Biondi" w:date="2022-01-19T10:37:00Z">
        <w:r w:rsidR="00376AE7" w:rsidDel="00D3792C">
          <w:rPr>
            <w:rFonts w:ascii="Times New Roman" w:hAnsi="Times New Roman" w:cs="Times New Roman"/>
          </w:rPr>
          <w:delText>P</w:delText>
        </w:r>
      </w:del>
      <w:r w:rsidR="00376AE7">
        <w:rPr>
          <w:rFonts w:ascii="Times New Roman" w:hAnsi="Times New Roman" w:cs="Times New Roman"/>
        </w:rPr>
        <w:t xml:space="preserve">residents (either in speeches or in party platforms) that favor strong enforcement (or, alternatively, </w:t>
      </w:r>
      <w:r w:rsidR="00AE607B">
        <w:rPr>
          <w:rFonts w:ascii="Times New Roman" w:hAnsi="Times New Roman" w:cs="Times New Roman"/>
        </w:rPr>
        <w:t>ignore it</w:t>
      </w:r>
      <w:r w:rsidR="00376AE7">
        <w:rPr>
          <w:rFonts w:ascii="Times New Roman" w:hAnsi="Times New Roman" w:cs="Times New Roman"/>
        </w:rPr>
        <w:t>).</w:t>
      </w:r>
      <w:r w:rsidR="00AE607B">
        <w:rPr>
          <w:rFonts w:ascii="Times New Roman" w:hAnsi="Times New Roman" w:cs="Times New Roman"/>
        </w:rPr>
        <w:t xml:space="preserve"> </w:t>
      </w:r>
    </w:p>
    <w:p w14:paraId="418ABE25" w14:textId="26159F34" w:rsidR="00E87FDB" w:rsidRDefault="00637C79" w:rsidP="00EA0CCB">
      <w:pPr>
        <w:spacing w:before="100" w:after="100"/>
        <w:ind w:firstLine="630"/>
        <w:jc w:val="both"/>
        <w:rPr>
          <w:rFonts w:ascii="Times New Roman" w:hAnsi="Times New Roman" w:cs="Times New Roman"/>
        </w:rPr>
      </w:pPr>
      <w:r>
        <w:rPr>
          <w:rFonts w:ascii="Times New Roman" w:hAnsi="Times New Roman" w:cs="Times New Roman"/>
        </w:rPr>
        <w:t>Many</w:t>
      </w:r>
      <w:r w:rsidR="00AE607B">
        <w:rPr>
          <w:rFonts w:ascii="Times New Roman" w:hAnsi="Times New Roman" w:cs="Times New Roman"/>
        </w:rPr>
        <w:t xml:space="preserve"> </w:t>
      </w:r>
      <w:ins w:id="586" w:author="Sima Biondi" w:date="2022-01-19T10:37:00Z">
        <w:r w:rsidR="00D3792C">
          <w:rPr>
            <w:rFonts w:ascii="Times New Roman" w:hAnsi="Times New Roman" w:cs="Times New Roman"/>
          </w:rPr>
          <w:t>j</w:t>
        </w:r>
      </w:ins>
      <w:del w:id="587" w:author="Sima Biondi" w:date="2022-01-19T10:37:00Z">
        <w:r w:rsidR="00AE607B" w:rsidDel="00D3792C">
          <w:rPr>
            <w:rFonts w:ascii="Times New Roman" w:hAnsi="Times New Roman" w:cs="Times New Roman"/>
          </w:rPr>
          <w:delText>J</w:delText>
        </w:r>
      </w:del>
      <w:r w:rsidR="00AE607B">
        <w:rPr>
          <w:rFonts w:ascii="Times New Roman" w:hAnsi="Times New Roman" w:cs="Times New Roman"/>
        </w:rPr>
        <w:t xml:space="preserve">ustices </w:t>
      </w:r>
      <w:r>
        <w:rPr>
          <w:rFonts w:ascii="Times New Roman" w:hAnsi="Times New Roman" w:cs="Times New Roman"/>
        </w:rPr>
        <w:t>acted inconsistently with the commitments to antitrust enforcement that they made in their nomination hearings</w:t>
      </w:r>
      <w:r w:rsidR="00AE607B">
        <w:rPr>
          <w:rFonts w:ascii="Times New Roman" w:hAnsi="Times New Roman" w:cs="Times New Roman"/>
        </w:rPr>
        <w:t xml:space="preserve">. Justices Sandra O’Connor, David Souter, Clarence Thomas and Ruth Bader Ginsburg all affirmed the importance of antitrust </w:t>
      </w:r>
      <w:r>
        <w:rPr>
          <w:rFonts w:ascii="Times New Roman" w:hAnsi="Times New Roman" w:cs="Times New Roman"/>
        </w:rPr>
        <w:t xml:space="preserve">law for </w:t>
      </w:r>
      <w:r w:rsidR="00AE607B">
        <w:rPr>
          <w:rFonts w:ascii="Times New Roman" w:hAnsi="Times New Roman" w:cs="Times New Roman"/>
        </w:rPr>
        <w:t>protecting small businesses and eliminating monopolies. Yet</w:t>
      </w:r>
      <w:r>
        <w:rPr>
          <w:rFonts w:ascii="Times New Roman" w:hAnsi="Times New Roman" w:cs="Times New Roman"/>
        </w:rPr>
        <w:t xml:space="preserve"> in their rulings,</w:t>
      </w:r>
      <w:r w:rsidR="00E87FDB">
        <w:rPr>
          <w:rFonts w:ascii="Times New Roman" w:hAnsi="Times New Roman" w:cs="Times New Roman"/>
        </w:rPr>
        <w:t xml:space="preserve"> O’Connor, Souter and Thomas</w:t>
      </w:r>
      <w:r>
        <w:rPr>
          <w:rFonts w:ascii="Times New Roman" w:hAnsi="Times New Roman" w:cs="Times New Roman"/>
        </w:rPr>
        <w:t xml:space="preserve"> displayed little sympathy for antitrust enforcement and a great deal of sympathy for </w:t>
      </w:r>
      <w:r w:rsidR="00AE34F1">
        <w:rPr>
          <w:rFonts w:ascii="Times New Roman" w:hAnsi="Times New Roman" w:cs="Times New Roman"/>
        </w:rPr>
        <w:t xml:space="preserve">large </w:t>
      </w:r>
      <w:r>
        <w:rPr>
          <w:rFonts w:ascii="Times New Roman" w:hAnsi="Times New Roman" w:cs="Times New Roman"/>
        </w:rPr>
        <w:t xml:space="preserve">businesses. </w:t>
      </w:r>
      <w:r w:rsidR="00E87FDB">
        <w:rPr>
          <w:rFonts w:ascii="Times New Roman" w:hAnsi="Times New Roman" w:cs="Times New Roman"/>
        </w:rPr>
        <w:t>They are among the most anti-</w:t>
      </w:r>
      <w:r>
        <w:rPr>
          <w:rFonts w:ascii="Times New Roman" w:hAnsi="Times New Roman" w:cs="Times New Roman"/>
        </w:rPr>
        <w:t>antitrust justices</w:t>
      </w:r>
      <w:r w:rsidR="00E87FDB">
        <w:rPr>
          <w:rFonts w:ascii="Times New Roman" w:hAnsi="Times New Roman" w:cs="Times New Roman"/>
        </w:rPr>
        <w:t xml:space="preserve"> ever sat in the Supreme Court. Their record in defense of small businesses is also dismal</w:t>
      </w:r>
      <w:r w:rsidR="0010742D">
        <w:rPr>
          <w:rFonts w:ascii="Times New Roman" w:hAnsi="Times New Roman" w:cs="Times New Roman"/>
        </w:rPr>
        <w:t>: O’Connor voted for large companies in 84% of her rulings, Souter in 86% of his</w:t>
      </w:r>
      <w:r w:rsidR="00F53343">
        <w:rPr>
          <w:rFonts w:ascii="Times New Roman" w:hAnsi="Times New Roman" w:cs="Times New Roman"/>
        </w:rPr>
        <w:t>,</w:t>
      </w:r>
      <w:r w:rsidR="0010742D">
        <w:rPr>
          <w:rFonts w:ascii="Times New Roman" w:hAnsi="Times New Roman" w:cs="Times New Roman"/>
        </w:rPr>
        <w:t xml:space="preserve"> and Thomas in 93% of his</w:t>
      </w:r>
      <w:r w:rsidR="00E87FDB">
        <w:rPr>
          <w:rFonts w:ascii="Times New Roman" w:hAnsi="Times New Roman" w:cs="Times New Roman"/>
        </w:rPr>
        <w:t xml:space="preserve">. Similarly, Justice Ginsburg was among the most anti-antitrust enforcement of the Democratic appointed Supreme Court </w:t>
      </w:r>
      <w:del w:id="588" w:author="Sima Biondi" w:date="2022-01-19T10:37:00Z">
        <w:r w:rsidR="00E87FDB" w:rsidDel="00D3792C">
          <w:rPr>
            <w:rFonts w:ascii="Times New Roman" w:hAnsi="Times New Roman" w:cs="Times New Roman"/>
          </w:rPr>
          <w:delText>Justices</w:delText>
        </w:r>
      </w:del>
      <w:ins w:id="589" w:author="Sima Biondi" w:date="2022-01-19T10:37:00Z">
        <w:r w:rsidR="00D3792C">
          <w:rPr>
            <w:rFonts w:ascii="Times New Roman" w:hAnsi="Times New Roman" w:cs="Times New Roman"/>
          </w:rPr>
          <w:t>justices</w:t>
        </w:r>
      </w:ins>
      <w:r w:rsidR="00E87FDB">
        <w:rPr>
          <w:rFonts w:ascii="Times New Roman" w:hAnsi="Times New Roman" w:cs="Times New Roman"/>
        </w:rPr>
        <w:t xml:space="preserve">. </w:t>
      </w:r>
      <w:r w:rsidR="0010742D">
        <w:rPr>
          <w:rFonts w:ascii="Times New Roman" w:hAnsi="Times New Roman" w:cs="Times New Roman"/>
        </w:rPr>
        <w:t xml:space="preserve">She voted against antitrust enforcement in 38% of </w:t>
      </w:r>
      <w:r w:rsidR="00F53343">
        <w:rPr>
          <w:rFonts w:ascii="Times New Roman" w:hAnsi="Times New Roman" w:cs="Times New Roman"/>
        </w:rPr>
        <w:t>the cases she participated in</w:t>
      </w:r>
      <w:r w:rsidR="0010742D">
        <w:rPr>
          <w:rFonts w:ascii="Times New Roman" w:hAnsi="Times New Roman" w:cs="Times New Roman"/>
        </w:rPr>
        <w:t xml:space="preserve">, </w:t>
      </w:r>
      <w:del w:id="590" w:author="Sima Biondi" w:date="2022-01-19T10:37:00Z">
        <w:r w:rsidR="0010742D" w:rsidDel="00D3792C">
          <w:rPr>
            <w:rFonts w:ascii="Times New Roman" w:hAnsi="Times New Roman" w:cs="Times New Roman"/>
          </w:rPr>
          <w:delText xml:space="preserve">against </w:delText>
        </w:r>
      </w:del>
      <w:ins w:id="591" w:author="Sima Biondi" w:date="2022-01-19T10:37:00Z">
        <w:r w:rsidR="00D3792C">
          <w:rPr>
            <w:rFonts w:ascii="Times New Roman" w:hAnsi="Times New Roman" w:cs="Times New Roman"/>
          </w:rPr>
          <w:t xml:space="preserve">compared to </w:t>
        </w:r>
      </w:ins>
      <w:r w:rsidR="0010742D">
        <w:rPr>
          <w:rFonts w:ascii="Times New Roman" w:hAnsi="Times New Roman" w:cs="Times New Roman"/>
        </w:rPr>
        <w:t>a party average of 29%. More impressively, 73% of her votes were against small businesses</w:t>
      </w:r>
      <w:r w:rsidR="00E87FDB">
        <w:rPr>
          <w:rFonts w:ascii="Times New Roman" w:hAnsi="Times New Roman" w:cs="Times New Roman"/>
        </w:rPr>
        <w:t xml:space="preserve">. Justice </w:t>
      </w:r>
      <w:r w:rsidR="00E87FDB">
        <w:rPr>
          <w:rFonts w:ascii="Times New Roman" w:hAnsi="Times New Roman" w:cs="Times New Roman"/>
        </w:rPr>
        <w:lastRenderedPageBreak/>
        <w:t xml:space="preserve">Roberts is another good example of these contradictions. While he </w:t>
      </w:r>
      <w:r w:rsidR="00F53343">
        <w:rPr>
          <w:rFonts w:ascii="Times New Roman" w:hAnsi="Times New Roman" w:cs="Times New Roman"/>
        </w:rPr>
        <w:t xml:space="preserve">has acknowledged </w:t>
      </w:r>
      <w:r w:rsidR="00E87FDB">
        <w:rPr>
          <w:rFonts w:ascii="Times New Roman" w:hAnsi="Times New Roman" w:cs="Times New Roman"/>
        </w:rPr>
        <w:t xml:space="preserve">the importance </w:t>
      </w:r>
      <w:r w:rsidR="00F53343">
        <w:rPr>
          <w:rFonts w:ascii="Times New Roman" w:hAnsi="Times New Roman" w:cs="Times New Roman"/>
        </w:rPr>
        <w:t xml:space="preserve">of </w:t>
      </w:r>
      <w:r w:rsidR="00E87FDB">
        <w:rPr>
          <w:rFonts w:ascii="Times New Roman" w:hAnsi="Times New Roman" w:cs="Times New Roman"/>
        </w:rPr>
        <w:t>strong antitrust enforcement in general and of private antitrust enforcement in particular</w:t>
      </w:r>
      <w:r w:rsidR="0010113C">
        <w:rPr>
          <w:rFonts w:ascii="Times New Roman" w:hAnsi="Times New Roman" w:cs="Times New Roman"/>
        </w:rPr>
        <w:t>,</w:t>
      </w:r>
      <w:r w:rsidR="00E87FDB">
        <w:rPr>
          <w:rFonts w:ascii="Times New Roman" w:hAnsi="Times New Roman" w:cs="Times New Roman"/>
        </w:rPr>
        <w:t xml:space="preserve"> he </w:t>
      </w:r>
      <w:r w:rsidR="004B547A">
        <w:rPr>
          <w:rFonts w:ascii="Times New Roman" w:hAnsi="Times New Roman" w:cs="Times New Roman"/>
        </w:rPr>
        <w:t xml:space="preserve">leads all </w:t>
      </w:r>
      <w:r w:rsidR="00F53343">
        <w:rPr>
          <w:rFonts w:ascii="Times New Roman" w:hAnsi="Times New Roman" w:cs="Times New Roman"/>
        </w:rPr>
        <w:t>j</w:t>
      </w:r>
      <w:r w:rsidR="004B547A">
        <w:rPr>
          <w:rFonts w:ascii="Times New Roman" w:hAnsi="Times New Roman" w:cs="Times New Roman"/>
        </w:rPr>
        <w:t xml:space="preserve">ustices in his antagonism </w:t>
      </w:r>
      <w:r w:rsidR="00F53343">
        <w:rPr>
          <w:rFonts w:ascii="Times New Roman" w:hAnsi="Times New Roman" w:cs="Times New Roman"/>
        </w:rPr>
        <w:t>to</w:t>
      </w:r>
      <w:r w:rsidR="004B547A">
        <w:rPr>
          <w:rFonts w:ascii="Times New Roman" w:hAnsi="Times New Roman" w:cs="Times New Roman"/>
        </w:rPr>
        <w:t xml:space="preserve"> enforcement (86% of his votes</w:t>
      </w:r>
      <w:r w:rsidR="00F53343">
        <w:rPr>
          <w:rFonts w:ascii="Times New Roman" w:hAnsi="Times New Roman" w:cs="Times New Roman"/>
        </w:rPr>
        <w:t xml:space="preserve"> in both general and private enforcement cases</w:t>
      </w:r>
      <w:r w:rsidR="004B547A">
        <w:rPr>
          <w:rFonts w:ascii="Times New Roman" w:hAnsi="Times New Roman" w:cs="Times New Roman"/>
        </w:rPr>
        <w:t>)</w:t>
      </w:r>
      <w:r w:rsidR="00E87FDB">
        <w:rPr>
          <w:rFonts w:ascii="Times New Roman" w:hAnsi="Times New Roman" w:cs="Times New Roman"/>
        </w:rPr>
        <w:t xml:space="preserve">. </w:t>
      </w:r>
    </w:p>
    <w:p w14:paraId="376E8107" w14:textId="2C59E7D1" w:rsidR="001A69FA" w:rsidRDefault="00E87FDB" w:rsidP="00F953FF">
      <w:pPr>
        <w:spacing w:before="100" w:after="100"/>
        <w:ind w:firstLine="630"/>
        <w:jc w:val="both"/>
        <w:rPr>
          <w:rFonts w:ascii="Times New Roman" w:hAnsi="Times New Roman" w:cs="Times New Roman"/>
        </w:rPr>
      </w:pPr>
      <w:r>
        <w:rPr>
          <w:rFonts w:ascii="Times New Roman" w:hAnsi="Times New Roman" w:cs="Times New Roman"/>
        </w:rPr>
        <w:t xml:space="preserve">These justices were also in the majority in landmark antitrust cases that greatly and negatively impacted enforcement during the 1990s and 2000s. Justice Ginsburg authored the decision in </w:t>
      </w:r>
      <w:r w:rsidRPr="00D3792C">
        <w:rPr>
          <w:rFonts w:ascii="Times New Roman" w:hAnsi="Times New Roman" w:cs="Times New Roman"/>
          <w:i/>
          <w:rPrChange w:id="592" w:author="Sima Biondi" w:date="2022-01-19T10:37:00Z">
            <w:rPr>
              <w:rFonts w:ascii="Times New Roman" w:hAnsi="Times New Roman" w:cs="Times New Roman"/>
            </w:rPr>
          </w:rPrChange>
        </w:rPr>
        <w:t>Volvo Trucks</w:t>
      </w:r>
      <w:r>
        <w:rPr>
          <w:rFonts w:ascii="Times New Roman" w:hAnsi="Times New Roman" w:cs="Times New Roman"/>
        </w:rPr>
        <w:t xml:space="preserve"> that puts the final nail in the coffin of the Robinson-Patman Act as a source of enforcement. Roberts, Souter</w:t>
      </w:r>
      <w:r w:rsidR="00637C79">
        <w:rPr>
          <w:rFonts w:ascii="Times New Roman" w:hAnsi="Times New Roman" w:cs="Times New Roman"/>
        </w:rPr>
        <w:t>,</w:t>
      </w:r>
      <w:r>
        <w:rPr>
          <w:rFonts w:ascii="Times New Roman" w:hAnsi="Times New Roman" w:cs="Times New Roman"/>
        </w:rPr>
        <w:t xml:space="preserve"> and Thomas </w:t>
      </w:r>
      <w:r w:rsidR="00637C79">
        <w:rPr>
          <w:rFonts w:ascii="Times New Roman" w:hAnsi="Times New Roman" w:cs="Times New Roman"/>
        </w:rPr>
        <w:t>joined the majority</w:t>
      </w:r>
      <w:r>
        <w:rPr>
          <w:rFonts w:ascii="Times New Roman" w:hAnsi="Times New Roman" w:cs="Times New Roman"/>
        </w:rPr>
        <w:t xml:space="preserve"> in </w:t>
      </w:r>
      <w:r w:rsidRPr="00D3792C">
        <w:rPr>
          <w:rFonts w:ascii="Times New Roman" w:hAnsi="Times New Roman" w:cs="Times New Roman"/>
          <w:i/>
          <w:rPrChange w:id="593" w:author="Sima Biondi" w:date="2022-01-19T10:37:00Z">
            <w:rPr>
              <w:rFonts w:ascii="Times New Roman" w:hAnsi="Times New Roman" w:cs="Times New Roman"/>
            </w:rPr>
          </w:rPrChange>
        </w:rPr>
        <w:t>Twombly</w:t>
      </w:r>
      <w:r w:rsidR="009F13E7">
        <w:rPr>
          <w:rFonts w:ascii="Times New Roman" w:hAnsi="Times New Roman" w:cs="Times New Roman"/>
        </w:rPr>
        <w:t xml:space="preserve"> (which greatly restricted private enforcement), together with Breyer—a Clinton nominee. </w:t>
      </w:r>
      <w:r w:rsidR="002F6C59">
        <w:rPr>
          <w:rFonts w:ascii="Times New Roman" w:hAnsi="Times New Roman" w:cs="Times New Roman"/>
        </w:rPr>
        <w:t xml:space="preserve">Roberts and Thomas </w:t>
      </w:r>
      <w:r w:rsidR="00637C79">
        <w:rPr>
          <w:rFonts w:ascii="Times New Roman" w:hAnsi="Times New Roman" w:cs="Times New Roman"/>
        </w:rPr>
        <w:t xml:space="preserve">joined </w:t>
      </w:r>
      <w:r w:rsidR="002F6C59">
        <w:rPr>
          <w:rFonts w:ascii="Times New Roman" w:hAnsi="Times New Roman" w:cs="Times New Roman"/>
        </w:rPr>
        <w:t xml:space="preserve">the majority in </w:t>
      </w:r>
      <w:r w:rsidR="002F6C59" w:rsidRPr="00D3792C">
        <w:rPr>
          <w:rFonts w:ascii="Times New Roman" w:hAnsi="Times New Roman" w:cs="Times New Roman"/>
          <w:i/>
          <w:rPrChange w:id="594" w:author="Sima Biondi" w:date="2022-01-19T10:38:00Z">
            <w:rPr>
              <w:rFonts w:ascii="Times New Roman" w:hAnsi="Times New Roman" w:cs="Times New Roman"/>
            </w:rPr>
          </w:rPrChange>
        </w:rPr>
        <w:t>Italian Colors</w:t>
      </w:r>
      <w:r w:rsidR="002F6C59">
        <w:rPr>
          <w:rFonts w:ascii="Times New Roman" w:hAnsi="Times New Roman" w:cs="Times New Roman"/>
        </w:rPr>
        <w:t xml:space="preserve">, which further restricted private enforcement of antitrust laws. </w:t>
      </w:r>
      <w:r w:rsidR="00016B4F">
        <w:rPr>
          <w:rFonts w:ascii="Times New Roman" w:hAnsi="Times New Roman" w:cs="Times New Roman"/>
        </w:rPr>
        <w:t>O’Connor, Souter, Thomas, and Ginsburg all join</w:t>
      </w:r>
      <w:r w:rsidR="00DE21B8">
        <w:rPr>
          <w:rFonts w:ascii="Times New Roman" w:hAnsi="Times New Roman" w:cs="Times New Roman"/>
        </w:rPr>
        <w:t>ed</w:t>
      </w:r>
      <w:r w:rsidR="00016B4F">
        <w:rPr>
          <w:rFonts w:ascii="Times New Roman" w:hAnsi="Times New Roman" w:cs="Times New Roman"/>
        </w:rPr>
        <w:t xml:space="preserve"> </w:t>
      </w:r>
      <w:r w:rsidR="0010113C">
        <w:rPr>
          <w:rFonts w:ascii="Times New Roman" w:hAnsi="Times New Roman" w:cs="Times New Roman"/>
        </w:rPr>
        <w:t xml:space="preserve">the </w:t>
      </w:r>
      <w:r w:rsidR="00222057">
        <w:rPr>
          <w:rFonts w:ascii="Times New Roman" w:hAnsi="Times New Roman" w:cs="Times New Roman"/>
        </w:rPr>
        <w:t xml:space="preserve">unanimous court </w:t>
      </w:r>
      <w:r w:rsidR="00016B4F">
        <w:rPr>
          <w:rFonts w:ascii="Times New Roman" w:hAnsi="Times New Roman" w:cs="Times New Roman"/>
        </w:rPr>
        <w:t xml:space="preserve">in </w:t>
      </w:r>
      <w:r w:rsidR="00016B4F" w:rsidRPr="00D3792C">
        <w:rPr>
          <w:rFonts w:ascii="Times New Roman" w:hAnsi="Times New Roman" w:cs="Times New Roman"/>
          <w:i/>
          <w:rPrChange w:id="595" w:author="Sima Biondi" w:date="2022-01-19T10:38:00Z">
            <w:rPr>
              <w:rFonts w:ascii="Times New Roman" w:hAnsi="Times New Roman" w:cs="Times New Roman"/>
            </w:rPr>
          </w:rPrChange>
        </w:rPr>
        <w:t>State Oil v. Khan</w:t>
      </w:r>
      <w:r w:rsidR="00016B4F">
        <w:rPr>
          <w:rFonts w:ascii="Times New Roman" w:hAnsi="Times New Roman" w:cs="Times New Roman"/>
        </w:rPr>
        <w:t xml:space="preserve"> (</w:t>
      </w:r>
      <w:r w:rsidR="00DE21B8">
        <w:rPr>
          <w:rFonts w:ascii="Times New Roman" w:hAnsi="Times New Roman" w:cs="Times New Roman"/>
        </w:rPr>
        <w:t xml:space="preserve">which </w:t>
      </w:r>
      <w:r w:rsidR="00016B4F">
        <w:rPr>
          <w:rFonts w:ascii="Times New Roman" w:hAnsi="Times New Roman" w:cs="Times New Roman"/>
        </w:rPr>
        <w:t>changed the law with regards to maximum Resale Price Maintenance) and Roberts and Thomas join</w:t>
      </w:r>
      <w:r w:rsidR="00DE21B8">
        <w:rPr>
          <w:rFonts w:ascii="Times New Roman" w:hAnsi="Times New Roman" w:cs="Times New Roman"/>
        </w:rPr>
        <w:t>ed</w:t>
      </w:r>
      <w:r w:rsidR="00016B4F">
        <w:rPr>
          <w:rFonts w:ascii="Times New Roman" w:hAnsi="Times New Roman" w:cs="Times New Roman"/>
        </w:rPr>
        <w:t xml:space="preserve"> the majority in </w:t>
      </w:r>
      <w:proofErr w:type="spellStart"/>
      <w:r w:rsidR="00016B4F" w:rsidRPr="00D3792C">
        <w:rPr>
          <w:rFonts w:ascii="Times New Roman" w:hAnsi="Times New Roman" w:cs="Times New Roman"/>
          <w:i/>
          <w:rPrChange w:id="596" w:author="Sima Biondi" w:date="2022-01-19T10:38:00Z">
            <w:rPr>
              <w:rFonts w:ascii="Times New Roman" w:hAnsi="Times New Roman" w:cs="Times New Roman"/>
            </w:rPr>
          </w:rPrChange>
        </w:rPr>
        <w:t>Leegin</w:t>
      </w:r>
      <w:proofErr w:type="spellEnd"/>
      <w:r w:rsidR="00016B4F">
        <w:rPr>
          <w:rFonts w:ascii="Times New Roman" w:hAnsi="Times New Roman" w:cs="Times New Roman"/>
        </w:rPr>
        <w:t xml:space="preserve">, which </w:t>
      </w:r>
      <w:r w:rsidR="00DE21B8">
        <w:rPr>
          <w:rFonts w:ascii="Times New Roman" w:hAnsi="Times New Roman" w:cs="Times New Roman"/>
        </w:rPr>
        <w:t>the antitrust restrictions on resale price maintenance</w:t>
      </w:r>
      <w:r w:rsidR="00016B4F">
        <w:rPr>
          <w:rFonts w:ascii="Times New Roman" w:hAnsi="Times New Roman" w:cs="Times New Roman"/>
        </w:rPr>
        <w:t xml:space="preserve">. </w:t>
      </w:r>
    </w:p>
    <w:p w14:paraId="68B45659" w14:textId="7EB9ECBB" w:rsidR="00744D40" w:rsidRDefault="00DE21B8" w:rsidP="00722544">
      <w:pPr>
        <w:spacing w:before="100" w:after="100"/>
        <w:ind w:firstLine="630"/>
        <w:jc w:val="both"/>
        <w:rPr>
          <w:rFonts w:ascii="Times New Roman" w:hAnsi="Times New Roman" w:cs="Times New Roman"/>
        </w:rPr>
      </w:pPr>
      <w:del w:id="597" w:author="Sima Biondi" w:date="2022-01-19T10:38:00Z">
        <w:r w:rsidDel="00D3792C">
          <w:rPr>
            <w:rFonts w:ascii="Times New Roman" w:hAnsi="Times New Roman" w:cs="Times New Roman"/>
          </w:rPr>
          <w:delText>T</w:delText>
        </w:r>
        <w:r w:rsidR="000C6C14" w:rsidDel="00D3792C">
          <w:rPr>
            <w:rFonts w:ascii="Times New Roman" w:hAnsi="Times New Roman" w:cs="Times New Roman"/>
          </w:rPr>
          <w:delText xml:space="preserve">his </w:delText>
        </w:r>
      </w:del>
      <w:ins w:id="598" w:author="Sima Biondi" w:date="2022-01-19T10:38:00Z">
        <w:r w:rsidR="00D3792C">
          <w:rPr>
            <w:rFonts w:ascii="Times New Roman" w:hAnsi="Times New Roman" w:cs="Times New Roman"/>
          </w:rPr>
          <w:t xml:space="preserve">The Court’s </w:t>
        </w:r>
      </w:ins>
      <w:r w:rsidR="000C6C14">
        <w:rPr>
          <w:rFonts w:ascii="Times New Roman" w:hAnsi="Times New Roman" w:cs="Times New Roman"/>
        </w:rPr>
        <w:t xml:space="preserve">increasing </w:t>
      </w:r>
      <w:r w:rsidR="0078242C">
        <w:rPr>
          <w:rFonts w:ascii="Times New Roman" w:hAnsi="Times New Roman" w:cs="Times New Roman"/>
        </w:rPr>
        <w:t>business-friendliness</w:t>
      </w:r>
      <w:r w:rsidR="00156DDE">
        <w:rPr>
          <w:rFonts w:ascii="Times New Roman" w:hAnsi="Times New Roman" w:cs="Times New Roman"/>
        </w:rPr>
        <w:t>, anti-antitrust enforcement and pro-</w:t>
      </w:r>
      <w:r w:rsidR="00090FEC">
        <w:rPr>
          <w:rFonts w:ascii="Times New Roman" w:hAnsi="Times New Roman" w:cs="Times New Roman"/>
        </w:rPr>
        <w:t>l</w:t>
      </w:r>
      <w:r w:rsidR="00156DDE">
        <w:rPr>
          <w:rFonts w:ascii="Times New Roman" w:hAnsi="Times New Roman" w:cs="Times New Roman"/>
        </w:rPr>
        <w:t xml:space="preserve">arge businesses </w:t>
      </w:r>
      <w:r w:rsidR="005802FD">
        <w:rPr>
          <w:rFonts w:ascii="Times New Roman" w:hAnsi="Times New Roman" w:cs="Times New Roman"/>
        </w:rPr>
        <w:t xml:space="preserve">stance </w:t>
      </w:r>
      <w:del w:id="599" w:author="Sima Biondi" w:date="2022-01-19T10:38:00Z">
        <w:r w:rsidR="00156DDE" w:rsidDel="00D3792C">
          <w:rPr>
            <w:rFonts w:ascii="Times New Roman" w:hAnsi="Times New Roman" w:cs="Times New Roman"/>
          </w:rPr>
          <w:delText>of</w:delText>
        </w:r>
        <w:r w:rsidR="0078242C" w:rsidDel="00D3792C">
          <w:rPr>
            <w:rFonts w:ascii="Times New Roman" w:hAnsi="Times New Roman" w:cs="Times New Roman"/>
          </w:rPr>
          <w:delText xml:space="preserve"> the </w:delText>
        </w:r>
        <w:r w:rsidR="00156DDE" w:rsidDel="00D3792C">
          <w:rPr>
            <w:rFonts w:ascii="Times New Roman" w:hAnsi="Times New Roman" w:cs="Times New Roman"/>
          </w:rPr>
          <w:delText>C</w:delText>
        </w:r>
        <w:r w:rsidR="0078242C" w:rsidDel="00D3792C">
          <w:rPr>
            <w:rFonts w:ascii="Times New Roman" w:hAnsi="Times New Roman" w:cs="Times New Roman"/>
          </w:rPr>
          <w:delText>ourt took place at the same time</w:delText>
        </w:r>
        <w:r w:rsidR="00744D40" w:rsidDel="00D3792C">
          <w:rPr>
            <w:rFonts w:ascii="Times New Roman" w:hAnsi="Times New Roman" w:cs="Times New Roman"/>
          </w:rPr>
          <w:delText xml:space="preserve"> as</w:delText>
        </w:r>
      </w:del>
      <w:ins w:id="600" w:author="Sima Biondi" w:date="2022-01-19T10:38:00Z">
        <w:r w:rsidR="00D3792C">
          <w:rPr>
            <w:rFonts w:ascii="Times New Roman" w:hAnsi="Times New Roman" w:cs="Times New Roman"/>
          </w:rPr>
          <w:t>occurred concurrently with</w:t>
        </w:r>
      </w:ins>
      <w:r w:rsidR="0078242C">
        <w:rPr>
          <w:rFonts w:ascii="Times New Roman" w:hAnsi="Times New Roman" w:cs="Times New Roman"/>
        </w:rPr>
        <w:t xml:space="preserve">, and likely as a result of, </w:t>
      </w:r>
      <w:r w:rsidR="00C91C43">
        <w:rPr>
          <w:rFonts w:ascii="Times New Roman" w:hAnsi="Times New Roman" w:cs="Times New Roman"/>
        </w:rPr>
        <w:t xml:space="preserve">increased business attention and influence over the appointments and performance of the US </w:t>
      </w:r>
      <w:r w:rsidR="0078242C">
        <w:rPr>
          <w:rFonts w:ascii="Times New Roman" w:hAnsi="Times New Roman" w:cs="Times New Roman"/>
        </w:rPr>
        <w:t>judiciary. Starting in the 1970</w:t>
      </w:r>
      <w:r w:rsidR="00C91C43">
        <w:rPr>
          <w:rFonts w:ascii="Times New Roman" w:hAnsi="Times New Roman" w:cs="Times New Roman"/>
        </w:rPr>
        <w:t>s, business groups poured money into law and economics research and conservative legal networks like the Federalist Society</w:t>
      </w:r>
      <w:r w:rsidR="00744D40">
        <w:rPr>
          <w:rFonts w:ascii="Times New Roman" w:hAnsi="Times New Roman" w:cs="Times New Roman"/>
        </w:rPr>
        <w:t xml:space="preserve"> (founded in 1982)</w:t>
      </w:r>
      <w:r w:rsidR="00D52B0A">
        <w:rPr>
          <w:rFonts w:ascii="Times New Roman" w:hAnsi="Times New Roman" w:cs="Times New Roman"/>
        </w:rPr>
        <w:t>,</w:t>
      </w:r>
      <w:r w:rsidR="00C91C43">
        <w:rPr>
          <w:rFonts w:ascii="Times New Roman" w:hAnsi="Times New Roman" w:cs="Times New Roman"/>
        </w:rPr>
        <w:t xml:space="preserve"> </w:t>
      </w:r>
      <w:r w:rsidR="00276F95">
        <w:rPr>
          <w:rFonts w:ascii="Times New Roman" w:hAnsi="Times New Roman" w:cs="Times New Roman"/>
        </w:rPr>
        <w:t xml:space="preserve">with the goal of </w:t>
      </w:r>
      <w:r w:rsidR="00C91C43">
        <w:rPr>
          <w:rFonts w:ascii="Times New Roman" w:hAnsi="Times New Roman" w:cs="Times New Roman"/>
        </w:rPr>
        <w:t xml:space="preserve">amplifying </w:t>
      </w:r>
      <w:r w:rsidR="00FC094D">
        <w:rPr>
          <w:rFonts w:ascii="Times New Roman" w:hAnsi="Times New Roman" w:cs="Times New Roman"/>
        </w:rPr>
        <w:t>business influence</w:t>
      </w:r>
      <w:r w:rsidR="00964B3B">
        <w:rPr>
          <w:rFonts w:ascii="Times New Roman" w:hAnsi="Times New Roman" w:cs="Times New Roman"/>
        </w:rPr>
        <w:t xml:space="preserve"> and</w:t>
      </w:r>
      <w:r w:rsidR="00C91C43">
        <w:rPr>
          <w:rFonts w:ascii="Times New Roman" w:hAnsi="Times New Roman" w:cs="Times New Roman"/>
        </w:rPr>
        <w:t xml:space="preserve"> impact on the judiciary </w:t>
      </w:r>
      <w:r w:rsidR="00116873">
        <w:rPr>
          <w:rFonts w:ascii="Times New Roman" w:hAnsi="Times New Roman" w:cs="Times New Roman"/>
        </w:rPr>
        <w:t xml:space="preserve">as well as </w:t>
      </w:r>
      <w:r w:rsidR="00C91C43">
        <w:rPr>
          <w:rFonts w:ascii="Times New Roman" w:hAnsi="Times New Roman" w:cs="Times New Roman"/>
        </w:rPr>
        <w:t>the larger intellectual culture.</w:t>
      </w:r>
      <w:r w:rsidR="00C91C43" w:rsidRPr="006C0632">
        <w:rPr>
          <w:rStyle w:val="FootnoteReference"/>
        </w:rPr>
        <w:footnoteReference w:id="164"/>
      </w:r>
      <w:r w:rsidR="00C91C43">
        <w:rPr>
          <w:rFonts w:ascii="Times New Roman" w:hAnsi="Times New Roman" w:cs="Times New Roman"/>
        </w:rPr>
        <w:t xml:space="preserve"> </w:t>
      </w:r>
      <w:r w:rsidR="0078242C">
        <w:rPr>
          <w:rFonts w:ascii="Times New Roman" w:hAnsi="Times New Roman" w:cs="Times New Roman"/>
        </w:rPr>
        <w:t>As</w:t>
      </w:r>
      <w:r w:rsidR="0080434A">
        <w:rPr>
          <w:rFonts w:ascii="Times New Roman" w:hAnsi="Times New Roman" w:cs="Times New Roman"/>
        </w:rPr>
        <w:t xml:space="preserve"> </w:t>
      </w:r>
      <w:r w:rsidR="006463E9">
        <w:rPr>
          <w:rFonts w:ascii="Times New Roman" w:hAnsi="Times New Roman" w:cs="Times New Roman"/>
        </w:rPr>
        <w:t>Lewis Powell,</w:t>
      </w:r>
      <w:r w:rsidR="0078242C">
        <w:rPr>
          <w:rFonts w:ascii="Times New Roman" w:hAnsi="Times New Roman" w:cs="Times New Roman"/>
        </w:rPr>
        <w:t xml:space="preserve"> then</w:t>
      </w:r>
      <w:r w:rsidR="006463E9">
        <w:rPr>
          <w:rFonts w:ascii="Times New Roman" w:hAnsi="Times New Roman" w:cs="Times New Roman"/>
        </w:rPr>
        <w:t xml:space="preserve"> a corporate lawyer, </w:t>
      </w:r>
      <w:r w:rsidR="00216BAB">
        <w:rPr>
          <w:rFonts w:ascii="Times New Roman" w:hAnsi="Times New Roman" w:cs="Times New Roman"/>
        </w:rPr>
        <w:t xml:space="preserve">wrote </w:t>
      </w:r>
      <w:r w:rsidR="0078242C">
        <w:rPr>
          <w:rFonts w:ascii="Times New Roman" w:hAnsi="Times New Roman" w:cs="Times New Roman"/>
        </w:rPr>
        <w:t xml:space="preserve">in a </w:t>
      </w:r>
      <w:r w:rsidR="00216BAB">
        <w:rPr>
          <w:rFonts w:ascii="Times New Roman" w:hAnsi="Times New Roman" w:cs="Times New Roman"/>
        </w:rPr>
        <w:t>Memo</w:t>
      </w:r>
      <w:r w:rsidR="00903007">
        <w:rPr>
          <w:rFonts w:ascii="Times New Roman" w:hAnsi="Times New Roman" w:cs="Times New Roman"/>
        </w:rPr>
        <w:t>randum</w:t>
      </w:r>
      <w:r w:rsidR="00216BAB">
        <w:rPr>
          <w:rFonts w:ascii="Times New Roman" w:hAnsi="Times New Roman" w:cs="Times New Roman"/>
        </w:rPr>
        <w:t xml:space="preserve"> to t</w:t>
      </w:r>
      <w:r w:rsidR="0078242C">
        <w:rPr>
          <w:rFonts w:ascii="Times New Roman" w:hAnsi="Times New Roman" w:cs="Times New Roman"/>
        </w:rPr>
        <w:t>he American Chamber of Commerce</w:t>
      </w:r>
      <w:r w:rsidR="006940C4">
        <w:rPr>
          <w:rFonts w:ascii="Times New Roman" w:hAnsi="Times New Roman" w:cs="Times New Roman"/>
        </w:rPr>
        <w:t>,</w:t>
      </w:r>
    </w:p>
    <w:p w14:paraId="1FA1784A" w14:textId="22D21ED5" w:rsidR="006940C4" w:rsidRDefault="003A2734" w:rsidP="005D1838">
      <w:pPr>
        <w:spacing w:before="240" w:after="240"/>
        <w:ind w:left="630"/>
        <w:jc w:val="both"/>
        <w:rPr>
          <w:rFonts w:ascii="Times New Roman" w:hAnsi="Times New Roman" w:cs="Times New Roman"/>
        </w:rPr>
      </w:pPr>
      <w:r>
        <w:rPr>
          <w:rFonts w:ascii="Times New Roman" w:hAnsi="Times New Roman" w:cs="Times New Roman"/>
        </w:rPr>
        <w:t>“</w:t>
      </w:r>
      <w:r w:rsidR="00216BAB">
        <w:rPr>
          <w:rFonts w:ascii="Times New Roman" w:hAnsi="Times New Roman" w:cs="Times New Roman"/>
        </w:rPr>
        <w:t>American business ‘plainly is in trouble’; the response to the wide range of critics has been ineffective, and has included appeasement; the time has come</w:t>
      </w:r>
      <w:r w:rsidR="006940C4">
        <w:rPr>
          <w:rFonts w:ascii="Times New Roman" w:hAnsi="Times New Roman" w:cs="Times New Roman"/>
        </w:rPr>
        <w:t>—</w:t>
      </w:r>
      <w:r w:rsidR="00216BAB">
        <w:rPr>
          <w:rFonts w:ascii="Times New Roman" w:hAnsi="Times New Roman" w:cs="Times New Roman"/>
        </w:rPr>
        <w:t>indeed, it is long overdue</w:t>
      </w:r>
      <w:r w:rsidR="006940C4">
        <w:rPr>
          <w:rFonts w:ascii="Times New Roman" w:hAnsi="Times New Roman" w:cs="Times New Roman"/>
        </w:rPr>
        <w:t>—</w:t>
      </w:r>
      <w:r w:rsidR="00216BAB">
        <w:rPr>
          <w:rFonts w:ascii="Times New Roman" w:hAnsi="Times New Roman" w:cs="Times New Roman"/>
        </w:rPr>
        <w:t>for the wisdom, ingenuity and resource of American business to be marshaled against those who would destroy it.”</w:t>
      </w:r>
      <w:r w:rsidR="0078242C" w:rsidRPr="006C0632">
        <w:rPr>
          <w:rStyle w:val="FootnoteReference"/>
        </w:rPr>
        <w:footnoteReference w:id="165"/>
      </w:r>
    </w:p>
    <w:p w14:paraId="7DA2FE30" w14:textId="4690E7AF" w:rsidR="006940C4" w:rsidRDefault="008D7758" w:rsidP="003A2734">
      <w:pPr>
        <w:spacing w:before="100" w:after="100"/>
        <w:ind w:firstLine="630"/>
        <w:jc w:val="both"/>
        <w:rPr>
          <w:rFonts w:ascii="Times New Roman" w:hAnsi="Times New Roman" w:cs="Times New Roman"/>
        </w:rPr>
      </w:pPr>
      <w:r>
        <w:rPr>
          <w:rFonts w:ascii="Times New Roman" w:hAnsi="Times New Roman" w:cs="Times New Roman"/>
        </w:rPr>
        <w:t xml:space="preserve">While Powell urged businesses to </w:t>
      </w:r>
      <w:r w:rsidR="000535CB">
        <w:rPr>
          <w:rFonts w:ascii="Times New Roman" w:hAnsi="Times New Roman" w:cs="Times New Roman"/>
        </w:rPr>
        <w:t>act through the democratic process by participating in public argument, he also argued that businesses should also try to influence universities and the courts. As to the latter point, he noted that “</w:t>
      </w:r>
      <w:r w:rsidR="000535CB" w:rsidRPr="000535CB">
        <w:rPr>
          <w:rFonts w:ascii="Times New Roman" w:hAnsi="Times New Roman" w:cs="Times New Roman"/>
        </w:rPr>
        <w:t>the judiciary may be the most important instrument for social, economic and political change</w:t>
      </w:r>
      <w:r w:rsidR="000535CB">
        <w:rPr>
          <w:rFonts w:ascii="Times New Roman" w:hAnsi="Times New Roman" w:cs="Times New Roman"/>
        </w:rPr>
        <w:t>,” and urged the Chamber of Commerce to model itself on the American Civil Liberties Union and other organizations that used the courts to advance their goals. “</w:t>
      </w:r>
      <w:r w:rsidR="000535CB" w:rsidRPr="000535CB">
        <w:rPr>
          <w:rFonts w:ascii="Times New Roman" w:hAnsi="Times New Roman" w:cs="Times New Roman"/>
        </w:rPr>
        <w:t>This is a vast area of opportunity for the Chamber, if it is willing to undertake the role of spokesman for American business and if, in turn, business is willing to provide the funds.</w:t>
      </w:r>
      <w:r w:rsidR="000535CB">
        <w:rPr>
          <w:rFonts w:ascii="Times New Roman" w:hAnsi="Times New Roman" w:cs="Times New Roman"/>
        </w:rPr>
        <w:t>”</w:t>
      </w:r>
      <w:r w:rsidR="000535CB">
        <w:rPr>
          <w:rStyle w:val="FootnoteReference"/>
          <w:rFonts w:ascii="Times New Roman" w:hAnsi="Times New Roman" w:cs="Times New Roman"/>
        </w:rPr>
        <w:footnoteReference w:id="166"/>
      </w:r>
      <w:r w:rsidR="00216BAB">
        <w:rPr>
          <w:rFonts w:ascii="Times New Roman" w:hAnsi="Times New Roman" w:cs="Times New Roman"/>
        </w:rPr>
        <w:t xml:space="preserve"> Two months later Powell </w:t>
      </w:r>
      <w:r w:rsidR="00116873">
        <w:rPr>
          <w:rFonts w:ascii="Times New Roman" w:hAnsi="Times New Roman" w:cs="Times New Roman"/>
        </w:rPr>
        <w:t>w</w:t>
      </w:r>
      <w:r w:rsidR="0078242C">
        <w:rPr>
          <w:rFonts w:ascii="Times New Roman" w:hAnsi="Times New Roman" w:cs="Times New Roman"/>
        </w:rPr>
        <w:t>as</w:t>
      </w:r>
      <w:r w:rsidR="00216BAB">
        <w:rPr>
          <w:rFonts w:ascii="Times New Roman" w:hAnsi="Times New Roman" w:cs="Times New Roman"/>
        </w:rPr>
        <w:t xml:space="preserve"> appointed to the Supreme Court by President Nixon</w:t>
      </w:r>
      <w:r w:rsidR="00090FEC">
        <w:rPr>
          <w:rFonts w:ascii="Times New Roman" w:hAnsi="Times New Roman" w:cs="Times New Roman"/>
        </w:rPr>
        <w:t xml:space="preserve">—a President who publicly campaigned on his support for strong enforcement of the antitrust </w:t>
      </w:r>
      <w:r w:rsidR="004952B2">
        <w:rPr>
          <w:rFonts w:ascii="Times New Roman" w:hAnsi="Times New Roman" w:cs="Times New Roman"/>
        </w:rPr>
        <w:t>laws</w:t>
      </w:r>
      <w:r w:rsidR="00216BAB">
        <w:rPr>
          <w:rFonts w:ascii="Times New Roman" w:hAnsi="Times New Roman" w:cs="Times New Roman"/>
        </w:rPr>
        <w:t xml:space="preserve">. His nomination did not feature any </w:t>
      </w:r>
      <w:r w:rsidR="00116873">
        <w:rPr>
          <w:rFonts w:ascii="Times New Roman" w:hAnsi="Times New Roman" w:cs="Times New Roman"/>
        </w:rPr>
        <w:t>mention of</w:t>
      </w:r>
      <w:r w:rsidR="00216BAB">
        <w:rPr>
          <w:rFonts w:ascii="Times New Roman" w:hAnsi="Times New Roman" w:cs="Times New Roman"/>
        </w:rPr>
        <w:t xml:space="preserve"> antitrust enforcement, but Powell would solidify a majority against strong </w:t>
      </w:r>
      <w:r w:rsidR="0078242C">
        <w:rPr>
          <w:rFonts w:ascii="Times New Roman" w:hAnsi="Times New Roman" w:cs="Times New Roman"/>
        </w:rPr>
        <w:t xml:space="preserve">antitrust </w:t>
      </w:r>
      <w:r w:rsidR="00216BAB">
        <w:rPr>
          <w:rFonts w:ascii="Times New Roman" w:hAnsi="Times New Roman" w:cs="Times New Roman"/>
        </w:rPr>
        <w:t xml:space="preserve">enforcement </w:t>
      </w:r>
      <w:r w:rsidR="0078242C">
        <w:rPr>
          <w:rFonts w:ascii="Times New Roman" w:hAnsi="Times New Roman" w:cs="Times New Roman"/>
        </w:rPr>
        <w:t>on</w:t>
      </w:r>
      <w:r w:rsidR="00216BAB">
        <w:rPr>
          <w:rFonts w:ascii="Times New Roman" w:hAnsi="Times New Roman" w:cs="Times New Roman"/>
        </w:rPr>
        <w:t xml:space="preserve"> the Court.</w:t>
      </w:r>
    </w:p>
    <w:p w14:paraId="01F7AAC5" w14:textId="69260634" w:rsidR="0080434A" w:rsidRDefault="006940C4" w:rsidP="003A2734">
      <w:pPr>
        <w:spacing w:before="100" w:after="100"/>
        <w:ind w:firstLine="630"/>
        <w:jc w:val="both"/>
        <w:rPr>
          <w:rFonts w:ascii="Times New Roman" w:hAnsi="Times New Roman" w:cs="Times New Roman"/>
        </w:rPr>
      </w:pPr>
      <w:r>
        <w:rPr>
          <w:rFonts w:ascii="Times New Roman" w:hAnsi="Times New Roman" w:cs="Times New Roman"/>
        </w:rPr>
        <w:lastRenderedPageBreak/>
        <w:t>The Chamber of Commerc</w:t>
      </w:r>
      <w:r w:rsidR="00CC0CE7">
        <w:rPr>
          <w:rFonts w:ascii="Times New Roman" w:hAnsi="Times New Roman" w:cs="Times New Roman"/>
        </w:rPr>
        <w:t xml:space="preserve">e, which is funded by American businesses, </w:t>
      </w:r>
      <w:ins w:id="601" w:author="Sima Biondi" w:date="2022-01-19T10:39:00Z">
        <w:r w:rsidR="00D3792C">
          <w:rPr>
            <w:rFonts w:ascii="Times New Roman" w:hAnsi="Times New Roman" w:cs="Times New Roman"/>
          </w:rPr>
          <w:t xml:space="preserve">now </w:t>
        </w:r>
      </w:ins>
      <w:del w:id="602" w:author="Sima Biondi" w:date="2022-01-19T10:38:00Z">
        <w:r w:rsidR="00CC0CE7" w:rsidDel="00D3792C">
          <w:rPr>
            <w:rFonts w:ascii="Times New Roman" w:hAnsi="Times New Roman" w:cs="Times New Roman"/>
          </w:rPr>
          <w:delText xml:space="preserve">would play </w:delText>
        </w:r>
      </w:del>
      <w:ins w:id="603" w:author="Sima Biondi" w:date="2022-01-19T10:38:00Z">
        <w:r w:rsidR="00D3792C">
          <w:rPr>
            <w:rFonts w:ascii="Times New Roman" w:hAnsi="Times New Roman" w:cs="Times New Roman"/>
          </w:rPr>
          <w:t xml:space="preserve">plays </w:t>
        </w:r>
      </w:ins>
      <w:r w:rsidR="00CC0CE7">
        <w:rPr>
          <w:rFonts w:ascii="Times New Roman" w:hAnsi="Times New Roman" w:cs="Times New Roman"/>
        </w:rPr>
        <w:t xml:space="preserve">a role in </w:t>
      </w:r>
      <w:r w:rsidR="00443280">
        <w:rPr>
          <w:rFonts w:ascii="Times New Roman" w:hAnsi="Times New Roman" w:cs="Times New Roman"/>
        </w:rPr>
        <w:t>advancing business interests</w:t>
      </w:r>
      <w:r w:rsidR="001E4FDE">
        <w:rPr>
          <w:rFonts w:ascii="Times New Roman" w:hAnsi="Times New Roman" w:cs="Times New Roman"/>
        </w:rPr>
        <w:t xml:space="preserve"> through lobbying and litigation.</w:t>
      </w:r>
      <w:r w:rsidR="00345131">
        <w:rPr>
          <w:rFonts w:ascii="Times New Roman" w:hAnsi="Times New Roman" w:cs="Times New Roman"/>
        </w:rPr>
        <w:t xml:space="preserve"> The Chamber of Commerce has, for example, expressed opposition to </w:t>
      </w:r>
      <w:r w:rsidR="00FB18DC">
        <w:rPr>
          <w:rFonts w:ascii="Times New Roman" w:hAnsi="Times New Roman" w:cs="Times New Roman"/>
        </w:rPr>
        <w:t>the major recent bills that seek to strengthen antitrust law</w:t>
      </w:r>
      <w:r w:rsidR="00F90F3C">
        <w:rPr>
          <w:rFonts w:ascii="Times New Roman" w:hAnsi="Times New Roman" w:cs="Times New Roman"/>
        </w:rPr>
        <w:t xml:space="preserve"> and to increase funding for antitrust enforcement by the FTC</w:t>
      </w:r>
      <w:r w:rsidR="00345131">
        <w:rPr>
          <w:rFonts w:ascii="Times New Roman" w:hAnsi="Times New Roman" w:cs="Times New Roman"/>
        </w:rPr>
        <w:t>.</w:t>
      </w:r>
      <w:r w:rsidR="00345131">
        <w:rPr>
          <w:rStyle w:val="FootnoteReference"/>
          <w:rFonts w:ascii="Times New Roman" w:hAnsi="Times New Roman" w:cs="Times New Roman"/>
        </w:rPr>
        <w:footnoteReference w:id="167"/>
      </w:r>
      <w:r w:rsidR="001E4FDE">
        <w:rPr>
          <w:rFonts w:ascii="Times New Roman" w:hAnsi="Times New Roman" w:cs="Times New Roman"/>
        </w:rPr>
        <w:t xml:space="preserve"> Through its litigation arm, it has filed numerous amicus briefs urging courts to weaken antitrust enforcement</w:t>
      </w:r>
      <w:r w:rsidR="00443280">
        <w:rPr>
          <w:rFonts w:ascii="Times New Roman" w:hAnsi="Times New Roman" w:cs="Times New Roman"/>
        </w:rPr>
        <w:t>,</w:t>
      </w:r>
      <w:r w:rsidR="00443280">
        <w:rPr>
          <w:rStyle w:val="FootnoteReference"/>
          <w:rFonts w:ascii="Times New Roman" w:hAnsi="Times New Roman" w:cs="Times New Roman"/>
        </w:rPr>
        <w:footnoteReference w:id="168"/>
      </w:r>
      <w:r w:rsidR="00443280">
        <w:rPr>
          <w:rFonts w:ascii="Times New Roman" w:hAnsi="Times New Roman" w:cs="Times New Roman"/>
        </w:rPr>
        <w:t xml:space="preserve"> although its influence has been limited because it does not file</w:t>
      </w:r>
      <w:del w:id="604" w:author="Sima Biondi" w:date="2022-01-19T10:39:00Z">
        <w:r w:rsidR="00443280" w:rsidDel="00D3792C">
          <w:rPr>
            <w:rFonts w:ascii="Times New Roman" w:hAnsi="Times New Roman" w:cs="Times New Roman"/>
          </w:rPr>
          <w:delText>d</w:delText>
        </w:r>
      </w:del>
      <w:r w:rsidR="00443280">
        <w:rPr>
          <w:rFonts w:ascii="Times New Roman" w:hAnsi="Times New Roman" w:cs="Times New Roman"/>
        </w:rPr>
        <w:t xml:space="preserve"> an amicus brief when the opposing parties are both businesses.</w:t>
      </w:r>
      <w:r w:rsidR="001E4FDE">
        <w:rPr>
          <w:rStyle w:val="FootnoteReference"/>
          <w:rFonts w:ascii="Times New Roman" w:hAnsi="Times New Roman" w:cs="Times New Roman"/>
        </w:rPr>
        <w:footnoteReference w:id="169"/>
      </w:r>
      <w:r w:rsidR="00443280">
        <w:rPr>
          <w:rFonts w:ascii="Times New Roman" w:hAnsi="Times New Roman" w:cs="Times New Roman"/>
        </w:rPr>
        <w:t xml:space="preserve"> Still, research has shown that the I</w:t>
      </w:r>
      <w:ins w:id="605" w:author="Sima Biondi" w:date="2022-01-19T10:39:00Z">
        <w:r w:rsidR="00D3792C">
          <w:rPr>
            <w:rFonts w:ascii="Times New Roman" w:hAnsi="Times New Roman" w:cs="Times New Roman"/>
          </w:rPr>
          <w:t xml:space="preserve">nternational </w:t>
        </w:r>
      </w:ins>
      <w:r w:rsidR="00443280">
        <w:rPr>
          <w:rFonts w:ascii="Times New Roman" w:hAnsi="Times New Roman" w:cs="Times New Roman"/>
        </w:rPr>
        <w:t>C</w:t>
      </w:r>
      <w:ins w:id="606" w:author="Sima Biondi" w:date="2022-01-19T10:39:00Z">
        <w:r w:rsidR="00D3792C">
          <w:rPr>
            <w:rFonts w:ascii="Times New Roman" w:hAnsi="Times New Roman" w:cs="Times New Roman"/>
          </w:rPr>
          <w:t xml:space="preserve">hamber of </w:t>
        </w:r>
      </w:ins>
      <w:r w:rsidR="00443280">
        <w:rPr>
          <w:rFonts w:ascii="Times New Roman" w:hAnsi="Times New Roman" w:cs="Times New Roman"/>
        </w:rPr>
        <w:t>C</w:t>
      </w:r>
      <w:ins w:id="607" w:author="Sima Biondi" w:date="2022-01-19T10:39:00Z">
        <w:r w:rsidR="00D3792C">
          <w:rPr>
            <w:rFonts w:ascii="Times New Roman" w:hAnsi="Times New Roman" w:cs="Times New Roman"/>
          </w:rPr>
          <w:t>ommerce</w:t>
        </w:r>
      </w:ins>
      <w:r w:rsidR="00443280">
        <w:rPr>
          <w:rFonts w:ascii="Times New Roman" w:hAnsi="Times New Roman" w:cs="Times New Roman"/>
        </w:rPr>
        <w:t>’s</w:t>
      </w:r>
      <w:ins w:id="608" w:author="Sima Biondi" w:date="2022-01-19T10:39:00Z">
        <w:r w:rsidR="00D3792C">
          <w:rPr>
            <w:rFonts w:ascii="Times New Roman" w:hAnsi="Times New Roman" w:cs="Times New Roman"/>
          </w:rPr>
          <w:t xml:space="preserve"> (ICC)</w:t>
        </w:r>
      </w:ins>
      <w:r w:rsidR="00443280">
        <w:rPr>
          <w:rFonts w:ascii="Times New Roman" w:hAnsi="Times New Roman" w:cs="Times New Roman"/>
        </w:rPr>
        <w:t xml:space="preserve"> amicus briefs have been extremely successful over the last several decades: a majority of the Court has agreed with them more than the amicus briefs of any other party except the U.S. government. In the area of antitrust, the ICC has scored notable victories for business interests, including </w:t>
      </w:r>
      <w:r w:rsidR="00443280" w:rsidRPr="00D3792C">
        <w:rPr>
          <w:rFonts w:ascii="Times New Roman" w:hAnsi="Times New Roman" w:cs="Times New Roman"/>
          <w:i/>
          <w:rPrChange w:id="609" w:author="Sima Biondi" w:date="2022-01-19T10:39:00Z">
            <w:rPr>
              <w:rFonts w:ascii="Times New Roman" w:hAnsi="Times New Roman" w:cs="Times New Roman"/>
            </w:rPr>
          </w:rPrChange>
        </w:rPr>
        <w:t>Twombly</w:t>
      </w:r>
      <w:r w:rsidR="00443280">
        <w:rPr>
          <w:rFonts w:ascii="Times New Roman" w:hAnsi="Times New Roman" w:cs="Times New Roman"/>
        </w:rPr>
        <w:t>.</w:t>
      </w:r>
    </w:p>
    <w:p w14:paraId="0B11E91D" w14:textId="6768AFEB" w:rsidR="00BF7A13" w:rsidRDefault="00FD60C5" w:rsidP="005A7A67">
      <w:pPr>
        <w:spacing w:before="100" w:after="100"/>
        <w:ind w:firstLine="630"/>
        <w:jc w:val="both"/>
        <w:rPr>
          <w:rFonts w:ascii="Times New Roman" w:hAnsi="Times New Roman" w:cs="Times New Roman"/>
        </w:rPr>
      </w:pPr>
      <w:r>
        <w:rPr>
          <w:rFonts w:ascii="Times New Roman" w:hAnsi="Times New Roman" w:cs="Times New Roman"/>
        </w:rPr>
        <w:t xml:space="preserve">Business </w:t>
      </w:r>
      <w:r w:rsidR="00F94C5B">
        <w:rPr>
          <w:rFonts w:ascii="Times New Roman" w:hAnsi="Times New Roman" w:cs="Times New Roman"/>
        </w:rPr>
        <w:t>groups have</w:t>
      </w:r>
      <w:r w:rsidR="004B21CD">
        <w:rPr>
          <w:rFonts w:ascii="Times New Roman" w:hAnsi="Times New Roman" w:cs="Times New Roman"/>
        </w:rPr>
        <w:t xml:space="preserve"> </w:t>
      </w:r>
      <w:r w:rsidR="0078242C">
        <w:rPr>
          <w:rFonts w:ascii="Times New Roman" w:hAnsi="Times New Roman" w:cs="Times New Roman"/>
        </w:rPr>
        <w:t>attemp</w:t>
      </w:r>
      <w:r w:rsidR="004B21CD">
        <w:rPr>
          <w:rFonts w:ascii="Times New Roman" w:hAnsi="Times New Roman" w:cs="Times New Roman"/>
        </w:rPr>
        <w:t>ted</w:t>
      </w:r>
      <w:r w:rsidR="0078242C">
        <w:rPr>
          <w:rFonts w:ascii="Times New Roman" w:hAnsi="Times New Roman" w:cs="Times New Roman"/>
        </w:rPr>
        <w:t xml:space="preserve"> to influence judges in other ways</w:t>
      </w:r>
      <w:r>
        <w:rPr>
          <w:rFonts w:ascii="Times New Roman" w:hAnsi="Times New Roman" w:cs="Times New Roman"/>
        </w:rPr>
        <w:t xml:space="preserve">. </w:t>
      </w:r>
      <w:r w:rsidR="00F94C5B">
        <w:rPr>
          <w:rFonts w:ascii="Times New Roman" w:hAnsi="Times New Roman" w:cs="Times New Roman"/>
        </w:rPr>
        <w:t>They have financially</w:t>
      </w:r>
      <w:r w:rsidR="00CA5037">
        <w:rPr>
          <w:rFonts w:ascii="Times New Roman" w:hAnsi="Times New Roman" w:cs="Times New Roman"/>
        </w:rPr>
        <w:t xml:space="preserve"> supported Chicago </w:t>
      </w:r>
      <w:ins w:id="610" w:author="Sima Biondi" w:date="2022-01-19T10:40:00Z">
        <w:r w:rsidR="00295AF1">
          <w:rPr>
            <w:rFonts w:ascii="Times New Roman" w:hAnsi="Times New Roman" w:cs="Times New Roman"/>
          </w:rPr>
          <w:t>s</w:t>
        </w:r>
      </w:ins>
      <w:del w:id="611" w:author="Sima Biondi" w:date="2022-01-19T10:39:00Z">
        <w:r w:rsidR="00CA5037" w:rsidDel="00D3792C">
          <w:rPr>
            <w:rFonts w:ascii="Times New Roman" w:hAnsi="Times New Roman" w:cs="Times New Roman"/>
          </w:rPr>
          <w:delText>s</w:delText>
        </w:r>
      </w:del>
      <w:r w:rsidR="00CA5037">
        <w:rPr>
          <w:rFonts w:ascii="Times New Roman" w:hAnsi="Times New Roman" w:cs="Times New Roman"/>
        </w:rPr>
        <w:t>chool economics</w:t>
      </w:r>
      <w:del w:id="612" w:author="Sima Biondi" w:date="2022-01-19T10:40:00Z">
        <w:r w:rsidR="00CA5037" w:rsidDel="00D3792C">
          <w:rPr>
            <w:rFonts w:ascii="Times New Roman" w:hAnsi="Times New Roman" w:cs="Times New Roman"/>
          </w:rPr>
          <w:delText>,</w:delText>
        </w:r>
      </w:del>
      <w:r w:rsidR="00CA5037">
        <w:rPr>
          <w:rFonts w:ascii="Times New Roman" w:hAnsi="Times New Roman" w:cs="Times New Roman"/>
        </w:rPr>
        <w:t xml:space="preserve"> and </w:t>
      </w:r>
      <w:del w:id="613" w:author="Sima Biondi" w:date="2022-01-19T10:40:00Z">
        <w:r w:rsidR="00CA5037" w:rsidDel="00D3792C">
          <w:rPr>
            <w:rFonts w:ascii="Times New Roman" w:hAnsi="Times New Roman" w:cs="Times New Roman"/>
          </w:rPr>
          <w:delText xml:space="preserve">the </w:delText>
        </w:r>
      </w:del>
      <w:r w:rsidR="00CA5037">
        <w:rPr>
          <w:rFonts w:ascii="Times New Roman" w:hAnsi="Times New Roman" w:cs="Times New Roman"/>
        </w:rPr>
        <w:t>judicial training programs that sought to inculcate judges with Chicago</w:t>
      </w:r>
      <w:ins w:id="614" w:author="Sima Biondi" w:date="2022-01-19T10:40:00Z">
        <w:r w:rsidR="00295AF1">
          <w:rPr>
            <w:rFonts w:ascii="Times New Roman" w:hAnsi="Times New Roman" w:cs="Times New Roman"/>
          </w:rPr>
          <w:t xml:space="preserve"> </w:t>
        </w:r>
      </w:ins>
      <w:del w:id="615" w:author="Sima Biondi" w:date="2022-01-19T10:40:00Z">
        <w:r w:rsidR="00CA5037" w:rsidDel="00295AF1">
          <w:rPr>
            <w:rFonts w:ascii="Times New Roman" w:hAnsi="Times New Roman" w:cs="Times New Roman"/>
          </w:rPr>
          <w:delText>-</w:delText>
        </w:r>
      </w:del>
      <w:r w:rsidR="00CA5037">
        <w:rPr>
          <w:rFonts w:ascii="Times New Roman" w:hAnsi="Times New Roman" w:cs="Times New Roman"/>
        </w:rPr>
        <w:t>school tenets</w:t>
      </w:r>
      <w:r w:rsidR="00DE3D2A">
        <w:rPr>
          <w:rFonts w:ascii="Times New Roman" w:hAnsi="Times New Roman" w:cs="Times New Roman"/>
        </w:rPr>
        <w:t>.</w:t>
      </w:r>
      <w:r w:rsidR="00DE3D2A" w:rsidRPr="006C0632">
        <w:rPr>
          <w:rStyle w:val="FootnoteReference"/>
        </w:rPr>
        <w:footnoteReference w:id="170"/>
      </w:r>
      <w:r w:rsidR="00DE3D2A">
        <w:rPr>
          <w:rFonts w:ascii="Times New Roman" w:hAnsi="Times New Roman" w:cs="Times New Roman"/>
        </w:rPr>
        <w:t xml:space="preserve"> </w:t>
      </w:r>
      <w:r>
        <w:rPr>
          <w:rFonts w:ascii="Times New Roman" w:hAnsi="Times New Roman" w:cs="Times New Roman"/>
        </w:rPr>
        <w:t xml:space="preserve">A paper by Ash et al. documents the role of various judicial training programs that promoted Chicago school ideas on antitrust law. The paper provides evidence that </w:t>
      </w:r>
      <w:r w:rsidR="0078242C">
        <w:rPr>
          <w:rFonts w:ascii="Times New Roman" w:hAnsi="Times New Roman" w:cs="Times New Roman"/>
        </w:rPr>
        <w:t>appeals court</w:t>
      </w:r>
      <w:r w:rsidR="00A65CFD">
        <w:rPr>
          <w:rFonts w:ascii="Times New Roman" w:hAnsi="Times New Roman" w:cs="Times New Roman"/>
        </w:rPr>
        <w:t xml:space="preserve"> </w:t>
      </w:r>
      <w:r>
        <w:rPr>
          <w:rFonts w:ascii="Times New Roman" w:hAnsi="Times New Roman" w:cs="Times New Roman"/>
        </w:rPr>
        <w:t xml:space="preserve">judges </w:t>
      </w:r>
      <w:r w:rsidR="0078242C">
        <w:rPr>
          <w:rFonts w:ascii="Times New Roman" w:hAnsi="Times New Roman" w:cs="Times New Roman"/>
        </w:rPr>
        <w:t>who attended</w:t>
      </w:r>
      <w:r w:rsidR="00116873">
        <w:rPr>
          <w:rFonts w:ascii="Times New Roman" w:hAnsi="Times New Roman" w:cs="Times New Roman"/>
        </w:rPr>
        <w:t xml:space="preserve"> a</w:t>
      </w:r>
      <w:r w:rsidR="00402F9E">
        <w:rPr>
          <w:rFonts w:ascii="Times New Roman" w:hAnsi="Times New Roman" w:cs="Times New Roman"/>
        </w:rPr>
        <w:t xml:space="preserve"> </w:t>
      </w:r>
      <w:r w:rsidR="00005367">
        <w:rPr>
          <w:rFonts w:ascii="Times New Roman" w:hAnsi="Times New Roman" w:cs="Times New Roman"/>
        </w:rPr>
        <w:t>business-</w:t>
      </w:r>
      <w:r w:rsidR="00DE1ADB">
        <w:rPr>
          <w:rFonts w:ascii="Times New Roman" w:hAnsi="Times New Roman" w:cs="Times New Roman"/>
        </w:rPr>
        <w:t>sponsored</w:t>
      </w:r>
      <w:r w:rsidR="0078242C">
        <w:rPr>
          <w:rFonts w:ascii="Times New Roman" w:hAnsi="Times New Roman" w:cs="Times New Roman"/>
        </w:rPr>
        <w:t>,</w:t>
      </w:r>
      <w:r w:rsidR="00402F9E">
        <w:rPr>
          <w:rFonts w:ascii="Times New Roman" w:hAnsi="Times New Roman" w:cs="Times New Roman"/>
        </w:rPr>
        <w:t xml:space="preserve"> stylized “law and economics” training </w:t>
      </w:r>
      <w:r w:rsidR="00005367">
        <w:rPr>
          <w:rFonts w:ascii="Times New Roman" w:hAnsi="Times New Roman" w:cs="Times New Roman"/>
        </w:rPr>
        <w:t xml:space="preserve">(the Manne Program) </w:t>
      </w:r>
      <w:r w:rsidR="00402F9E">
        <w:rPr>
          <w:rFonts w:ascii="Times New Roman" w:hAnsi="Times New Roman" w:cs="Times New Roman"/>
        </w:rPr>
        <w:t>that mostl</w:t>
      </w:r>
      <w:r w:rsidR="0078242C">
        <w:rPr>
          <w:rFonts w:ascii="Times New Roman" w:hAnsi="Times New Roman" w:cs="Times New Roman"/>
        </w:rPr>
        <w:t>y include</w:t>
      </w:r>
      <w:r w:rsidR="00D865FC">
        <w:rPr>
          <w:rFonts w:ascii="Times New Roman" w:hAnsi="Times New Roman" w:cs="Times New Roman"/>
        </w:rPr>
        <w:t xml:space="preserve">d </w:t>
      </w:r>
      <w:r w:rsidR="0078242C">
        <w:rPr>
          <w:rFonts w:ascii="Times New Roman" w:hAnsi="Times New Roman" w:cs="Times New Roman"/>
        </w:rPr>
        <w:t xml:space="preserve">lessons based on </w:t>
      </w:r>
      <w:r w:rsidR="00402F9E">
        <w:rPr>
          <w:rFonts w:ascii="Times New Roman" w:hAnsi="Times New Roman" w:cs="Times New Roman"/>
        </w:rPr>
        <w:t xml:space="preserve">Chicago </w:t>
      </w:r>
      <w:del w:id="616" w:author="Sima Biondi" w:date="2022-01-19T10:40:00Z">
        <w:r w:rsidR="00402F9E" w:rsidDel="00295AF1">
          <w:rPr>
            <w:rFonts w:ascii="Times New Roman" w:hAnsi="Times New Roman" w:cs="Times New Roman"/>
          </w:rPr>
          <w:delText>School</w:delText>
        </w:r>
        <w:r w:rsidR="0078242C" w:rsidDel="00295AF1">
          <w:rPr>
            <w:rFonts w:ascii="Times New Roman" w:hAnsi="Times New Roman" w:cs="Times New Roman"/>
          </w:rPr>
          <w:delText xml:space="preserve"> </w:delText>
        </w:r>
      </w:del>
      <w:ins w:id="617" w:author="Sima Biondi" w:date="2022-01-19T10:40:00Z">
        <w:r w:rsidR="00295AF1">
          <w:rPr>
            <w:rFonts w:ascii="Times New Roman" w:hAnsi="Times New Roman" w:cs="Times New Roman"/>
          </w:rPr>
          <w:t xml:space="preserve">school </w:t>
        </w:r>
      </w:ins>
      <w:r w:rsidR="0078242C">
        <w:rPr>
          <w:rFonts w:ascii="Times New Roman" w:hAnsi="Times New Roman" w:cs="Times New Roman"/>
        </w:rPr>
        <w:t>theories</w:t>
      </w:r>
      <w:r w:rsidR="00402F9E">
        <w:rPr>
          <w:rFonts w:ascii="Times New Roman" w:hAnsi="Times New Roman" w:cs="Times New Roman"/>
        </w:rPr>
        <w:t xml:space="preserve"> bec</w:t>
      </w:r>
      <w:r w:rsidR="00D865FC">
        <w:rPr>
          <w:rFonts w:ascii="Times New Roman" w:hAnsi="Times New Roman" w:cs="Times New Roman"/>
        </w:rPr>
        <w:t>a</w:t>
      </w:r>
      <w:r w:rsidR="00402F9E">
        <w:rPr>
          <w:rFonts w:ascii="Times New Roman" w:hAnsi="Times New Roman" w:cs="Times New Roman"/>
        </w:rPr>
        <w:t xml:space="preserve">me significantly more likely to vote in favor of lax antitrust enforcement, though a small sample prevents </w:t>
      </w:r>
      <w:r w:rsidR="0078242C">
        <w:rPr>
          <w:rFonts w:ascii="Times New Roman" w:hAnsi="Times New Roman" w:cs="Times New Roman"/>
        </w:rPr>
        <w:t>the authors</w:t>
      </w:r>
      <w:r w:rsidR="00402F9E">
        <w:rPr>
          <w:rFonts w:ascii="Times New Roman" w:hAnsi="Times New Roman" w:cs="Times New Roman"/>
        </w:rPr>
        <w:t xml:space="preserve"> from having clear identification for all samples and specifications</w:t>
      </w:r>
      <w:r>
        <w:rPr>
          <w:rFonts w:ascii="Times New Roman" w:hAnsi="Times New Roman" w:cs="Times New Roman"/>
        </w:rPr>
        <w:t>.</w:t>
      </w:r>
      <w:r w:rsidR="0040523A" w:rsidRPr="006C0632">
        <w:rPr>
          <w:rStyle w:val="FootnoteReference"/>
        </w:rPr>
        <w:footnoteReference w:id="171"/>
      </w:r>
      <w:r w:rsidR="00AC426B">
        <w:rPr>
          <w:rFonts w:ascii="Times New Roman" w:hAnsi="Times New Roman" w:cs="Times New Roman"/>
        </w:rPr>
        <w:t xml:space="preserve"> These findings, however, </w:t>
      </w:r>
      <w:r w:rsidR="0040523A">
        <w:rPr>
          <w:rFonts w:ascii="Times New Roman" w:hAnsi="Times New Roman" w:cs="Times New Roman"/>
        </w:rPr>
        <w:t xml:space="preserve">do not include Supreme Court </w:t>
      </w:r>
      <w:del w:id="618" w:author="Sima Biondi" w:date="2022-01-19T10:40:00Z">
        <w:r w:rsidR="0040523A" w:rsidDel="00295AF1">
          <w:rPr>
            <w:rFonts w:ascii="Times New Roman" w:hAnsi="Times New Roman" w:cs="Times New Roman"/>
          </w:rPr>
          <w:delText>Justices</w:delText>
        </w:r>
      </w:del>
      <w:ins w:id="619" w:author="Sima Biondi" w:date="2022-01-19T10:40:00Z">
        <w:r w:rsidR="00295AF1">
          <w:rPr>
            <w:rFonts w:ascii="Times New Roman" w:hAnsi="Times New Roman" w:cs="Times New Roman"/>
          </w:rPr>
          <w:t>justices</w:t>
        </w:r>
      </w:ins>
      <w:r w:rsidR="002E07B5">
        <w:rPr>
          <w:rFonts w:ascii="Times New Roman" w:hAnsi="Times New Roman" w:cs="Times New Roman"/>
        </w:rPr>
        <w:t xml:space="preserve">, as </w:t>
      </w:r>
      <w:r w:rsidR="0040523A">
        <w:rPr>
          <w:rFonts w:ascii="Times New Roman" w:hAnsi="Times New Roman" w:cs="Times New Roman"/>
        </w:rPr>
        <w:t xml:space="preserve">only Justice Ruth Bader Ginsburg attended the </w:t>
      </w:r>
      <w:r w:rsidR="0078425D">
        <w:rPr>
          <w:rFonts w:ascii="Times New Roman" w:hAnsi="Times New Roman" w:cs="Times New Roman"/>
        </w:rPr>
        <w:t>program</w:t>
      </w:r>
      <w:r w:rsidR="0040523A">
        <w:rPr>
          <w:rFonts w:ascii="Times New Roman" w:hAnsi="Times New Roman" w:cs="Times New Roman"/>
        </w:rPr>
        <w:t xml:space="preserve">. </w:t>
      </w:r>
      <w:r w:rsidR="00005367">
        <w:rPr>
          <w:rFonts w:ascii="Times New Roman" w:hAnsi="Times New Roman" w:cs="Times New Roman"/>
        </w:rPr>
        <w:t xml:space="preserve">In a separate analysis, </w:t>
      </w:r>
      <w:proofErr w:type="spellStart"/>
      <w:r w:rsidR="00005367">
        <w:rPr>
          <w:rFonts w:ascii="Times New Roman" w:hAnsi="Times New Roman" w:cs="Times New Roman"/>
        </w:rPr>
        <w:t>Sying</w:t>
      </w:r>
      <w:proofErr w:type="spellEnd"/>
      <w:r w:rsidR="00005367">
        <w:rPr>
          <w:rFonts w:ascii="Times New Roman" w:hAnsi="Times New Roman" w:cs="Times New Roman"/>
        </w:rPr>
        <w:t xml:space="preserve"> Cao finds </w:t>
      </w:r>
      <w:r w:rsidR="007F5F16">
        <w:rPr>
          <w:rFonts w:ascii="Times New Roman" w:hAnsi="Times New Roman" w:cs="Times New Roman"/>
        </w:rPr>
        <w:t xml:space="preserve">a statistically significant and economically meaningful relationship between </w:t>
      </w:r>
      <w:r w:rsidR="0078242C">
        <w:rPr>
          <w:rFonts w:ascii="Times New Roman" w:hAnsi="Times New Roman" w:cs="Times New Roman"/>
        </w:rPr>
        <w:t>d</w:t>
      </w:r>
      <w:r w:rsidR="008C1F46">
        <w:rPr>
          <w:rFonts w:ascii="Times New Roman" w:hAnsi="Times New Roman" w:cs="Times New Roman"/>
        </w:rPr>
        <w:t xml:space="preserve">istrict </w:t>
      </w:r>
      <w:r w:rsidR="007F5F16">
        <w:rPr>
          <w:rFonts w:ascii="Times New Roman" w:hAnsi="Times New Roman" w:cs="Times New Roman"/>
        </w:rPr>
        <w:t>judges’ economic sophistication</w:t>
      </w:r>
      <w:r w:rsidR="007F153F">
        <w:rPr>
          <w:rFonts w:ascii="Times New Roman" w:hAnsi="Times New Roman" w:cs="Times New Roman"/>
        </w:rPr>
        <w:t xml:space="preserve"> (measured </w:t>
      </w:r>
      <w:r w:rsidR="00116873">
        <w:rPr>
          <w:rFonts w:ascii="Times New Roman" w:hAnsi="Times New Roman" w:cs="Times New Roman"/>
        </w:rPr>
        <w:t xml:space="preserve">by </w:t>
      </w:r>
      <w:r w:rsidR="003E7A51">
        <w:rPr>
          <w:rFonts w:ascii="Times New Roman" w:hAnsi="Times New Roman" w:cs="Times New Roman"/>
        </w:rPr>
        <w:t>the use of economic terms</w:t>
      </w:r>
      <w:r w:rsidR="00961C82">
        <w:rPr>
          <w:rFonts w:ascii="Times New Roman" w:hAnsi="Times New Roman" w:cs="Times New Roman"/>
        </w:rPr>
        <w:t xml:space="preserve"> in decisions</w:t>
      </w:r>
      <w:r w:rsidR="003E7A51">
        <w:rPr>
          <w:rFonts w:ascii="Times New Roman" w:hAnsi="Times New Roman" w:cs="Times New Roman"/>
        </w:rPr>
        <w:t xml:space="preserve"> </w:t>
      </w:r>
      <w:r w:rsidR="007F153F">
        <w:rPr>
          <w:rFonts w:ascii="Times New Roman" w:hAnsi="Times New Roman" w:cs="Times New Roman"/>
        </w:rPr>
        <w:t xml:space="preserve">and </w:t>
      </w:r>
      <w:r w:rsidR="004F18B1">
        <w:rPr>
          <w:rFonts w:ascii="Times New Roman" w:hAnsi="Times New Roman" w:cs="Times New Roman"/>
        </w:rPr>
        <w:t xml:space="preserve">previous economics </w:t>
      </w:r>
      <w:r w:rsidR="007F153F">
        <w:rPr>
          <w:rFonts w:ascii="Times New Roman" w:hAnsi="Times New Roman" w:cs="Times New Roman"/>
        </w:rPr>
        <w:t>education</w:t>
      </w:r>
      <w:r w:rsidR="00CB52E2">
        <w:rPr>
          <w:rFonts w:ascii="Times New Roman" w:hAnsi="Times New Roman" w:cs="Times New Roman"/>
        </w:rPr>
        <w:t>)</w:t>
      </w:r>
      <w:r w:rsidR="007F5F16">
        <w:rPr>
          <w:rFonts w:ascii="Times New Roman" w:hAnsi="Times New Roman" w:cs="Times New Roman"/>
        </w:rPr>
        <w:t xml:space="preserve"> and pro-business rulings</w:t>
      </w:r>
      <w:r w:rsidR="00B92395">
        <w:rPr>
          <w:rFonts w:ascii="Times New Roman" w:hAnsi="Times New Roman" w:cs="Times New Roman"/>
        </w:rPr>
        <w:t xml:space="preserve"> (a major </w:t>
      </w:r>
      <w:del w:id="620" w:author="Sima Biondi" w:date="2022-01-19T10:41:00Z">
        <w:r w:rsidR="00B92395" w:rsidDel="00295AF1">
          <w:rPr>
            <w:rFonts w:ascii="Times New Roman" w:hAnsi="Times New Roman" w:cs="Times New Roman"/>
          </w:rPr>
          <w:delText>part of them</w:delText>
        </w:r>
      </w:del>
      <w:ins w:id="621" w:author="Sima Biondi" w:date="2022-01-19T10:41:00Z">
        <w:r w:rsidR="00295AF1">
          <w:rPr>
            <w:rFonts w:ascii="Times New Roman" w:hAnsi="Times New Roman" w:cs="Times New Roman"/>
          </w:rPr>
          <w:t>portion</w:t>
        </w:r>
      </w:ins>
      <w:r w:rsidR="00B92395">
        <w:rPr>
          <w:rFonts w:ascii="Times New Roman" w:hAnsi="Times New Roman" w:cs="Times New Roman"/>
        </w:rPr>
        <w:t xml:space="preserve"> being antitrust cases).</w:t>
      </w:r>
      <w:r w:rsidR="007F5F16" w:rsidRPr="006C0632">
        <w:rPr>
          <w:rStyle w:val="FootnoteReference"/>
        </w:rPr>
        <w:footnoteReference w:id="172"/>
      </w:r>
      <w:r w:rsidR="00B92395">
        <w:rPr>
          <w:rFonts w:ascii="Times New Roman" w:hAnsi="Times New Roman" w:cs="Times New Roman"/>
        </w:rPr>
        <w:t xml:space="preserve"> However, </w:t>
      </w:r>
      <w:r w:rsidR="00005367">
        <w:rPr>
          <w:rFonts w:ascii="Times New Roman" w:hAnsi="Times New Roman" w:cs="Times New Roman"/>
        </w:rPr>
        <w:t>her analysis does not find a statistically significant impact for</w:t>
      </w:r>
      <w:r w:rsidR="00DD7C9A">
        <w:rPr>
          <w:rFonts w:ascii="Times New Roman" w:hAnsi="Times New Roman" w:cs="Times New Roman"/>
        </w:rPr>
        <w:t xml:space="preserve"> th</w:t>
      </w:r>
      <w:r w:rsidR="0078242C">
        <w:rPr>
          <w:rFonts w:ascii="Times New Roman" w:hAnsi="Times New Roman" w:cs="Times New Roman"/>
        </w:rPr>
        <w:t>e Manne program in addition to j</w:t>
      </w:r>
      <w:r w:rsidR="00DD7C9A">
        <w:rPr>
          <w:rFonts w:ascii="Times New Roman" w:hAnsi="Times New Roman" w:cs="Times New Roman"/>
        </w:rPr>
        <w:t>udges’ previous knowledge and exposure to law and economics more generally</w:t>
      </w:r>
      <w:r w:rsidR="00F324A7">
        <w:rPr>
          <w:rFonts w:ascii="Times New Roman" w:hAnsi="Times New Roman" w:cs="Times New Roman"/>
        </w:rPr>
        <w:t>. Cao</w:t>
      </w:r>
      <w:r w:rsidR="002649EE">
        <w:rPr>
          <w:rFonts w:ascii="Times New Roman" w:hAnsi="Times New Roman" w:cs="Times New Roman"/>
        </w:rPr>
        <w:t xml:space="preserve"> attributes </w:t>
      </w:r>
      <w:r w:rsidR="00771337">
        <w:rPr>
          <w:rFonts w:ascii="Times New Roman" w:hAnsi="Times New Roman" w:cs="Times New Roman"/>
        </w:rPr>
        <w:t xml:space="preserve">the conflicting results </w:t>
      </w:r>
      <w:r w:rsidR="002649EE">
        <w:rPr>
          <w:rFonts w:ascii="Times New Roman" w:hAnsi="Times New Roman" w:cs="Times New Roman"/>
        </w:rPr>
        <w:t xml:space="preserve">to either a selection effect of </w:t>
      </w:r>
      <w:r w:rsidR="0078242C">
        <w:rPr>
          <w:rFonts w:ascii="Times New Roman" w:hAnsi="Times New Roman" w:cs="Times New Roman"/>
        </w:rPr>
        <w:t>d</w:t>
      </w:r>
      <w:r w:rsidR="002649EE">
        <w:rPr>
          <w:rFonts w:ascii="Times New Roman" w:hAnsi="Times New Roman" w:cs="Times New Roman"/>
        </w:rPr>
        <w:t>istrict judges who attended the prog</w:t>
      </w:r>
      <w:r w:rsidR="0078242C">
        <w:rPr>
          <w:rFonts w:ascii="Times New Roman" w:hAnsi="Times New Roman" w:cs="Times New Roman"/>
        </w:rPr>
        <w:t>ram in the first place (versus circuit c</w:t>
      </w:r>
      <w:r w:rsidR="002649EE">
        <w:rPr>
          <w:rFonts w:ascii="Times New Roman" w:hAnsi="Times New Roman" w:cs="Times New Roman"/>
        </w:rPr>
        <w:t xml:space="preserve">ourt judges in </w:t>
      </w:r>
      <w:r w:rsidR="002649EE">
        <w:rPr>
          <w:rFonts w:ascii="Times New Roman" w:hAnsi="Times New Roman" w:cs="Times New Roman"/>
        </w:rPr>
        <w:lastRenderedPageBreak/>
        <w:t>Ash et al.) or to sample restrictions that make the articles somewhat hard to directly compare</w:t>
      </w:r>
      <w:r w:rsidR="00C862A8">
        <w:rPr>
          <w:rFonts w:ascii="Times New Roman" w:hAnsi="Times New Roman" w:cs="Times New Roman"/>
        </w:rPr>
        <w:t xml:space="preserve"> (Cao lack</w:t>
      </w:r>
      <w:r w:rsidR="0078242C">
        <w:rPr>
          <w:rFonts w:ascii="Times New Roman" w:hAnsi="Times New Roman" w:cs="Times New Roman"/>
        </w:rPr>
        <w:t>s specific attendance data for j</w:t>
      </w:r>
      <w:r w:rsidR="00C862A8">
        <w:rPr>
          <w:rFonts w:ascii="Times New Roman" w:hAnsi="Times New Roman" w:cs="Times New Roman"/>
        </w:rPr>
        <w:t>udges for a pivotal period between 1976 and 1986)</w:t>
      </w:r>
      <w:r w:rsidR="002649EE">
        <w:rPr>
          <w:rFonts w:ascii="Times New Roman" w:hAnsi="Times New Roman" w:cs="Times New Roman"/>
        </w:rPr>
        <w:t>.</w:t>
      </w:r>
      <w:r w:rsidR="00DD7C9A" w:rsidRPr="006C0632">
        <w:rPr>
          <w:rStyle w:val="FootnoteReference"/>
        </w:rPr>
        <w:footnoteReference w:id="173"/>
      </w:r>
      <w:r w:rsidR="001A25D7">
        <w:rPr>
          <w:rFonts w:ascii="Times New Roman" w:hAnsi="Times New Roman" w:cs="Times New Roman"/>
        </w:rPr>
        <w:t xml:space="preserve"> </w:t>
      </w:r>
    </w:p>
    <w:p w14:paraId="721F4A57" w14:textId="47ADD655" w:rsidR="00DD67A5" w:rsidRDefault="00D2038C" w:rsidP="00E2553F">
      <w:pPr>
        <w:spacing w:before="100" w:after="100"/>
        <w:ind w:firstLine="630"/>
        <w:jc w:val="both"/>
        <w:rPr>
          <w:rFonts w:ascii="Times New Roman" w:hAnsi="Times New Roman" w:cs="Times New Roman"/>
        </w:rPr>
      </w:pPr>
      <w:r>
        <w:rPr>
          <w:rFonts w:ascii="Times New Roman" w:hAnsi="Times New Roman" w:cs="Times New Roman"/>
        </w:rPr>
        <w:t>To summarize</w:t>
      </w:r>
      <w:r w:rsidR="000D6643">
        <w:rPr>
          <w:rFonts w:ascii="Times New Roman" w:hAnsi="Times New Roman" w:cs="Times New Roman"/>
        </w:rPr>
        <w:t xml:space="preserve">, </w:t>
      </w:r>
      <w:r w:rsidR="008A4392">
        <w:rPr>
          <w:rFonts w:ascii="Times New Roman" w:hAnsi="Times New Roman" w:cs="Times New Roman"/>
        </w:rPr>
        <w:t>th</w:t>
      </w:r>
      <w:r w:rsidR="005337F3">
        <w:rPr>
          <w:rFonts w:ascii="Times New Roman" w:hAnsi="Times New Roman" w:cs="Times New Roman"/>
        </w:rPr>
        <w:t xml:space="preserve">e data </w:t>
      </w:r>
      <w:r w:rsidR="00615C4B">
        <w:rPr>
          <w:rFonts w:ascii="Times New Roman" w:hAnsi="Times New Roman" w:cs="Times New Roman"/>
        </w:rPr>
        <w:t xml:space="preserve">presented </w:t>
      </w:r>
      <w:r w:rsidR="003C1C69">
        <w:rPr>
          <w:rFonts w:ascii="Times New Roman" w:hAnsi="Times New Roman" w:cs="Times New Roman"/>
        </w:rPr>
        <w:t xml:space="preserve">and </w:t>
      </w:r>
      <w:r w:rsidR="009C66F7">
        <w:rPr>
          <w:rFonts w:ascii="Times New Roman" w:hAnsi="Times New Roman" w:cs="Times New Roman"/>
        </w:rPr>
        <w:t xml:space="preserve">other scholarship on the evolution of the Supreme Court antitrust jurisprudence </w:t>
      </w:r>
      <w:r w:rsidR="008A4392">
        <w:rPr>
          <w:rFonts w:ascii="Times New Roman" w:hAnsi="Times New Roman" w:cs="Times New Roman"/>
        </w:rPr>
        <w:t xml:space="preserve">suggest </w:t>
      </w:r>
      <w:r w:rsidR="00E8009A">
        <w:rPr>
          <w:rFonts w:ascii="Times New Roman" w:hAnsi="Times New Roman" w:cs="Times New Roman"/>
        </w:rPr>
        <w:t xml:space="preserve">three </w:t>
      </w:r>
      <w:r w:rsidR="008A4392">
        <w:rPr>
          <w:rFonts w:ascii="Times New Roman" w:hAnsi="Times New Roman" w:cs="Times New Roman"/>
        </w:rPr>
        <w:t xml:space="preserve">things. First, </w:t>
      </w:r>
      <w:r w:rsidR="00B51705">
        <w:rPr>
          <w:rFonts w:ascii="Times New Roman" w:hAnsi="Times New Roman" w:cs="Times New Roman"/>
        </w:rPr>
        <w:t xml:space="preserve">the nomination hearings </w:t>
      </w:r>
      <w:del w:id="622" w:author="Sima Biondi" w:date="2022-01-19T10:41:00Z">
        <w:r w:rsidR="00B51705" w:rsidDel="00295AF1">
          <w:rPr>
            <w:rFonts w:ascii="Times New Roman" w:hAnsi="Times New Roman" w:cs="Times New Roman"/>
          </w:rPr>
          <w:delText xml:space="preserve">suggest </w:delText>
        </w:r>
      </w:del>
      <w:proofErr w:type="spellStart"/>
      <w:ins w:id="623" w:author="Sima Biondi" w:date="2022-01-19T10:41:00Z">
        <w:r w:rsidR="00295AF1">
          <w:rPr>
            <w:rFonts w:ascii="Times New Roman" w:hAnsi="Times New Roman" w:cs="Times New Roman"/>
          </w:rPr>
          <w:t>inidicate</w:t>
        </w:r>
        <w:proofErr w:type="spellEnd"/>
        <w:r w:rsidR="00295AF1">
          <w:rPr>
            <w:rFonts w:ascii="Times New Roman" w:hAnsi="Times New Roman" w:cs="Times New Roman"/>
          </w:rPr>
          <w:t xml:space="preserve"> </w:t>
        </w:r>
      </w:ins>
      <w:r w:rsidR="00B51705">
        <w:rPr>
          <w:rFonts w:ascii="Times New Roman" w:hAnsi="Times New Roman" w:cs="Times New Roman"/>
        </w:rPr>
        <w:t>that there was no public support</w:t>
      </w:r>
      <w:r w:rsidR="008A4392">
        <w:rPr>
          <w:rFonts w:ascii="Times New Roman" w:hAnsi="Times New Roman" w:cs="Times New Roman"/>
        </w:rPr>
        <w:t xml:space="preserve"> for </w:t>
      </w:r>
      <w:r w:rsidR="00DE3598">
        <w:rPr>
          <w:rFonts w:ascii="Times New Roman" w:hAnsi="Times New Roman" w:cs="Times New Roman"/>
        </w:rPr>
        <w:t xml:space="preserve">a </w:t>
      </w:r>
      <w:r w:rsidR="008A4392">
        <w:rPr>
          <w:rFonts w:ascii="Times New Roman" w:hAnsi="Times New Roman" w:cs="Times New Roman"/>
        </w:rPr>
        <w:t>reduction of antitrust enforcement. Whatever the real views of the nominees, they clearly learned a lesson from the Bork nomination, which is that opposit</w:t>
      </w:r>
      <w:r w:rsidR="00F9798C">
        <w:rPr>
          <w:rFonts w:ascii="Times New Roman" w:hAnsi="Times New Roman" w:cs="Times New Roman"/>
        </w:rPr>
        <w:t>ion</w:t>
      </w:r>
      <w:r w:rsidR="008A4392">
        <w:rPr>
          <w:rFonts w:ascii="Times New Roman" w:hAnsi="Times New Roman" w:cs="Times New Roman"/>
        </w:rPr>
        <w:t xml:space="preserve"> to antitrust enforcement is politically unpopular.</w:t>
      </w:r>
      <w:r w:rsidR="006173FE">
        <w:rPr>
          <w:rFonts w:ascii="Times New Roman" w:hAnsi="Times New Roman" w:cs="Times New Roman"/>
        </w:rPr>
        <w:t xml:space="preserve"> </w:t>
      </w:r>
      <w:r w:rsidR="008A4392">
        <w:rPr>
          <w:rFonts w:ascii="Times New Roman" w:hAnsi="Times New Roman" w:cs="Times New Roman"/>
        </w:rPr>
        <w:t xml:space="preserve">Second, there </w:t>
      </w:r>
      <w:del w:id="624" w:author="Sima Biondi" w:date="2022-01-19T10:41:00Z">
        <w:r w:rsidR="00E8009A" w:rsidDel="00295AF1">
          <w:rPr>
            <w:rFonts w:ascii="Times New Roman" w:hAnsi="Times New Roman" w:cs="Times New Roman"/>
          </w:rPr>
          <w:delText>was</w:delText>
        </w:r>
        <w:r w:rsidR="008A4392" w:rsidDel="00295AF1">
          <w:rPr>
            <w:rFonts w:ascii="Times New Roman" w:hAnsi="Times New Roman" w:cs="Times New Roman"/>
          </w:rPr>
          <w:delText xml:space="preserve"> </w:delText>
        </w:r>
      </w:del>
      <w:r w:rsidR="00E8009A">
        <w:rPr>
          <w:rFonts w:ascii="Times New Roman" w:hAnsi="Times New Roman" w:cs="Times New Roman"/>
        </w:rPr>
        <w:t xml:space="preserve">also </w:t>
      </w:r>
      <w:ins w:id="625" w:author="Sima Biondi" w:date="2022-01-19T10:41:00Z">
        <w:r w:rsidR="00295AF1">
          <w:rPr>
            <w:rFonts w:ascii="Times New Roman" w:hAnsi="Times New Roman" w:cs="Times New Roman"/>
          </w:rPr>
          <w:t xml:space="preserve">was </w:t>
        </w:r>
      </w:ins>
      <w:r w:rsidR="00E8009A">
        <w:rPr>
          <w:rFonts w:ascii="Times New Roman" w:hAnsi="Times New Roman" w:cs="Times New Roman"/>
        </w:rPr>
        <w:t xml:space="preserve">no </w:t>
      </w:r>
      <w:r w:rsidR="008A4392">
        <w:rPr>
          <w:rFonts w:ascii="Times New Roman" w:hAnsi="Times New Roman" w:cs="Times New Roman"/>
        </w:rPr>
        <w:t>public</w:t>
      </w:r>
      <w:r w:rsidR="00F745CD">
        <w:rPr>
          <w:rFonts w:ascii="Times New Roman" w:hAnsi="Times New Roman" w:cs="Times New Roman"/>
        </w:rPr>
        <w:t>ly expressed,</w:t>
      </w:r>
      <w:r w:rsidR="008A4392">
        <w:rPr>
          <w:rFonts w:ascii="Times New Roman" w:hAnsi="Times New Roman" w:cs="Times New Roman"/>
        </w:rPr>
        <w:t xml:space="preserve"> democratically tinged endorsement by the nominees, the </w:t>
      </w:r>
      <w:del w:id="626" w:author="Sima Biondi" w:date="2022-01-19T10:41:00Z">
        <w:r w:rsidR="00CE0F56" w:rsidDel="00295AF1">
          <w:rPr>
            <w:rFonts w:ascii="Times New Roman" w:hAnsi="Times New Roman" w:cs="Times New Roman"/>
          </w:rPr>
          <w:delText>P</w:delText>
        </w:r>
        <w:r w:rsidR="008A4392" w:rsidDel="00295AF1">
          <w:rPr>
            <w:rFonts w:ascii="Times New Roman" w:hAnsi="Times New Roman" w:cs="Times New Roman"/>
          </w:rPr>
          <w:delText>resident</w:delText>
        </w:r>
      </w:del>
      <w:ins w:id="627" w:author="Sima Biondi" w:date="2022-01-19T10:41:00Z">
        <w:r w:rsidR="00295AF1">
          <w:rPr>
            <w:rFonts w:ascii="Times New Roman" w:hAnsi="Times New Roman" w:cs="Times New Roman"/>
          </w:rPr>
          <w:t>president</w:t>
        </w:r>
      </w:ins>
      <w:r w:rsidR="008A4392">
        <w:rPr>
          <w:rFonts w:ascii="Times New Roman" w:hAnsi="Times New Roman" w:cs="Times New Roman"/>
        </w:rPr>
        <w:t>, or the Senate that the Supreme Court would or should use its power to weaken antitrust law</w:t>
      </w:r>
      <w:r w:rsidR="005E0351" w:rsidRPr="005E0351">
        <w:rPr>
          <w:rFonts w:ascii="Times New Roman" w:hAnsi="Times New Roman" w:cs="Times New Roman"/>
        </w:rPr>
        <w:t>s</w:t>
      </w:r>
      <w:r w:rsidR="00DD60D2">
        <w:rPr>
          <w:rFonts w:ascii="Times New Roman" w:hAnsi="Times New Roman" w:cs="Times New Roman"/>
        </w:rPr>
        <w:t xml:space="preserve">. </w:t>
      </w:r>
      <w:r w:rsidR="00B51705">
        <w:rPr>
          <w:rFonts w:ascii="Times New Roman" w:hAnsi="Times New Roman" w:cs="Times New Roman"/>
        </w:rPr>
        <w:t>Third</w:t>
      </w:r>
      <w:r w:rsidR="00DD60D2">
        <w:rPr>
          <w:rFonts w:ascii="Times New Roman" w:hAnsi="Times New Roman" w:cs="Times New Roman"/>
        </w:rPr>
        <w:t>,</w:t>
      </w:r>
      <w:r w:rsidR="005E0351" w:rsidRPr="005E0351">
        <w:rPr>
          <w:rFonts w:ascii="Times New Roman" w:hAnsi="Times New Roman" w:cs="Times New Roman"/>
        </w:rPr>
        <w:t xml:space="preserve"> once in office, th</w:t>
      </w:r>
      <w:r w:rsidR="003D6BC1">
        <w:rPr>
          <w:rFonts w:ascii="Times New Roman" w:hAnsi="Times New Roman" w:cs="Times New Roman"/>
        </w:rPr>
        <w:t xml:space="preserve">ese </w:t>
      </w:r>
      <w:r w:rsidR="00B51705">
        <w:rPr>
          <w:rFonts w:ascii="Times New Roman" w:hAnsi="Times New Roman" w:cs="Times New Roman"/>
        </w:rPr>
        <w:t>j</w:t>
      </w:r>
      <w:r w:rsidR="003D6BC1">
        <w:rPr>
          <w:rFonts w:ascii="Times New Roman" w:hAnsi="Times New Roman" w:cs="Times New Roman"/>
        </w:rPr>
        <w:t>ustices</w:t>
      </w:r>
      <w:r w:rsidR="00B51705">
        <w:rPr>
          <w:rFonts w:ascii="Times New Roman" w:hAnsi="Times New Roman" w:cs="Times New Roman"/>
        </w:rPr>
        <w:t xml:space="preserve"> greatly weakened antitrust law</w:t>
      </w:r>
      <w:r w:rsidR="005E0351" w:rsidRPr="005E0351">
        <w:rPr>
          <w:rFonts w:ascii="Times New Roman" w:hAnsi="Times New Roman" w:cs="Times New Roman"/>
        </w:rPr>
        <w:t>. This all takes place while antitrust is</w:t>
      </w:r>
      <w:ins w:id="628" w:author="Sima Biondi" w:date="2022-01-19T10:41:00Z">
        <w:r w:rsidR="00295AF1">
          <w:rPr>
            <w:rFonts w:ascii="Times New Roman" w:hAnsi="Times New Roman" w:cs="Times New Roman"/>
          </w:rPr>
          <w:t xml:space="preserve"> a</w:t>
        </w:r>
      </w:ins>
      <w:r w:rsidR="005E0351" w:rsidRPr="005E0351">
        <w:rPr>
          <w:rFonts w:ascii="Times New Roman" w:hAnsi="Times New Roman" w:cs="Times New Roman"/>
        </w:rPr>
        <w:t xml:space="preserve"> non-politically salient topic to the </w:t>
      </w:r>
      <w:r w:rsidR="009A0905" w:rsidRPr="005E0351">
        <w:rPr>
          <w:rFonts w:ascii="Times New Roman" w:hAnsi="Times New Roman" w:cs="Times New Roman"/>
        </w:rPr>
        <w:t>public</w:t>
      </w:r>
      <w:r w:rsidR="005E0351" w:rsidRPr="005E0351">
        <w:rPr>
          <w:rFonts w:ascii="Times New Roman" w:hAnsi="Times New Roman" w:cs="Times New Roman"/>
        </w:rPr>
        <w:t>, but a pressing topic to the large business community that directly promoted, and benefited from</w:t>
      </w:r>
      <w:r w:rsidR="00B51705">
        <w:rPr>
          <w:rFonts w:ascii="Times New Roman" w:hAnsi="Times New Roman" w:cs="Times New Roman"/>
        </w:rPr>
        <w:t>,</w:t>
      </w:r>
      <w:r w:rsidR="005E0351" w:rsidRPr="005E0351">
        <w:rPr>
          <w:rFonts w:ascii="Times New Roman" w:hAnsi="Times New Roman" w:cs="Times New Roman"/>
        </w:rPr>
        <w:t xml:space="preserve"> the lax enforcement of the antitrust laws.</w:t>
      </w:r>
    </w:p>
    <w:p w14:paraId="40AFC99B" w14:textId="573C13D5" w:rsidR="00376544" w:rsidRPr="004A094F" w:rsidRDefault="004E78B2" w:rsidP="00F53343">
      <w:pPr>
        <w:pStyle w:val="Heading1"/>
        <w:spacing w:before="360"/>
        <w:rPr>
          <w:rFonts w:ascii="Times New Roman" w:hAnsi="Times New Roman" w:cs="Times New Roman"/>
        </w:rPr>
      </w:pPr>
      <w:r w:rsidRPr="004A094F">
        <w:rPr>
          <w:rFonts w:ascii="Times New Roman" w:hAnsi="Times New Roman" w:cs="Times New Roman"/>
        </w:rPr>
        <w:t>Part I</w:t>
      </w:r>
      <w:r w:rsidR="003C2F16" w:rsidRPr="004A094F">
        <w:rPr>
          <w:rFonts w:ascii="Times New Roman" w:hAnsi="Times New Roman" w:cs="Times New Roman"/>
        </w:rPr>
        <w:t>V</w:t>
      </w:r>
      <w:r w:rsidRPr="004A094F">
        <w:rPr>
          <w:rFonts w:ascii="Times New Roman" w:hAnsi="Times New Roman" w:cs="Times New Roman"/>
        </w:rPr>
        <w:t>. Taking stock</w:t>
      </w:r>
      <w:r w:rsidR="00D542CF" w:rsidRPr="004A094F">
        <w:rPr>
          <w:rFonts w:ascii="Times New Roman" w:hAnsi="Times New Roman" w:cs="Times New Roman"/>
        </w:rPr>
        <w:t>: a death by a thousand cuts</w:t>
      </w:r>
    </w:p>
    <w:p w14:paraId="0D9B37F4" w14:textId="74D4F6BA" w:rsidR="00F94C5B" w:rsidRDefault="00F94C5B" w:rsidP="00F94C5B">
      <w:pPr>
        <w:spacing w:before="100" w:after="100"/>
        <w:ind w:firstLine="630"/>
        <w:jc w:val="both"/>
        <w:rPr>
          <w:rFonts w:ascii="Times New Roman" w:hAnsi="Times New Roman" w:cs="Times New Roman"/>
        </w:rPr>
      </w:pPr>
      <w:r>
        <w:rPr>
          <w:rFonts w:ascii="Times New Roman" w:hAnsi="Times New Roman" w:cs="Times New Roman"/>
        </w:rPr>
        <w:t xml:space="preserve">We have shown that the decline in antitrust enforcement since the mid-1970s was not the result of a popular mandate, but the outcome of decisions by regulators and judges who were largely acting on their own rather than at the direction of elected officials, and behind-the-scenes budget cuts in Congress. Under our theoretical framework, a policy decision with important policy consequences that is made by an elected official, who campaigned on it, is democratically sanctioned and presumptively in the interest of the public. A decision made by a delegated expert (judge or regulator) whose appointment was publicly vetted and whose views were endorsed by elected officials is also democratically sanctioned albeit </w:t>
      </w:r>
      <w:del w:id="629" w:author="Sima Biondi" w:date="2022-01-19T10:42:00Z">
        <w:r w:rsidDel="00295AF1">
          <w:rPr>
            <w:rFonts w:ascii="Times New Roman" w:hAnsi="Times New Roman" w:cs="Times New Roman"/>
          </w:rPr>
          <w:delText>at a lower level</w:delText>
        </w:r>
      </w:del>
      <w:ins w:id="630" w:author="Sima Biondi" w:date="2022-01-19T10:42:00Z">
        <w:r w:rsidR="00295AF1">
          <w:rPr>
            <w:rFonts w:ascii="Times New Roman" w:hAnsi="Times New Roman" w:cs="Times New Roman"/>
          </w:rPr>
          <w:t>less so</w:t>
        </w:r>
      </w:ins>
      <w:r>
        <w:rPr>
          <w:rFonts w:ascii="Times New Roman" w:hAnsi="Times New Roman" w:cs="Times New Roman"/>
        </w:rPr>
        <w:t xml:space="preserve">. When a decision is made by an elected official who does not openly advocate for it in an election or is shielded from public scrutiny by inclusion in general omnibus legislation or </w:t>
      </w:r>
      <w:del w:id="631" w:author="Sima Biondi" w:date="2022-01-19T10:42:00Z">
        <w:r w:rsidDel="00295AF1">
          <w:rPr>
            <w:rFonts w:ascii="Times New Roman" w:hAnsi="Times New Roman" w:cs="Times New Roman"/>
          </w:rPr>
          <w:delText xml:space="preserve">taken </w:delText>
        </w:r>
      </w:del>
      <w:ins w:id="632" w:author="Sima Biondi" w:date="2022-01-19T10:42:00Z">
        <w:r w:rsidR="00295AF1">
          <w:rPr>
            <w:rFonts w:ascii="Times New Roman" w:hAnsi="Times New Roman" w:cs="Times New Roman"/>
          </w:rPr>
          <w:t xml:space="preserve">made </w:t>
        </w:r>
      </w:ins>
      <w:r>
        <w:rPr>
          <w:rFonts w:ascii="Times New Roman" w:hAnsi="Times New Roman" w:cs="Times New Roman"/>
        </w:rPr>
        <w:t>through obscure procedural shortcuts, the decision receives a weaker democratic sanction. And when an appointed official makes policy decisions, and does so in the absence of public attention, t</w:t>
      </w:r>
      <w:r w:rsidR="003C7EBB">
        <w:rPr>
          <w:rFonts w:ascii="Times New Roman" w:hAnsi="Times New Roman" w:cs="Times New Roman"/>
        </w:rPr>
        <w:t>hat decision receives a still lower</w:t>
      </w:r>
      <w:r>
        <w:rPr>
          <w:rFonts w:ascii="Times New Roman" w:hAnsi="Times New Roman" w:cs="Times New Roman"/>
        </w:rPr>
        <w:t xml:space="preserve"> level of democratic sanction.</w:t>
      </w:r>
      <w:r w:rsidR="003C7EBB">
        <w:rPr>
          <w:rFonts w:ascii="Times New Roman" w:hAnsi="Times New Roman" w:cs="Times New Roman"/>
        </w:rPr>
        <w:t xml:space="preserve"> At the lowest level, federal judges whose views on antitrust law were unknown at the time of their appointment (or misleadingly expressed by the nominee during the confirmation process) and who votes to make policy changes to antitrust law receive the lowest level of democratic sanction.</w:t>
      </w:r>
    </w:p>
    <w:p w14:paraId="5EAD82F8" w14:textId="49B1287B" w:rsidR="004A5F57" w:rsidRDefault="003C7EBB" w:rsidP="00062D3E">
      <w:pPr>
        <w:spacing w:before="100" w:after="100"/>
        <w:ind w:firstLine="630"/>
        <w:jc w:val="both"/>
        <w:rPr>
          <w:rFonts w:ascii="Times New Roman" w:hAnsi="Times New Roman" w:cs="Times New Roman"/>
        </w:rPr>
      </w:pPr>
      <w:r>
        <w:rPr>
          <w:rFonts w:ascii="Times New Roman" w:hAnsi="Times New Roman" w:cs="Times New Roman"/>
        </w:rPr>
        <w:t>Table II summarizes our analysis. Our evidence shows that the three lowest categories of democratically sanctioned behavior played the exclusive role in the decline of antitrust enforcement.</w:t>
      </w:r>
      <w:r w:rsidR="00F94C5B">
        <w:rPr>
          <w:rFonts w:ascii="Times New Roman" w:hAnsi="Times New Roman" w:cs="Times New Roman"/>
        </w:rPr>
        <w:t xml:space="preserve"> While larger forces were at work—from intellectual trends in Chicago to housing prices in Washington, DC—the major culprit appears to have been big business, which through both direct and indirect methods </w:t>
      </w:r>
      <w:del w:id="633" w:author="Sima Biondi" w:date="2022-01-19T10:43:00Z">
        <w:r w:rsidR="00F94C5B" w:rsidDel="00295AF1">
          <w:rPr>
            <w:rFonts w:ascii="Times New Roman" w:hAnsi="Times New Roman" w:cs="Times New Roman"/>
          </w:rPr>
          <w:delText>kept up pressure a</w:delText>
        </w:r>
      </w:del>
      <w:ins w:id="634" w:author="Sima Biondi" w:date="2022-01-19T10:43:00Z">
        <w:r w:rsidR="00295AF1">
          <w:rPr>
            <w:rFonts w:ascii="Times New Roman" w:hAnsi="Times New Roman" w:cs="Times New Roman"/>
          </w:rPr>
          <w:t xml:space="preserve">repressed </w:t>
        </w:r>
      </w:ins>
      <w:del w:id="635" w:author="Sima Biondi" w:date="2022-01-19T10:43:00Z">
        <w:r w:rsidR="00F94C5B" w:rsidDel="00295AF1">
          <w:rPr>
            <w:rFonts w:ascii="Times New Roman" w:hAnsi="Times New Roman" w:cs="Times New Roman"/>
          </w:rPr>
          <w:delText xml:space="preserve">gainst </w:delText>
        </w:r>
      </w:del>
      <w:r w:rsidR="00F94C5B">
        <w:rPr>
          <w:rFonts w:ascii="Times New Roman" w:hAnsi="Times New Roman" w:cs="Times New Roman"/>
        </w:rPr>
        <w:t>antitrust enforcement for nearly half a century.</w:t>
      </w:r>
      <w:r>
        <w:rPr>
          <w:rFonts w:ascii="Times New Roman" w:hAnsi="Times New Roman" w:cs="Times New Roman"/>
        </w:rPr>
        <w:t xml:space="preserve"> </w:t>
      </w:r>
    </w:p>
    <w:p w14:paraId="692C5A5F" w14:textId="232B8581" w:rsidR="004A5F57" w:rsidRDefault="00F94C5B" w:rsidP="00D006FC">
      <w:pPr>
        <w:keepNext/>
        <w:spacing w:before="360" w:after="100"/>
        <w:jc w:val="both"/>
        <w:rPr>
          <w:rFonts w:ascii="Times New Roman" w:hAnsi="Times New Roman" w:cs="Times New Roman"/>
        </w:rPr>
      </w:pPr>
      <w:r>
        <w:rPr>
          <w:rFonts w:ascii="Times New Roman" w:hAnsi="Times New Roman" w:cs="Times New Roman"/>
        </w:rPr>
        <w:lastRenderedPageBreak/>
        <w:t>Table II: The Lack of Public Support for the Weakening of Antitrust Law</w:t>
      </w:r>
    </w:p>
    <w:tbl>
      <w:tblPr>
        <w:tblStyle w:val="TableGrid"/>
        <w:tblW w:w="10008" w:type="dxa"/>
        <w:tblLook w:val="04A0" w:firstRow="1" w:lastRow="0" w:firstColumn="1" w:lastColumn="0" w:noHBand="0" w:noVBand="1"/>
      </w:tblPr>
      <w:tblGrid>
        <w:gridCol w:w="2245"/>
        <w:gridCol w:w="2790"/>
        <w:gridCol w:w="4973"/>
      </w:tblGrid>
      <w:tr w:rsidR="004A5F57" w:rsidRPr="004A5F57" w14:paraId="384FA619" w14:textId="77777777" w:rsidTr="00062D3E">
        <w:tc>
          <w:tcPr>
            <w:tcW w:w="2245" w:type="dxa"/>
          </w:tcPr>
          <w:p w14:paraId="6593DA55" w14:textId="77777777" w:rsidR="004A5F57" w:rsidRPr="004A5F57" w:rsidRDefault="004A5F57" w:rsidP="00D006FC">
            <w:pPr>
              <w:keepNext/>
              <w:rPr>
                <w:rFonts w:ascii="Times New Roman" w:hAnsi="Times New Roman" w:cs="Times New Roman"/>
                <w:b/>
              </w:rPr>
            </w:pPr>
            <w:r w:rsidRPr="004A5F57">
              <w:rPr>
                <w:rFonts w:ascii="Times New Roman" w:hAnsi="Times New Roman" w:cs="Times New Roman"/>
                <w:b/>
              </w:rPr>
              <w:t>Level of public visibility / democratic legitimacy</w:t>
            </w:r>
          </w:p>
        </w:tc>
        <w:tc>
          <w:tcPr>
            <w:tcW w:w="2790" w:type="dxa"/>
          </w:tcPr>
          <w:p w14:paraId="742BD753" w14:textId="77777777" w:rsidR="004A5F57" w:rsidRPr="004A5F57" w:rsidRDefault="004A5F57" w:rsidP="00D006FC">
            <w:pPr>
              <w:keepNext/>
              <w:rPr>
                <w:rFonts w:ascii="Times New Roman" w:hAnsi="Times New Roman" w:cs="Times New Roman"/>
                <w:b/>
              </w:rPr>
            </w:pPr>
            <w:r w:rsidRPr="004A5F57">
              <w:rPr>
                <w:rFonts w:ascii="Times New Roman" w:hAnsi="Times New Roman" w:cs="Times New Roman"/>
                <w:b/>
              </w:rPr>
              <w:t>Role of Agents</w:t>
            </w:r>
          </w:p>
        </w:tc>
        <w:tc>
          <w:tcPr>
            <w:tcW w:w="4973" w:type="dxa"/>
          </w:tcPr>
          <w:p w14:paraId="50F0934C" w14:textId="77777777" w:rsidR="004A5F57" w:rsidRPr="004A5F57" w:rsidRDefault="004A5F57" w:rsidP="00D006FC">
            <w:pPr>
              <w:keepNext/>
              <w:rPr>
                <w:rFonts w:ascii="Times New Roman" w:hAnsi="Times New Roman" w:cs="Times New Roman"/>
                <w:b/>
              </w:rPr>
            </w:pPr>
            <w:r w:rsidRPr="004A5F57">
              <w:rPr>
                <w:rFonts w:ascii="Times New Roman" w:hAnsi="Times New Roman" w:cs="Times New Roman"/>
                <w:b/>
              </w:rPr>
              <w:t>Evidence from period of decline (mid-1970s to present)</w:t>
            </w:r>
          </w:p>
        </w:tc>
      </w:tr>
      <w:tr w:rsidR="004A5F57" w:rsidRPr="004A5F57" w14:paraId="463657B4" w14:textId="77777777" w:rsidTr="00062D3E">
        <w:tc>
          <w:tcPr>
            <w:tcW w:w="2245" w:type="dxa"/>
          </w:tcPr>
          <w:p w14:paraId="62A3DE9A"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Highest</w:t>
            </w:r>
          </w:p>
        </w:tc>
        <w:tc>
          <w:tcPr>
            <w:tcW w:w="2790" w:type="dxa"/>
          </w:tcPr>
          <w:p w14:paraId="439FABC3"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Elected officials run on policy or publicly endorse it</w:t>
            </w:r>
          </w:p>
        </w:tc>
        <w:tc>
          <w:tcPr>
            <w:tcW w:w="4973" w:type="dxa"/>
          </w:tcPr>
          <w:p w14:paraId="5F8D2E4E"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No clear congressional or presidential authority to reduce antitrust enforcement</w:t>
            </w:r>
          </w:p>
        </w:tc>
      </w:tr>
      <w:tr w:rsidR="004A5F57" w:rsidRPr="004A5F57" w14:paraId="3BD8F84D" w14:textId="77777777" w:rsidTr="00062D3E">
        <w:tc>
          <w:tcPr>
            <w:tcW w:w="2245" w:type="dxa"/>
          </w:tcPr>
          <w:p w14:paraId="2DCF676A"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High</w:t>
            </w:r>
          </w:p>
        </w:tc>
        <w:tc>
          <w:tcPr>
            <w:tcW w:w="2790" w:type="dxa"/>
          </w:tcPr>
          <w:p w14:paraId="08BF0AE1"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Elected officials appoint regulators or judges who promote policy</w:t>
            </w:r>
          </w:p>
        </w:tc>
        <w:tc>
          <w:tcPr>
            <w:tcW w:w="4973" w:type="dxa"/>
          </w:tcPr>
          <w:p w14:paraId="24110426"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No clear statement by nominees in hearings that they intended to reduce antitrust enforcement (except Bork who was rejected)</w:t>
            </w:r>
          </w:p>
        </w:tc>
      </w:tr>
      <w:tr w:rsidR="004A5F57" w:rsidRPr="004A5F57" w14:paraId="00E5F53F" w14:textId="77777777" w:rsidTr="00062D3E">
        <w:tc>
          <w:tcPr>
            <w:tcW w:w="2245" w:type="dxa"/>
          </w:tcPr>
          <w:p w14:paraId="0DBA7B4A"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Low</w:t>
            </w:r>
          </w:p>
        </w:tc>
        <w:tc>
          <w:tcPr>
            <w:tcW w:w="2790" w:type="dxa"/>
          </w:tcPr>
          <w:p w14:paraId="46188D24"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Elected officials implement policy in low-visibility way</w:t>
            </w:r>
          </w:p>
        </w:tc>
        <w:tc>
          <w:tcPr>
            <w:tcW w:w="4973" w:type="dxa"/>
          </w:tcPr>
          <w:p w14:paraId="36EB6DF4"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Budgetary reductions for regulators buried in appropriation bills</w:t>
            </w:r>
          </w:p>
        </w:tc>
      </w:tr>
      <w:tr w:rsidR="004A5F57" w:rsidRPr="004A5F57" w14:paraId="32BD0729" w14:textId="77777777" w:rsidTr="00062D3E">
        <w:tc>
          <w:tcPr>
            <w:tcW w:w="2245" w:type="dxa"/>
          </w:tcPr>
          <w:p w14:paraId="10FE2FEE" w14:textId="7A69A7EF" w:rsidR="004A5F57" w:rsidRPr="004A5F57" w:rsidRDefault="003C7EBB" w:rsidP="00D006FC">
            <w:pPr>
              <w:keepNext/>
              <w:rPr>
                <w:rFonts w:ascii="Times New Roman" w:hAnsi="Times New Roman" w:cs="Times New Roman"/>
              </w:rPr>
            </w:pPr>
            <w:r>
              <w:rPr>
                <w:rFonts w:ascii="Times New Roman" w:hAnsi="Times New Roman" w:cs="Times New Roman"/>
              </w:rPr>
              <w:t>Lower still</w:t>
            </w:r>
          </w:p>
        </w:tc>
        <w:tc>
          <w:tcPr>
            <w:tcW w:w="2790" w:type="dxa"/>
          </w:tcPr>
          <w:p w14:paraId="0281803A"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Regulators implement policy without endorsement from public officials, including legislative guidance</w:t>
            </w:r>
          </w:p>
        </w:tc>
        <w:tc>
          <w:tcPr>
            <w:tcW w:w="4973" w:type="dxa"/>
          </w:tcPr>
          <w:p w14:paraId="3D20E9FB"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Regulators adopt stricter antitrust enforcement guidelines</w:t>
            </w:r>
          </w:p>
        </w:tc>
      </w:tr>
      <w:tr w:rsidR="004A5F57" w:rsidRPr="004A5F57" w14:paraId="33A2537B" w14:textId="77777777" w:rsidTr="00062D3E">
        <w:tc>
          <w:tcPr>
            <w:tcW w:w="2245" w:type="dxa"/>
          </w:tcPr>
          <w:p w14:paraId="18C86ED6"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Minimal/none</w:t>
            </w:r>
          </w:p>
        </w:tc>
        <w:tc>
          <w:tcPr>
            <w:tcW w:w="2790" w:type="dxa"/>
          </w:tcPr>
          <w:p w14:paraId="5C50D165"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Courts change law based on policy considerations</w:t>
            </w:r>
          </w:p>
        </w:tc>
        <w:tc>
          <w:tcPr>
            <w:tcW w:w="4973" w:type="dxa"/>
          </w:tcPr>
          <w:p w14:paraId="237DFEBD" w14:textId="77777777" w:rsidR="004A5F57" w:rsidRPr="004A5F57" w:rsidRDefault="004A5F57" w:rsidP="00D006FC">
            <w:pPr>
              <w:keepNext/>
              <w:rPr>
                <w:rFonts w:ascii="Times New Roman" w:hAnsi="Times New Roman" w:cs="Times New Roman"/>
              </w:rPr>
            </w:pPr>
            <w:r w:rsidRPr="004A5F57">
              <w:rPr>
                <w:rFonts w:ascii="Times New Roman" w:hAnsi="Times New Roman" w:cs="Times New Roman"/>
              </w:rPr>
              <w:t>Courts erode antitrust doctrine by overturning precedents</w:t>
            </w:r>
          </w:p>
        </w:tc>
      </w:tr>
    </w:tbl>
    <w:p w14:paraId="36983038" w14:textId="387D9227" w:rsidR="00520C26" w:rsidRDefault="003C7EBB" w:rsidP="00D977F0">
      <w:pPr>
        <w:spacing w:before="360" w:after="100"/>
        <w:ind w:firstLine="630"/>
        <w:jc w:val="both"/>
        <w:rPr>
          <w:rFonts w:ascii="Times New Roman" w:hAnsi="Times New Roman" w:cs="Times New Roman"/>
        </w:rPr>
      </w:pPr>
      <w:r>
        <w:rPr>
          <w:rFonts w:ascii="Times New Roman" w:hAnsi="Times New Roman" w:cs="Times New Roman"/>
        </w:rPr>
        <w:t>A</w:t>
      </w:r>
      <w:r w:rsidR="00A436F1">
        <w:rPr>
          <w:rFonts w:ascii="Times New Roman" w:hAnsi="Times New Roman" w:cs="Times New Roman"/>
        </w:rPr>
        <w:t xml:space="preserve">n alternative narrative is that </w:t>
      </w:r>
      <w:r w:rsidR="00344EA7">
        <w:rPr>
          <w:rFonts w:ascii="Times New Roman" w:hAnsi="Times New Roman" w:cs="Times New Roman"/>
        </w:rPr>
        <w:t>decision</w:t>
      </w:r>
      <w:r w:rsidR="006A2522">
        <w:rPr>
          <w:rFonts w:ascii="Times New Roman" w:hAnsi="Times New Roman" w:cs="Times New Roman"/>
        </w:rPr>
        <w:t>s</w:t>
      </w:r>
      <w:r w:rsidR="00344EA7">
        <w:rPr>
          <w:rFonts w:ascii="Times New Roman" w:hAnsi="Times New Roman" w:cs="Times New Roman"/>
        </w:rPr>
        <w:t xml:space="preserve"> made by technocrats </w:t>
      </w:r>
      <w:r w:rsidR="006A2522">
        <w:rPr>
          <w:rFonts w:ascii="Times New Roman" w:hAnsi="Times New Roman" w:cs="Times New Roman"/>
        </w:rPr>
        <w:t>are</w:t>
      </w:r>
      <w:r w:rsidR="00A436F1">
        <w:rPr>
          <w:rFonts w:ascii="Times New Roman" w:hAnsi="Times New Roman" w:cs="Times New Roman"/>
        </w:rPr>
        <w:t xml:space="preserve"> </w:t>
      </w:r>
      <w:r w:rsidR="004B3F1E">
        <w:rPr>
          <w:rFonts w:ascii="Times New Roman" w:hAnsi="Times New Roman" w:cs="Times New Roman"/>
        </w:rPr>
        <w:t>good rather than bad</w:t>
      </w:r>
      <w:r w:rsidR="00A436F1">
        <w:rPr>
          <w:rFonts w:ascii="Times New Roman" w:hAnsi="Times New Roman" w:cs="Times New Roman"/>
        </w:rPr>
        <w:t>.</w:t>
      </w:r>
      <w:r w:rsidR="00344EA7">
        <w:rPr>
          <w:rStyle w:val="FootnoteReference"/>
          <w:rFonts w:ascii="Times New Roman" w:hAnsi="Times New Roman" w:cs="Times New Roman"/>
        </w:rPr>
        <w:footnoteReference w:id="174"/>
      </w:r>
      <w:r w:rsidR="00A436F1">
        <w:rPr>
          <w:rFonts w:ascii="Times New Roman" w:hAnsi="Times New Roman" w:cs="Times New Roman"/>
        </w:rPr>
        <w:t xml:space="preserve"> </w:t>
      </w:r>
      <w:r w:rsidR="00344EA7">
        <w:rPr>
          <w:rFonts w:ascii="Times New Roman" w:hAnsi="Times New Roman" w:cs="Times New Roman"/>
        </w:rPr>
        <w:t>According to this view</w:t>
      </w:r>
      <w:ins w:id="636" w:author="Sima Biondi" w:date="2022-01-19T10:43:00Z">
        <w:r w:rsidR="00295AF1">
          <w:rPr>
            <w:rFonts w:ascii="Times New Roman" w:hAnsi="Times New Roman" w:cs="Times New Roman"/>
          </w:rPr>
          <w:t>,</w:t>
        </w:r>
      </w:ins>
      <w:r w:rsidR="00344EA7">
        <w:rPr>
          <w:rFonts w:ascii="Times New Roman" w:hAnsi="Times New Roman" w:cs="Times New Roman"/>
        </w:rPr>
        <w:t xml:space="preserve"> Congress is captured by the lobby of small inefficient producers, who want protection against large and efficient firms. Left to themselves the politicians would produce laws like </w:t>
      </w:r>
      <w:ins w:id="637" w:author="Sima Biondi" w:date="2022-01-19T10:43:00Z">
        <w:r w:rsidR="00295AF1">
          <w:rPr>
            <w:rFonts w:ascii="Times New Roman" w:hAnsi="Times New Roman" w:cs="Times New Roman"/>
          </w:rPr>
          <w:t xml:space="preserve">the </w:t>
        </w:r>
      </w:ins>
      <w:r w:rsidR="00344EA7">
        <w:rPr>
          <w:rFonts w:ascii="Times New Roman" w:hAnsi="Times New Roman" w:cs="Times New Roman"/>
        </w:rPr>
        <w:t>Robinson</w:t>
      </w:r>
      <w:ins w:id="638" w:author="Sima Biondi" w:date="2022-01-19T10:43:00Z">
        <w:r w:rsidR="00295AF1">
          <w:rPr>
            <w:rFonts w:ascii="Times New Roman" w:hAnsi="Times New Roman" w:cs="Times New Roman"/>
          </w:rPr>
          <w:t>-</w:t>
        </w:r>
      </w:ins>
      <w:del w:id="639" w:author="Sima Biondi" w:date="2022-01-19T10:43:00Z">
        <w:r w:rsidR="00344EA7" w:rsidDel="00295AF1">
          <w:rPr>
            <w:rFonts w:ascii="Times New Roman" w:hAnsi="Times New Roman" w:cs="Times New Roman"/>
          </w:rPr>
          <w:delText xml:space="preserve"> </w:delText>
        </w:r>
      </w:del>
      <w:r w:rsidR="00344EA7">
        <w:rPr>
          <w:rFonts w:ascii="Times New Roman" w:hAnsi="Times New Roman" w:cs="Times New Roman"/>
        </w:rPr>
        <w:t>Pat</w:t>
      </w:r>
      <w:r w:rsidR="007E6588">
        <w:rPr>
          <w:rFonts w:ascii="Times New Roman" w:hAnsi="Times New Roman" w:cs="Times New Roman"/>
        </w:rPr>
        <w:t>m</w:t>
      </w:r>
      <w:r w:rsidR="00344EA7">
        <w:rPr>
          <w:rFonts w:ascii="Times New Roman" w:hAnsi="Times New Roman" w:cs="Times New Roman"/>
        </w:rPr>
        <w:t>a</w:t>
      </w:r>
      <w:r w:rsidR="007E6588">
        <w:rPr>
          <w:rFonts w:ascii="Times New Roman" w:hAnsi="Times New Roman" w:cs="Times New Roman"/>
        </w:rPr>
        <w:t>n Act</w:t>
      </w:r>
      <w:r w:rsidR="00344EA7">
        <w:rPr>
          <w:rFonts w:ascii="Times New Roman" w:hAnsi="Times New Roman" w:cs="Times New Roman"/>
        </w:rPr>
        <w:t>, which</w:t>
      </w:r>
      <w:r w:rsidR="006A2522">
        <w:rPr>
          <w:rFonts w:ascii="Times New Roman" w:hAnsi="Times New Roman" w:cs="Times New Roman"/>
        </w:rPr>
        <w:t xml:space="preserve"> </w:t>
      </w:r>
      <w:r w:rsidR="00344EA7">
        <w:rPr>
          <w:rFonts w:ascii="Times New Roman" w:hAnsi="Times New Roman" w:cs="Times New Roman"/>
        </w:rPr>
        <w:t>generate inefficient outcomes.</w:t>
      </w:r>
      <w:r w:rsidR="007E6588" w:rsidRPr="006C0632">
        <w:rPr>
          <w:rStyle w:val="FootnoteReference"/>
        </w:rPr>
        <w:footnoteReference w:id="175"/>
      </w:r>
      <w:r w:rsidR="00344EA7">
        <w:rPr>
          <w:rFonts w:ascii="Times New Roman" w:hAnsi="Times New Roman" w:cs="Times New Roman"/>
        </w:rPr>
        <w:t xml:space="preserve"> As the right monetary policy requires independent central bankers, the right antitrust policy requires independent judges, shielded from electoral pressure. </w:t>
      </w:r>
      <w:r w:rsidR="000304F2">
        <w:rPr>
          <w:rFonts w:ascii="Times New Roman" w:hAnsi="Times New Roman" w:cs="Times New Roman"/>
        </w:rPr>
        <w:t>M</w:t>
      </w:r>
      <w:r w:rsidR="00344EA7">
        <w:rPr>
          <w:rFonts w:ascii="Times New Roman" w:hAnsi="Times New Roman" w:cs="Times New Roman"/>
        </w:rPr>
        <w:t xml:space="preserve">onetarism took over the Federal Reserve in the early 1980s not because it was the result of business pressure, but because </w:t>
      </w:r>
      <w:r w:rsidR="006A2522">
        <w:rPr>
          <w:rFonts w:ascii="Times New Roman" w:hAnsi="Times New Roman" w:cs="Times New Roman"/>
        </w:rPr>
        <w:t>it was the right response to the inflationary 1970s</w:t>
      </w:r>
      <w:r w:rsidR="00B7280F">
        <w:rPr>
          <w:rFonts w:ascii="Times New Roman" w:hAnsi="Times New Roman" w:cs="Times New Roman"/>
        </w:rPr>
        <w:t>. In the same v</w:t>
      </w:r>
      <w:r w:rsidR="00AA79CF">
        <w:rPr>
          <w:rFonts w:ascii="Times New Roman" w:hAnsi="Times New Roman" w:cs="Times New Roman"/>
        </w:rPr>
        <w:t>ei</w:t>
      </w:r>
      <w:r w:rsidR="00B7280F">
        <w:rPr>
          <w:rFonts w:ascii="Times New Roman" w:hAnsi="Times New Roman" w:cs="Times New Roman"/>
        </w:rPr>
        <w:t xml:space="preserve">n, </w:t>
      </w:r>
      <w:r w:rsidR="006A2522">
        <w:rPr>
          <w:rFonts w:ascii="Times New Roman" w:hAnsi="Times New Roman" w:cs="Times New Roman"/>
        </w:rPr>
        <w:t xml:space="preserve">the Chicago </w:t>
      </w:r>
      <w:r w:rsidR="00B7280F">
        <w:rPr>
          <w:rFonts w:ascii="Times New Roman" w:hAnsi="Times New Roman" w:cs="Times New Roman"/>
        </w:rPr>
        <w:t>School</w:t>
      </w:r>
      <w:r w:rsidR="00B75337">
        <w:rPr>
          <w:rFonts w:ascii="Times New Roman" w:hAnsi="Times New Roman" w:cs="Times New Roman"/>
        </w:rPr>
        <w:t>’s</w:t>
      </w:r>
      <w:r w:rsidR="00B7280F">
        <w:rPr>
          <w:rFonts w:ascii="Times New Roman" w:hAnsi="Times New Roman" w:cs="Times New Roman"/>
        </w:rPr>
        <w:t xml:space="preserve"> views on antitrust </w:t>
      </w:r>
      <w:del w:id="640" w:author="Sima Biondi" w:date="2022-01-19T10:43:00Z">
        <w:r w:rsidR="00B7280F" w:rsidDel="00295AF1">
          <w:rPr>
            <w:rFonts w:ascii="Times New Roman" w:hAnsi="Times New Roman" w:cs="Times New Roman"/>
          </w:rPr>
          <w:delText xml:space="preserve">would have taken </w:delText>
        </w:r>
        <w:r w:rsidR="006A2522" w:rsidDel="00295AF1">
          <w:rPr>
            <w:rFonts w:ascii="Times New Roman" w:hAnsi="Times New Roman" w:cs="Times New Roman"/>
          </w:rPr>
          <w:delText xml:space="preserve">over </w:delText>
        </w:r>
      </w:del>
      <w:ins w:id="641" w:author="Sima Biondi" w:date="2022-01-19T10:43:00Z">
        <w:r w:rsidR="00295AF1">
          <w:rPr>
            <w:rFonts w:ascii="Times New Roman" w:hAnsi="Times New Roman" w:cs="Times New Roman"/>
          </w:rPr>
          <w:t xml:space="preserve">flourished on </w:t>
        </w:r>
      </w:ins>
      <w:r w:rsidR="006A2522">
        <w:rPr>
          <w:rFonts w:ascii="Times New Roman" w:hAnsi="Times New Roman" w:cs="Times New Roman"/>
        </w:rPr>
        <w:t>the Supreme Court not because of business pressure, but because it was the right response to the excesses of antitrust enforcement</w:t>
      </w:r>
      <w:del w:id="642" w:author="Sima Biondi" w:date="2022-01-19T10:44:00Z">
        <w:r w:rsidR="006A2522" w:rsidDel="00295AF1">
          <w:rPr>
            <w:rFonts w:ascii="Times New Roman" w:hAnsi="Times New Roman" w:cs="Times New Roman"/>
          </w:rPr>
          <w:delText>s</w:delText>
        </w:r>
      </w:del>
      <w:r w:rsidR="006A2522">
        <w:rPr>
          <w:rFonts w:ascii="Times New Roman" w:hAnsi="Times New Roman" w:cs="Times New Roman"/>
        </w:rPr>
        <w:t xml:space="preserve"> </w:t>
      </w:r>
      <w:del w:id="643" w:author="Sima Biondi" w:date="2022-01-19T10:44:00Z">
        <w:r w:rsidR="006A2522" w:rsidDel="00295AF1">
          <w:rPr>
            <w:rFonts w:ascii="Times New Roman" w:hAnsi="Times New Roman" w:cs="Times New Roman"/>
          </w:rPr>
          <w:delText xml:space="preserve">of </w:delText>
        </w:r>
      </w:del>
      <w:ins w:id="644" w:author="Sima Biondi" w:date="2022-01-19T10:44:00Z">
        <w:r w:rsidR="00295AF1">
          <w:rPr>
            <w:rFonts w:ascii="Times New Roman" w:hAnsi="Times New Roman" w:cs="Times New Roman"/>
          </w:rPr>
          <w:t xml:space="preserve">in </w:t>
        </w:r>
      </w:ins>
      <w:r w:rsidR="006A2522">
        <w:rPr>
          <w:rFonts w:ascii="Times New Roman" w:hAnsi="Times New Roman" w:cs="Times New Roman"/>
        </w:rPr>
        <w:t>the 1960s and 1970s.</w:t>
      </w:r>
      <w:r w:rsidR="00520C26" w:rsidRPr="00520C26">
        <w:rPr>
          <w:rStyle w:val="FootnoteReference"/>
        </w:rPr>
        <w:t xml:space="preserve"> </w:t>
      </w:r>
      <w:r w:rsidR="00520C26" w:rsidRPr="006C0632">
        <w:rPr>
          <w:rStyle w:val="FootnoteReference"/>
        </w:rPr>
        <w:footnoteReference w:id="176"/>
      </w:r>
      <w:r w:rsidR="00646CF8">
        <w:rPr>
          <w:rFonts w:ascii="Times New Roman" w:hAnsi="Times New Roman" w:cs="Times New Roman"/>
        </w:rPr>
        <w:t xml:space="preserve"> </w:t>
      </w:r>
    </w:p>
    <w:p w14:paraId="5D3775CB" w14:textId="7350AF65" w:rsidR="00EC4CF5" w:rsidRDefault="00520C26" w:rsidP="00D977F0">
      <w:pPr>
        <w:spacing w:before="120" w:after="100"/>
        <w:ind w:firstLine="630"/>
        <w:jc w:val="both"/>
        <w:rPr>
          <w:rFonts w:ascii="Times New Roman" w:hAnsi="Times New Roman" w:cs="Times New Roman"/>
        </w:rPr>
      </w:pPr>
      <w:r>
        <w:rPr>
          <w:rFonts w:ascii="Times New Roman" w:hAnsi="Times New Roman" w:cs="Times New Roman"/>
        </w:rPr>
        <w:t>T</w:t>
      </w:r>
      <w:r w:rsidR="00646CF8">
        <w:rPr>
          <w:rFonts w:ascii="Times New Roman" w:hAnsi="Times New Roman" w:cs="Times New Roman"/>
        </w:rPr>
        <w:t xml:space="preserve">his sunny narrative, </w:t>
      </w:r>
      <w:r>
        <w:rPr>
          <w:rFonts w:ascii="Times New Roman" w:hAnsi="Times New Roman" w:cs="Times New Roman"/>
        </w:rPr>
        <w:t xml:space="preserve">however, is unable to explain why, as economic theory moved past the traditional Chicago Industrial </w:t>
      </w:r>
      <w:proofErr w:type="gramStart"/>
      <w:r>
        <w:rPr>
          <w:rFonts w:ascii="Times New Roman" w:hAnsi="Times New Roman" w:cs="Times New Roman"/>
        </w:rPr>
        <w:t>Organization</w:t>
      </w:r>
      <w:ins w:id="645" w:author="Sima Biondi" w:date="2022-01-19T10:44:00Z">
        <w:r w:rsidR="00295AF1">
          <w:rPr>
            <w:rFonts w:ascii="Times New Roman" w:hAnsi="Times New Roman" w:cs="Times New Roman"/>
          </w:rPr>
          <w:t>[</w:t>
        </w:r>
        <w:proofErr w:type="gramEnd"/>
        <w:r w:rsidR="00295AF1">
          <w:rPr>
            <w:rFonts w:ascii="Times New Roman" w:hAnsi="Times New Roman" w:cs="Times New Roman"/>
          </w:rPr>
          <w:t>]</w:t>
        </w:r>
      </w:ins>
      <w:r>
        <w:rPr>
          <w:rFonts w:ascii="Times New Roman" w:hAnsi="Times New Roman" w:cs="Times New Roman"/>
        </w:rPr>
        <w:t xml:space="preserve">, the Supreme Court and the various agencies did not </w:t>
      </w:r>
      <w:r w:rsidR="005B1815">
        <w:rPr>
          <w:rFonts w:ascii="Times New Roman" w:hAnsi="Times New Roman" w:cs="Times New Roman"/>
        </w:rPr>
        <w:t>follow suit</w:t>
      </w:r>
      <w:r>
        <w:rPr>
          <w:rFonts w:ascii="Times New Roman" w:hAnsi="Times New Roman" w:cs="Times New Roman"/>
        </w:rPr>
        <w:t>.</w:t>
      </w:r>
      <w:r>
        <w:rPr>
          <w:rStyle w:val="FootnoteReference"/>
          <w:rFonts w:ascii="Times New Roman" w:hAnsi="Times New Roman" w:cs="Times New Roman"/>
        </w:rPr>
        <w:footnoteReference w:id="177"/>
      </w:r>
      <w:r>
        <w:rPr>
          <w:rFonts w:ascii="Times New Roman" w:hAnsi="Times New Roman" w:cs="Times New Roman"/>
        </w:rPr>
        <w:t xml:space="preserve"> </w:t>
      </w:r>
      <w:r w:rsidR="005B1815">
        <w:rPr>
          <w:rFonts w:ascii="Times New Roman" w:hAnsi="Times New Roman" w:cs="Times New Roman"/>
        </w:rPr>
        <w:t xml:space="preserve">It also </w:t>
      </w:r>
      <w:r w:rsidR="009A2415">
        <w:rPr>
          <w:rFonts w:ascii="Times New Roman" w:hAnsi="Times New Roman" w:cs="Times New Roman"/>
        </w:rPr>
        <w:t xml:space="preserve">cannot explain </w:t>
      </w:r>
      <w:r w:rsidR="005B1815">
        <w:rPr>
          <w:rFonts w:ascii="Times New Roman" w:hAnsi="Times New Roman" w:cs="Times New Roman"/>
        </w:rPr>
        <w:t xml:space="preserve">the rise in </w:t>
      </w:r>
      <w:ins w:id="646" w:author="Sima Biondi" w:date="2022-01-19T10:44:00Z">
        <w:r w:rsidR="00295AF1">
          <w:rPr>
            <w:rFonts w:ascii="Times New Roman" w:hAnsi="Times New Roman" w:cs="Times New Roman"/>
          </w:rPr>
          <w:t xml:space="preserve">the </w:t>
        </w:r>
      </w:ins>
      <w:r w:rsidR="00EC4CF5">
        <w:rPr>
          <w:rFonts w:ascii="Times New Roman" w:hAnsi="Times New Roman" w:cs="Times New Roman"/>
        </w:rPr>
        <w:t>revolving-door</w:t>
      </w:r>
      <w:del w:id="647" w:author="Sima Biondi" w:date="2022-01-19T10:44:00Z">
        <w:r w:rsidR="005B1815" w:rsidDel="00295AF1">
          <w:rPr>
            <w:rFonts w:ascii="Times New Roman" w:hAnsi="Times New Roman" w:cs="Times New Roman"/>
          </w:rPr>
          <w:delText>s</w:delText>
        </w:r>
      </w:del>
      <w:r w:rsidR="00320D02">
        <w:rPr>
          <w:rFonts w:ascii="Times New Roman" w:hAnsi="Times New Roman" w:cs="Times New Roman"/>
        </w:rPr>
        <w:t xml:space="preserve"> </w:t>
      </w:r>
      <w:r w:rsidR="005261E2">
        <w:rPr>
          <w:rFonts w:ascii="Times New Roman" w:hAnsi="Times New Roman" w:cs="Times New Roman"/>
        </w:rPr>
        <w:t xml:space="preserve">and other phenomena that we have identified </w:t>
      </w:r>
      <w:r w:rsidR="00320D02">
        <w:rPr>
          <w:rFonts w:ascii="Times New Roman" w:hAnsi="Times New Roman" w:cs="Times New Roman"/>
        </w:rPr>
        <w:t>(as we will better below)</w:t>
      </w:r>
      <w:r w:rsidR="005B1815">
        <w:rPr>
          <w:rFonts w:ascii="Times New Roman" w:hAnsi="Times New Roman" w:cs="Times New Roman"/>
        </w:rPr>
        <w:t xml:space="preserve">. </w:t>
      </w:r>
      <w:r w:rsidR="00EC4CF5">
        <w:rPr>
          <w:rFonts w:ascii="Times New Roman" w:hAnsi="Times New Roman" w:cs="Times New Roman"/>
        </w:rPr>
        <w:t xml:space="preserve"> </w:t>
      </w:r>
    </w:p>
    <w:p w14:paraId="1F553B34" w14:textId="7CABF37B" w:rsidR="00854FEB" w:rsidRDefault="00EC4CF5" w:rsidP="004B3D20">
      <w:pPr>
        <w:spacing w:before="100" w:after="100"/>
        <w:ind w:firstLine="630"/>
        <w:jc w:val="both"/>
        <w:rPr>
          <w:rFonts w:ascii="Times New Roman" w:hAnsi="Times New Roman" w:cs="Times New Roman"/>
        </w:rPr>
      </w:pPr>
      <w:r>
        <w:rPr>
          <w:rFonts w:ascii="Times New Roman" w:hAnsi="Times New Roman" w:cs="Times New Roman"/>
        </w:rPr>
        <w:t>Another hypothesis is that interest groups pressured Congress</w:t>
      </w:r>
      <w:r w:rsidR="00B52F3C">
        <w:rPr>
          <w:rFonts w:ascii="Times New Roman" w:hAnsi="Times New Roman" w:cs="Times New Roman"/>
        </w:rPr>
        <w:t>,</w:t>
      </w:r>
      <w:r>
        <w:rPr>
          <w:rFonts w:ascii="Times New Roman" w:hAnsi="Times New Roman" w:cs="Times New Roman"/>
        </w:rPr>
        <w:t xml:space="preserve"> but behind the scenes. Afraid of a frontal assault on antitrust law, which could have riled the public, interest groups exerted influence through the budgetary process</w:t>
      </w:r>
      <w:r w:rsidR="0008790A">
        <w:rPr>
          <w:rFonts w:ascii="Times New Roman" w:hAnsi="Times New Roman" w:cs="Times New Roman"/>
        </w:rPr>
        <w:t xml:space="preserve"> by persuading Congress to starve the antitrust agencies</w:t>
      </w:r>
      <w:r>
        <w:rPr>
          <w:rFonts w:ascii="Times New Roman" w:hAnsi="Times New Roman" w:cs="Times New Roman"/>
        </w:rPr>
        <w:t xml:space="preserve">. While this influence </w:t>
      </w:r>
      <w:del w:id="648" w:author="Sima Biondi" w:date="2022-01-19T10:45:00Z">
        <w:r w:rsidDel="00295AF1">
          <w:rPr>
            <w:rFonts w:ascii="Times New Roman" w:hAnsi="Times New Roman" w:cs="Times New Roman"/>
          </w:rPr>
          <w:delText xml:space="preserve">did have to </w:delText>
        </w:r>
      </w:del>
      <w:r>
        <w:rPr>
          <w:rFonts w:ascii="Times New Roman" w:hAnsi="Times New Roman" w:cs="Times New Roman"/>
        </w:rPr>
        <w:t>survive</w:t>
      </w:r>
      <w:ins w:id="649" w:author="Sima Biondi" w:date="2022-01-19T10:45:00Z">
        <w:r w:rsidR="00295AF1">
          <w:rPr>
            <w:rFonts w:ascii="Times New Roman" w:hAnsi="Times New Roman" w:cs="Times New Roman"/>
          </w:rPr>
          <w:t>d</w:t>
        </w:r>
      </w:ins>
      <w:r>
        <w:rPr>
          <w:rFonts w:ascii="Times New Roman" w:hAnsi="Times New Roman" w:cs="Times New Roman"/>
        </w:rPr>
        <w:t xml:space="preserve"> democratic pressures</w:t>
      </w:r>
      <w:r w:rsidR="00D0103A">
        <w:rPr>
          <w:rFonts w:ascii="Times New Roman" w:hAnsi="Times New Roman" w:cs="Times New Roman"/>
        </w:rPr>
        <w:t xml:space="preserve">—budgets are approved by Congress—the general public </w:t>
      </w:r>
      <w:r w:rsidR="0008790A">
        <w:rPr>
          <w:rFonts w:ascii="Times New Roman" w:hAnsi="Times New Roman" w:cs="Times New Roman"/>
        </w:rPr>
        <w:t>has never taken much interest in the</w:t>
      </w:r>
      <w:r w:rsidR="00D0103A">
        <w:rPr>
          <w:rFonts w:ascii="Times New Roman" w:hAnsi="Times New Roman" w:cs="Times New Roman"/>
        </w:rPr>
        <w:t xml:space="preserve"> budgetary allocation decisions to the FTC and the D</w:t>
      </w:r>
      <w:r>
        <w:rPr>
          <w:rFonts w:ascii="Times New Roman" w:hAnsi="Times New Roman" w:cs="Times New Roman"/>
        </w:rPr>
        <w:t>O</w:t>
      </w:r>
      <w:r w:rsidR="00D0103A">
        <w:rPr>
          <w:rFonts w:ascii="Times New Roman" w:hAnsi="Times New Roman" w:cs="Times New Roman"/>
        </w:rPr>
        <w:t xml:space="preserve">J, so this is a very weak </w:t>
      </w:r>
      <w:r>
        <w:rPr>
          <w:rFonts w:ascii="Times New Roman" w:hAnsi="Times New Roman" w:cs="Times New Roman"/>
        </w:rPr>
        <w:t>form of accountability.</w:t>
      </w:r>
      <w:r w:rsidR="00F000AE">
        <w:rPr>
          <w:rFonts w:ascii="Times New Roman" w:hAnsi="Times New Roman" w:cs="Times New Roman"/>
        </w:rPr>
        <w:t xml:space="preserve"> </w:t>
      </w:r>
      <w:r w:rsidR="00F53343">
        <w:rPr>
          <w:rFonts w:ascii="Times New Roman" w:hAnsi="Times New Roman" w:cs="Times New Roman"/>
        </w:rPr>
        <w:t>The</w:t>
      </w:r>
      <w:r w:rsidR="00F000AE">
        <w:rPr>
          <w:rFonts w:ascii="Times New Roman" w:hAnsi="Times New Roman" w:cs="Times New Roman"/>
        </w:rPr>
        <w:t xml:space="preserve"> enactment of mandatory merger filings fees in 1989 was supposed to be a mechanism to ensure an independent, reliable source of funding for the FTC and the DOJ that </w:t>
      </w:r>
      <w:del w:id="650" w:author="Sima Biondi" w:date="2022-01-19T10:45:00Z">
        <w:r w:rsidR="00F000AE" w:rsidDel="00295AF1">
          <w:rPr>
            <w:rFonts w:ascii="Times New Roman" w:hAnsi="Times New Roman" w:cs="Times New Roman"/>
          </w:rPr>
          <w:delText xml:space="preserve">tracked </w:delText>
        </w:r>
      </w:del>
      <w:ins w:id="651" w:author="Sima Biondi" w:date="2022-01-19T10:45:00Z">
        <w:r w:rsidR="00295AF1">
          <w:rPr>
            <w:rFonts w:ascii="Times New Roman" w:hAnsi="Times New Roman" w:cs="Times New Roman"/>
          </w:rPr>
          <w:t xml:space="preserve">corresponded with </w:t>
        </w:r>
      </w:ins>
      <w:r w:rsidR="00F000AE">
        <w:rPr>
          <w:rFonts w:ascii="Times New Roman" w:hAnsi="Times New Roman" w:cs="Times New Roman"/>
        </w:rPr>
        <w:t xml:space="preserve">their workload—and it was used as such during </w:t>
      </w:r>
      <w:r w:rsidR="00F000AE">
        <w:rPr>
          <w:rFonts w:ascii="Times New Roman" w:hAnsi="Times New Roman" w:cs="Times New Roman"/>
        </w:rPr>
        <w:lastRenderedPageBreak/>
        <w:t>the</w:t>
      </w:r>
      <w:r w:rsidR="00FA4D09">
        <w:rPr>
          <w:rFonts w:ascii="Times New Roman" w:hAnsi="Times New Roman" w:cs="Times New Roman"/>
        </w:rPr>
        <w:t xml:space="preserve"> early</w:t>
      </w:r>
      <w:r w:rsidR="00F000AE">
        <w:rPr>
          <w:rFonts w:ascii="Times New Roman" w:hAnsi="Times New Roman" w:cs="Times New Roman"/>
        </w:rPr>
        <w:t xml:space="preserve"> 1990s. However, </w:t>
      </w:r>
      <w:r w:rsidR="00F53343">
        <w:rPr>
          <w:rFonts w:ascii="Times New Roman" w:hAnsi="Times New Roman" w:cs="Times New Roman"/>
        </w:rPr>
        <w:t>the extra funding was offset by declining appropriations</w:t>
      </w:r>
      <w:r w:rsidR="00F000AE">
        <w:rPr>
          <w:rFonts w:ascii="Times New Roman" w:hAnsi="Times New Roman" w:cs="Times New Roman"/>
        </w:rPr>
        <w:t xml:space="preserve">. </w:t>
      </w:r>
      <w:r w:rsidR="00F53343">
        <w:rPr>
          <w:rFonts w:ascii="Times New Roman" w:hAnsi="Times New Roman" w:cs="Times New Roman"/>
        </w:rPr>
        <w:t xml:space="preserve">At the end of the Clinton presidency, </w:t>
      </w:r>
      <w:r w:rsidR="002A0D3C">
        <w:rPr>
          <w:rFonts w:ascii="Times New Roman" w:hAnsi="Times New Roman" w:cs="Times New Roman"/>
        </w:rPr>
        <w:t>Congress</w:t>
      </w:r>
      <w:r w:rsidR="00F53343">
        <w:rPr>
          <w:rFonts w:ascii="Times New Roman" w:hAnsi="Times New Roman" w:cs="Times New Roman"/>
        </w:rPr>
        <w:t xml:space="preserve"> then further limited merger review by</w:t>
      </w:r>
      <w:r w:rsidR="002A0D3C">
        <w:rPr>
          <w:rFonts w:ascii="Times New Roman" w:hAnsi="Times New Roman" w:cs="Times New Roman"/>
        </w:rPr>
        <w:t xml:space="preserve"> </w:t>
      </w:r>
      <w:r w:rsidR="00854FEB">
        <w:rPr>
          <w:rFonts w:ascii="Times New Roman" w:hAnsi="Times New Roman" w:cs="Times New Roman"/>
        </w:rPr>
        <w:t>increas</w:t>
      </w:r>
      <w:r w:rsidR="00F53343">
        <w:rPr>
          <w:rFonts w:ascii="Times New Roman" w:hAnsi="Times New Roman" w:cs="Times New Roman"/>
        </w:rPr>
        <w:t>ing</w:t>
      </w:r>
      <w:r w:rsidR="00854FEB">
        <w:rPr>
          <w:rFonts w:ascii="Times New Roman" w:hAnsi="Times New Roman" w:cs="Times New Roman"/>
        </w:rPr>
        <w:t xml:space="preserve"> the HSR merger notification thresholds</w:t>
      </w:r>
      <w:r w:rsidR="00F53343">
        <w:rPr>
          <w:rFonts w:ascii="Times New Roman" w:hAnsi="Times New Roman" w:cs="Times New Roman"/>
        </w:rPr>
        <w:t>, resulting in “stealth consolidations” just below the now-higher threshold</w:t>
      </w:r>
      <w:r w:rsidR="00854FEB">
        <w:rPr>
          <w:rFonts w:ascii="Times New Roman" w:hAnsi="Times New Roman" w:cs="Times New Roman"/>
        </w:rPr>
        <w:t>.</w:t>
      </w:r>
      <w:r w:rsidR="00854FEB">
        <w:rPr>
          <w:rStyle w:val="FootnoteReference"/>
          <w:rFonts w:ascii="Times New Roman" w:hAnsi="Times New Roman" w:cs="Times New Roman"/>
        </w:rPr>
        <w:footnoteReference w:id="178"/>
      </w:r>
      <w:r w:rsidR="00854FEB">
        <w:rPr>
          <w:rFonts w:ascii="Times New Roman" w:hAnsi="Times New Roman" w:cs="Times New Roman"/>
        </w:rPr>
        <w:t xml:space="preserve"> </w:t>
      </w:r>
      <w:r w:rsidR="00F53343">
        <w:rPr>
          <w:rFonts w:ascii="Times New Roman" w:hAnsi="Times New Roman" w:cs="Times New Roman"/>
        </w:rPr>
        <w:t>These budget cuts hit</w:t>
      </w:r>
      <w:r w:rsidR="00DF7232">
        <w:rPr>
          <w:rFonts w:ascii="Times New Roman" w:hAnsi="Times New Roman" w:cs="Times New Roman"/>
        </w:rPr>
        <w:t xml:space="preserve"> the agencies </w:t>
      </w:r>
      <w:r w:rsidR="00F53343">
        <w:rPr>
          <w:rFonts w:ascii="Times New Roman" w:hAnsi="Times New Roman" w:cs="Times New Roman"/>
        </w:rPr>
        <w:t xml:space="preserve">just as they </w:t>
      </w:r>
      <w:ins w:id="652" w:author="Sima Biondi" w:date="2022-01-19T10:46:00Z">
        <w:r w:rsidR="00295AF1">
          <w:rPr>
            <w:rFonts w:ascii="Times New Roman" w:hAnsi="Times New Roman" w:cs="Times New Roman"/>
          </w:rPr>
          <w:t xml:space="preserve">were </w:t>
        </w:r>
      </w:ins>
      <w:r w:rsidR="00F53343">
        <w:rPr>
          <w:rFonts w:ascii="Times New Roman" w:hAnsi="Times New Roman" w:cs="Times New Roman"/>
        </w:rPr>
        <w:t>required</w:t>
      </w:r>
      <w:r w:rsidR="00DF7232">
        <w:rPr>
          <w:rFonts w:ascii="Times New Roman" w:hAnsi="Times New Roman" w:cs="Times New Roman"/>
        </w:rPr>
        <w:t xml:space="preserve"> to </w:t>
      </w:r>
      <w:r w:rsidR="007D7DE5">
        <w:rPr>
          <w:rFonts w:ascii="Times New Roman" w:hAnsi="Times New Roman" w:cs="Times New Roman"/>
        </w:rPr>
        <w:t>dedicate</w:t>
      </w:r>
      <w:r w:rsidR="00DF7232">
        <w:rPr>
          <w:rFonts w:ascii="Times New Roman" w:hAnsi="Times New Roman" w:cs="Times New Roman"/>
        </w:rPr>
        <w:t xml:space="preserve"> a growing share of their </w:t>
      </w:r>
      <w:r w:rsidR="00373056">
        <w:rPr>
          <w:rFonts w:ascii="Times New Roman" w:hAnsi="Times New Roman" w:cs="Times New Roman"/>
        </w:rPr>
        <w:t>scar</w:t>
      </w:r>
      <w:r w:rsidR="00F53343">
        <w:rPr>
          <w:rFonts w:ascii="Times New Roman" w:hAnsi="Times New Roman" w:cs="Times New Roman"/>
        </w:rPr>
        <w:t>ce</w:t>
      </w:r>
      <w:r w:rsidR="00DF7232">
        <w:rPr>
          <w:rFonts w:ascii="Times New Roman" w:hAnsi="Times New Roman" w:cs="Times New Roman"/>
        </w:rPr>
        <w:t xml:space="preserve"> resources to</w:t>
      </w:r>
      <w:r w:rsidR="00352720">
        <w:rPr>
          <w:rFonts w:ascii="Times New Roman" w:hAnsi="Times New Roman" w:cs="Times New Roman"/>
        </w:rPr>
        <w:t xml:space="preserve"> maintain the same levels of</w:t>
      </w:r>
      <w:r w:rsidR="00DF7232">
        <w:rPr>
          <w:rFonts w:ascii="Times New Roman" w:hAnsi="Times New Roman" w:cs="Times New Roman"/>
        </w:rPr>
        <w:t xml:space="preserve"> litigation</w:t>
      </w:r>
      <w:r w:rsidR="003828AF">
        <w:rPr>
          <w:rFonts w:ascii="Times New Roman" w:hAnsi="Times New Roman" w:cs="Times New Roman"/>
        </w:rPr>
        <w:t>,</w:t>
      </w:r>
      <w:r w:rsidR="00DF7232">
        <w:rPr>
          <w:rFonts w:ascii="Times New Roman" w:hAnsi="Times New Roman" w:cs="Times New Roman"/>
        </w:rPr>
        <w:t xml:space="preserve"> as the Supreme Court </w:t>
      </w:r>
      <w:r w:rsidR="00600E9B">
        <w:rPr>
          <w:rFonts w:ascii="Times New Roman" w:hAnsi="Times New Roman" w:cs="Times New Roman"/>
        </w:rPr>
        <w:t>repeatedly raised the doctrinal burdens of proving an antitrust case in court</w:t>
      </w:r>
      <w:r w:rsidR="00DF7232">
        <w:rPr>
          <w:rFonts w:ascii="Times New Roman" w:hAnsi="Times New Roman" w:cs="Times New Roman"/>
        </w:rPr>
        <w:t>.</w:t>
      </w:r>
      <w:r w:rsidR="00DF7232">
        <w:rPr>
          <w:rStyle w:val="FootnoteReference"/>
          <w:rFonts w:ascii="Times New Roman" w:hAnsi="Times New Roman" w:cs="Times New Roman"/>
        </w:rPr>
        <w:footnoteReference w:id="179"/>
      </w:r>
    </w:p>
    <w:p w14:paraId="6608AA8E" w14:textId="040B9291" w:rsidR="00177289" w:rsidRDefault="00EC4CF5" w:rsidP="00722544">
      <w:pPr>
        <w:spacing w:before="100" w:after="100"/>
        <w:ind w:firstLine="630"/>
        <w:jc w:val="both"/>
        <w:rPr>
          <w:rFonts w:ascii="Times New Roman" w:hAnsi="Times New Roman" w:cs="Times New Roman"/>
        </w:rPr>
      </w:pPr>
      <w:r>
        <w:rPr>
          <w:rFonts w:ascii="Times New Roman" w:hAnsi="Times New Roman" w:cs="Times New Roman"/>
        </w:rPr>
        <w:t>A third hypothesis is</w:t>
      </w:r>
      <w:r w:rsidR="00177289">
        <w:rPr>
          <w:rFonts w:ascii="Times New Roman" w:hAnsi="Times New Roman" w:cs="Times New Roman"/>
        </w:rPr>
        <w:t xml:space="preserve"> that the regulatory agencies lost their best people to the industr</w:t>
      </w:r>
      <w:ins w:id="653" w:author="Sima Biondi" w:date="2022-01-19T10:46:00Z">
        <w:r w:rsidR="00295AF1">
          <w:rPr>
            <w:rFonts w:ascii="Times New Roman" w:hAnsi="Times New Roman" w:cs="Times New Roman"/>
          </w:rPr>
          <w:t>ies</w:t>
        </w:r>
      </w:ins>
      <w:del w:id="654" w:author="Sima Biondi" w:date="2022-01-19T10:46:00Z">
        <w:r w:rsidR="00177289" w:rsidDel="00295AF1">
          <w:rPr>
            <w:rFonts w:ascii="Times New Roman" w:hAnsi="Times New Roman" w:cs="Times New Roman"/>
          </w:rPr>
          <w:delText>y</w:delText>
        </w:r>
      </w:del>
      <w:r w:rsidR="00177289">
        <w:rPr>
          <w:rFonts w:ascii="Times New Roman" w:hAnsi="Times New Roman" w:cs="Times New Roman"/>
        </w:rPr>
        <w:t xml:space="preserve"> they were trying to regulate, losing experience and expertise in the process, and putting them at the mercy of better-funded businesses fortified by cutting edge legal expertise on the</w:t>
      </w:r>
      <w:ins w:id="655" w:author="Sima Biondi" w:date="2022-01-19T10:46:00Z">
        <w:r w:rsidR="00295AF1">
          <w:rPr>
            <w:rFonts w:ascii="Times New Roman" w:hAnsi="Times New Roman" w:cs="Times New Roman"/>
          </w:rPr>
          <w:t xml:space="preserve"> regulator’s</w:t>
        </w:r>
      </w:ins>
      <w:r w:rsidR="00177289">
        <w:rPr>
          <w:rFonts w:ascii="Times New Roman" w:hAnsi="Times New Roman" w:cs="Times New Roman"/>
        </w:rPr>
        <w:t xml:space="preserve"> inner workings</w:t>
      </w:r>
      <w:del w:id="656" w:author="Sima Biondi" w:date="2022-01-19T10:46:00Z">
        <w:r w:rsidR="00177289" w:rsidDel="00295AF1">
          <w:rPr>
            <w:rFonts w:ascii="Times New Roman" w:hAnsi="Times New Roman" w:cs="Times New Roman"/>
          </w:rPr>
          <w:delText xml:space="preserve"> of the regulators</w:delText>
        </w:r>
      </w:del>
      <w:r w:rsidR="00177289">
        <w:rPr>
          <w:rFonts w:ascii="Times New Roman" w:hAnsi="Times New Roman" w:cs="Times New Roman"/>
        </w:rPr>
        <w:t>.</w:t>
      </w:r>
      <w:r w:rsidR="000B137A">
        <w:rPr>
          <w:rFonts w:ascii="Times New Roman" w:hAnsi="Times New Roman" w:cs="Times New Roman"/>
        </w:rPr>
        <w:t xml:space="preserve"> This would be a process similar to what has been documented for the prosecution of white-collar financial crime by the Justice Department,</w:t>
      </w:r>
      <w:r w:rsidR="00517A23">
        <w:rPr>
          <w:rFonts w:ascii="Times New Roman" w:hAnsi="Times New Roman" w:cs="Times New Roman"/>
        </w:rPr>
        <w:t xml:space="preserve"> which underwent a constant process of institutional weakening and of potential conflicts of interest that tamed much of its enforcement and prosecutorial capacity.</w:t>
      </w:r>
      <w:r w:rsidR="000B137A" w:rsidRPr="006C0632">
        <w:rPr>
          <w:rStyle w:val="FootnoteReference"/>
        </w:rPr>
        <w:footnoteReference w:id="180"/>
      </w:r>
      <w:r w:rsidR="00F933CB">
        <w:rPr>
          <w:rFonts w:ascii="Times New Roman" w:hAnsi="Times New Roman" w:cs="Times New Roman"/>
        </w:rPr>
        <w:t xml:space="preserve"> As regulators lost experience and expertise, they relied more heavily on outside expertise, and became vulnerable to epistemological capture by interests groups who funded and promoted economic theories that opposed antitrust, while ideas in economics more favorable to antitrust</w:t>
      </w:r>
      <w:r w:rsidR="000270BA">
        <w:rPr>
          <w:rFonts w:ascii="Times New Roman" w:hAnsi="Times New Roman" w:cs="Times New Roman"/>
        </w:rPr>
        <w:t xml:space="preserve"> enforcement</w:t>
      </w:r>
      <w:r w:rsidR="00F933CB">
        <w:rPr>
          <w:rFonts w:ascii="Times New Roman" w:hAnsi="Times New Roman" w:cs="Times New Roman"/>
        </w:rPr>
        <w:t xml:space="preserve"> languished in obscurity</w:t>
      </w:r>
      <w:r w:rsidR="00722E50">
        <w:rPr>
          <w:rFonts w:ascii="Times New Roman" w:hAnsi="Times New Roman" w:cs="Times New Roman"/>
        </w:rPr>
        <w:t xml:space="preserve">. </w:t>
      </w:r>
      <w:r w:rsidR="00D53EBE">
        <w:rPr>
          <w:rFonts w:ascii="Times New Roman" w:hAnsi="Times New Roman" w:cs="Times New Roman"/>
        </w:rPr>
        <w:t>While it is hard</w:t>
      </w:r>
      <w:r w:rsidR="00600E9B">
        <w:rPr>
          <w:rFonts w:ascii="Times New Roman" w:hAnsi="Times New Roman" w:cs="Times New Roman"/>
        </w:rPr>
        <w:t xml:space="preserve"> to</w:t>
      </w:r>
      <w:r w:rsidR="00D53EBE">
        <w:rPr>
          <w:rFonts w:ascii="Times New Roman" w:hAnsi="Times New Roman" w:cs="Times New Roman"/>
        </w:rPr>
        <w:t xml:space="preserve"> document </w:t>
      </w:r>
      <w:r w:rsidR="00C672CC">
        <w:rPr>
          <w:rFonts w:ascii="Times New Roman" w:hAnsi="Times New Roman" w:cs="Times New Roman"/>
        </w:rPr>
        <w:t xml:space="preserve">such a complex process of </w:t>
      </w:r>
      <w:r w:rsidR="00D53EBE">
        <w:rPr>
          <w:rFonts w:ascii="Times New Roman" w:hAnsi="Times New Roman" w:cs="Times New Roman"/>
        </w:rPr>
        <w:t xml:space="preserve">epistemological capture, we have shown how senior FTC and DOJ personnel now make less than a </w:t>
      </w:r>
      <w:r w:rsidR="00600E9B">
        <w:rPr>
          <w:rFonts w:ascii="Times New Roman" w:hAnsi="Times New Roman" w:cs="Times New Roman"/>
        </w:rPr>
        <w:t>first-year lawyer at the top law firms that they routinely face</w:t>
      </w:r>
      <w:r w:rsidR="00D53EBE">
        <w:rPr>
          <w:rFonts w:ascii="Times New Roman" w:hAnsi="Times New Roman" w:cs="Times New Roman"/>
        </w:rPr>
        <w:t xml:space="preserve">, and </w:t>
      </w:r>
      <w:r w:rsidR="00600E9B">
        <w:rPr>
          <w:rFonts w:ascii="Times New Roman" w:hAnsi="Times New Roman" w:cs="Times New Roman"/>
        </w:rPr>
        <w:t>are</w:t>
      </w:r>
      <w:r w:rsidR="00D53EBE">
        <w:rPr>
          <w:rFonts w:ascii="Times New Roman" w:hAnsi="Times New Roman" w:cs="Times New Roman"/>
        </w:rPr>
        <w:t xml:space="preserve"> significantly less likely to be able to afford a house in Washington D.C.</w:t>
      </w:r>
      <w:r w:rsidR="00600E9B">
        <w:rPr>
          <w:rFonts w:ascii="Times New Roman" w:hAnsi="Times New Roman" w:cs="Times New Roman"/>
        </w:rPr>
        <w:t xml:space="preserve"> than in the past.</w:t>
      </w:r>
      <w:r w:rsidR="00D53EBE">
        <w:rPr>
          <w:rFonts w:ascii="Times New Roman" w:hAnsi="Times New Roman" w:cs="Times New Roman"/>
        </w:rPr>
        <w:t xml:space="preserve"> It is hard not to imagine that this process impacted agency expertise and enforcement capacity.</w:t>
      </w:r>
    </w:p>
    <w:p w14:paraId="4DD16DCB" w14:textId="07966185" w:rsidR="00E355C3" w:rsidRDefault="00177289" w:rsidP="001A5EFD">
      <w:pPr>
        <w:spacing w:before="100" w:after="100"/>
        <w:ind w:firstLine="630"/>
        <w:jc w:val="both"/>
        <w:rPr>
          <w:rFonts w:ascii="Times New Roman" w:hAnsi="Times New Roman" w:cs="Times New Roman"/>
        </w:rPr>
      </w:pPr>
      <w:r>
        <w:rPr>
          <w:rFonts w:ascii="Times New Roman" w:hAnsi="Times New Roman" w:cs="Times New Roman"/>
        </w:rPr>
        <w:t xml:space="preserve">The </w:t>
      </w:r>
      <w:r w:rsidR="00EE0148">
        <w:rPr>
          <w:rFonts w:ascii="Times New Roman" w:hAnsi="Times New Roman" w:cs="Times New Roman"/>
        </w:rPr>
        <w:t xml:space="preserve">political economy story for the judiciary </w:t>
      </w:r>
      <w:r>
        <w:rPr>
          <w:rFonts w:ascii="Times New Roman" w:hAnsi="Times New Roman" w:cs="Times New Roman"/>
        </w:rPr>
        <w:t xml:space="preserve">is more complex. </w:t>
      </w:r>
      <w:r w:rsidR="0008790A">
        <w:rPr>
          <w:rFonts w:ascii="Times New Roman" w:hAnsi="Times New Roman" w:cs="Times New Roman"/>
        </w:rPr>
        <w:t xml:space="preserve">While judges </w:t>
      </w:r>
      <w:r w:rsidR="00E355C3">
        <w:rPr>
          <w:rFonts w:ascii="Times New Roman" w:hAnsi="Times New Roman" w:cs="Times New Roman"/>
        </w:rPr>
        <w:t xml:space="preserve">were </w:t>
      </w:r>
      <w:r w:rsidR="00F933CB">
        <w:rPr>
          <w:rFonts w:ascii="Times New Roman" w:hAnsi="Times New Roman" w:cs="Times New Roman"/>
        </w:rPr>
        <w:t>likely</w:t>
      </w:r>
      <w:r w:rsidR="00E355C3">
        <w:rPr>
          <w:rFonts w:ascii="Times New Roman" w:hAnsi="Times New Roman" w:cs="Times New Roman"/>
        </w:rPr>
        <w:t xml:space="preserve"> influenced by intellectual developments </w:t>
      </w:r>
      <w:r w:rsidR="0008790A">
        <w:rPr>
          <w:rFonts w:ascii="Times New Roman" w:hAnsi="Times New Roman" w:cs="Times New Roman"/>
        </w:rPr>
        <w:t>in Chicago and other academic centers,</w:t>
      </w:r>
      <w:r w:rsidR="00781E01">
        <w:rPr>
          <w:rFonts w:ascii="Times New Roman" w:hAnsi="Times New Roman" w:cs="Times New Roman"/>
        </w:rPr>
        <w:t xml:space="preserve"> </w:t>
      </w:r>
      <w:r w:rsidR="00804181">
        <w:rPr>
          <w:rFonts w:ascii="Times New Roman" w:hAnsi="Times New Roman" w:cs="Times New Roman"/>
        </w:rPr>
        <w:t xml:space="preserve">a simple </w:t>
      </w:r>
      <w:r w:rsidR="007B6ABF">
        <w:rPr>
          <w:rFonts w:ascii="Times New Roman" w:hAnsi="Times New Roman" w:cs="Times New Roman"/>
        </w:rPr>
        <w:t>technocratic</w:t>
      </w:r>
      <w:r w:rsidR="00804181">
        <w:rPr>
          <w:rFonts w:ascii="Times New Roman" w:hAnsi="Times New Roman" w:cs="Times New Roman"/>
        </w:rPr>
        <w:t xml:space="preserve"> story of academic influence cannot account for the much weaker influence of the post-Chicago backlash among economists and many law professors.</w:t>
      </w:r>
      <w:r w:rsidR="00E355C3">
        <w:rPr>
          <w:rFonts w:ascii="Times New Roman" w:hAnsi="Times New Roman" w:cs="Times New Roman"/>
        </w:rPr>
        <w:t xml:space="preserve"> </w:t>
      </w:r>
      <w:r w:rsidR="00D96131">
        <w:rPr>
          <w:rFonts w:ascii="Times New Roman" w:hAnsi="Times New Roman" w:cs="Times New Roman"/>
        </w:rPr>
        <w:t>While post-Chicago ideas that mostly urged stronger antitrust enforcement would play a role in some cases, they have not had the impact that one would expect if the judiciary was merely responding to the best academic work</w:t>
      </w:r>
      <w:r w:rsidR="00E734CB">
        <w:rPr>
          <w:rFonts w:ascii="Times New Roman" w:hAnsi="Times New Roman" w:cs="Times New Roman"/>
        </w:rPr>
        <w:t>—some form of post-Chicago School would have had to strongly permeate, and it did not.</w:t>
      </w:r>
      <w:r w:rsidR="00781E01" w:rsidRPr="006C0632">
        <w:rPr>
          <w:rStyle w:val="FootnoteReference"/>
        </w:rPr>
        <w:footnoteReference w:id="181"/>
      </w:r>
    </w:p>
    <w:p w14:paraId="104D763B" w14:textId="3AD76C95" w:rsidR="006D5FF4" w:rsidRDefault="00231BDA" w:rsidP="00722544">
      <w:pPr>
        <w:spacing w:before="100" w:after="100"/>
        <w:ind w:firstLine="630"/>
        <w:jc w:val="both"/>
        <w:rPr>
          <w:rFonts w:ascii="Times New Roman" w:hAnsi="Times New Roman" w:cs="Times New Roman"/>
        </w:rPr>
      </w:pPr>
      <w:r>
        <w:rPr>
          <w:rFonts w:ascii="Times New Roman" w:hAnsi="Times New Roman" w:cs="Times New Roman"/>
        </w:rPr>
        <w:t xml:space="preserve">A more </w:t>
      </w:r>
      <w:r w:rsidR="00475DEE">
        <w:rPr>
          <w:rFonts w:ascii="Times New Roman" w:hAnsi="Times New Roman" w:cs="Times New Roman"/>
        </w:rPr>
        <w:t>credible account</w:t>
      </w:r>
      <w:r>
        <w:rPr>
          <w:rFonts w:ascii="Times New Roman" w:hAnsi="Times New Roman" w:cs="Times New Roman"/>
        </w:rPr>
        <w:t xml:space="preserve"> is a combination of the </w:t>
      </w:r>
      <w:r w:rsidR="00475DEE">
        <w:rPr>
          <w:rFonts w:ascii="Times New Roman" w:hAnsi="Times New Roman" w:cs="Times New Roman"/>
        </w:rPr>
        <w:t xml:space="preserve">technocratic </w:t>
      </w:r>
      <w:r>
        <w:rPr>
          <w:rFonts w:ascii="Times New Roman" w:hAnsi="Times New Roman" w:cs="Times New Roman"/>
        </w:rPr>
        <w:t xml:space="preserve">triumph of the Chicago School, combined with both </w:t>
      </w:r>
      <w:r w:rsidR="00F933CB">
        <w:rPr>
          <w:rFonts w:ascii="Times New Roman" w:hAnsi="Times New Roman" w:cs="Times New Roman"/>
        </w:rPr>
        <w:t>e</w:t>
      </w:r>
      <w:r>
        <w:rPr>
          <w:rFonts w:ascii="Times New Roman" w:hAnsi="Times New Roman" w:cs="Times New Roman"/>
        </w:rPr>
        <w:t xml:space="preserve">pistemological capture and the Chomsky </w:t>
      </w:r>
      <w:r w:rsidR="00F933CB">
        <w:rPr>
          <w:rFonts w:ascii="Times New Roman" w:hAnsi="Times New Roman" w:cs="Times New Roman"/>
        </w:rPr>
        <w:t>e</w:t>
      </w:r>
      <w:r>
        <w:rPr>
          <w:rFonts w:ascii="Times New Roman" w:hAnsi="Times New Roman" w:cs="Times New Roman"/>
        </w:rPr>
        <w:t xml:space="preserve">ffect. </w:t>
      </w:r>
      <w:r w:rsidR="004A2BB5">
        <w:rPr>
          <w:rFonts w:ascii="Times New Roman" w:hAnsi="Times New Roman" w:cs="Times New Roman"/>
        </w:rPr>
        <w:t>It starts with t</w:t>
      </w:r>
      <w:r w:rsidR="006B0E75">
        <w:rPr>
          <w:rFonts w:ascii="Times New Roman" w:hAnsi="Times New Roman" w:cs="Times New Roman"/>
        </w:rPr>
        <w:t>he growing</w:t>
      </w:r>
      <w:r w:rsidR="00F933CB">
        <w:rPr>
          <w:rFonts w:ascii="Times New Roman" w:hAnsi="Times New Roman" w:cs="Times New Roman"/>
        </w:rPr>
        <w:t xml:space="preserve"> tendency of</w:t>
      </w:r>
      <w:r w:rsidR="006B0E75">
        <w:rPr>
          <w:rFonts w:ascii="Times New Roman" w:hAnsi="Times New Roman" w:cs="Times New Roman"/>
        </w:rPr>
        <w:t xml:space="preserve"> Republican</w:t>
      </w:r>
      <w:r w:rsidR="00804181">
        <w:rPr>
          <w:rFonts w:ascii="Times New Roman" w:hAnsi="Times New Roman" w:cs="Times New Roman"/>
        </w:rPr>
        <w:t xml:space="preserve"> presidents (starting with Nixon)</w:t>
      </w:r>
      <w:r w:rsidR="00F933CB">
        <w:rPr>
          <w:rFonts w:ascii="Times New Roman" w:hAnsi="Times New Roman" w:cs="Times New Roman"/>
        </w:rPr>
        <w:t xml:space="preserve"> and</w:t>
      </w:r>
      <w:r w:rsidR="006D5FF4">
        <w:rPr>
          <w:rFonts w:ascii="Times New Roman" w:hAnsi="Times New Roman" w:cs="Times New Roman"/>
        </w:rPr>
        <w:t xml:space="preserve"> conservative-leaning Democrats </w:t>
      </w:r>
      <w:r w:rsidR="008F0D89">
        <w:rPr>
          <w:rFonts w:ascii="Times New Roman" w:hAnsi="Times New Roman" w:cs="Times New Roman"/>
        </w:rPr>
        <w:t>(</w:t>
      </w:r>
      <w:r w:rsidR="006D5FF4">
        <w:rPr>
          <w:rFonts w:ascii="Times New Roman" w:hAnsi="Times New Roman" w:cs="Times New Roman"/>
        </w:rPr>
        <w:t xml:space="preserve">like </w:t>
      </w:r>
      <w:del w:id="657" w:author="Sima Biondi" w:date="2022-01-19T10:46:00Z">
        <w:r w:rsidR="006D5FF4" w:rsidDel="00295AF1">
          <w:rPr>
            <w:rFonts w:ascii="Times New Roman" w:hAnsi="Times New Roman" w:cs="Times New Roman"/>
          </w:rPr>
          <w:delText xml:space="preserve">Bill </w:delText>
        </w:r>
      </w:del>
      <w:r w:rsidR="006D5FF4">
        <w:rPr>
          <w:rFonts w:ascii="Times New Roman" w:hAnsi="Times New Roman" w:cs="Times New Roman"/>
        </w:rPr>
        <w:t>Clinton</w:t>
      </w:r>
      <w:r w:rsidR="008F0D89">
        <w:rPr>
          <w:rFonts w:ascii="Times New Roman" w:hAnsi="Times New Roman" w:cs="Times New Roman"/>
        </w:rPr>
        <w:t>)</w:t>
      </w:r>
      <w:r w:rsidR="006B0E75">
        <w:rPr>
          <w:rFonts w:ascii="Times New Roman" w:hAnsi="Times New Roman" w:cs="Times New Roman"/>
        </w:rPr>
        <w:t xml:space="preserve"> </w:t>
      </w:r>
      <w:r w:rsidR="00F933CB">
        <w:rPr>
          <w:rFonts w:ascii="Times New Roman" w:hAnsi="Times New Roman" w:cs="Times New Roman"/>
        </w:rPr>
        <w:t>to nominate judges (and especially Supreme Court justices) sympathetic to business. As of 2011</w:t>
      </w:r>
      <w:r w:rsidR="006D5FF4">
        <w:rPr>
          <w:rFonts w:ascii="Times New Roman" w:hAnsi="Times New Roman" w:cs="Times New Roman"/>
        </w:rPr>
        <w:t>, five sitting justices (Alito, Roberts, Thomas, Kennedy, and Scalia) were in the top ten of the most pro-business justices since 1946.</w:t>
      </w:r>
      <w:r w:rsidR="00074028">
        <w:rPr>
          <w:rFonts w:ascii="Times New Roman" w:hAnsi="Times New Roman" w:cs="Times New Roman"/>
        </w:rPr>
        <w:t xml:space="preserve"> </w:t>
      </w:r>
    </w:p>
    <w:p w14:paraId="56DDE1D6" w14:textId="47E15127" w:rsidR="00231BDA" w:rsidRDefault="001C73B9" w:rsidP="00D87C74">
      <w:pPr>
        <w:spacing w:before="100" w:after="100"/>
        <w:ind w:firstLine="630"/>
        <w:jc w:val="both"/>
        <w:rPr>
          <w:rFonts w:ascii="Times New Roman" w:hAnsi="Times New Roman" w:cs="Times New Roman"/>
        </w:rPr>
      </w:pPr>
      <w:r>
        <w:rPr>
          <w:rFonts w:ascii="Times New Roman" w:hAnsi="Times New Roman" w:cs="Times New Roman"/>
        </w:rPr>
        <w:t xml:space="preserve">These </w:t>
      </w:r>
      <w:r w:rsidR="00F933CB">
        <w:rPr>
          <w:rFonts w:ascii="Times New Roman" w:hAnsi="Times New Roman" w:cs="Times New Roman"/>
        </w:rPr>
        <w:t>j</w:t>
      </w:r>
      <w:r w:rsidR="006672FF">
        <w:rPr>
          <w:rFonts w:ascii="Times New Roman" w:hAnsi="Times New Roman" w:cs="Times New Roman"/>
        </w:rPr>
        <w:t xml:space="preserve">ustices </w:t>
      </w:r>
      <w:r>
        <w:rPr>
          <w:rFonts w:ascii="Times New Roman" w:hAnsi="Times New Roman" w:cs="Times New Roman"/>
        </w:rPr>
        <w:t>knew little about antitrust</w:t>
      </w:r>
      <w:r w:rsidR="00AF625C">
        <w:rPr>
          <w:rFonts w:ascii="Times New Roman" w:hAnsi="Times New Roman" w:cs="Times New Roman"/>
        </w:rPr>
        <w:t>,</w:t>
      </w:r>
      <w:r>
        <w:rPr>
          <w:rFonts w:ascii="Times New Roman" w:hAnsi="Times New Roman" w:cs="Times New Roman"/>
        </w:rPr>
        <w:t xml:space="preserve"> </w:t>
      </w:r>
      <w:r w:rsidR="00804181">
        <w:rPr>
          <w:rFonts w:ascii="Times New Roman" w:hAnsi="Times New Roman" w:cs="Times New Roman"/>
        </w:rPr>
        <w:t xml:space="preserve">but found </w:t>
      </w:r>
      <w:del w:id="658" w:author="Sima Biondi" w:date="2022-01-19T10:47:00Z">
        <w:r w:rsidR="00804181" w:rsidDel="00295AF1">
          <w:rPr>
            <w:rFonts w:ascii="Times New Roman" w:hAnsi="Times New Roman" w:cs="Times New Roman"/>
          </w:rPr>
          <w:delText xml:space="preserve">in </w:delText>
        </w:r>
      </w:del>
      <w:r w:rsidR="00804181">
        <w:rPr>
          <w:rFonts w:ascii="Times New Roman" w:hAnsi="Times New Roman" w:cs="Times New Roman"/>
        </w:rPr>
        <w:t xml:space="preserve">the Chicago School ideas </w:t>
      </w:r>
      <w:del w:id="659" w:author="Sima Biondi" w:date="2022-01-19T10:47:00Z">
        <w:r w:rsidR="00804181" w:rsidDel="00295AF1">
          <w:rPr>
            <w:rFonts w:ascii="Times New Roman" w:hAnsi="Times New Roman" w:cs="Times New Roman"/>
          </w:rPr>
          <w:delText xml:space="preserve">that </w:delText>
        </w:r>
      </w:del>
      <w:r w:rsidR="00804181">
        <w:rPr>
          <w:rFonts w:ascii="Times New Roman" w:hAnsi="Times New Roman" w:cs="Times New Roman"/>
        </w:rPr>
        <w:t>gave a sheen of legitimacy to their pro-business instincts.</w:t>
      </w:r>
      <w:r w:rsidR="00687E1F" w:rsidRPr="006C0632" w:rsidDel="00687E1F">
        <w:rPr>
          <w:rStyle w:val="FootnoteReference"/>
        </w:rPr>
        <w:t xml:space="preserve"> </w:t>
      </w:r>
      <w:r w:rsidR="002D7B73">
        <w:rPr>
          <w:rFonts w:ascii="Times New Roman" w:hAnsi="Times New Roman" w:cs="Times New Roman"/>
        </w:rPr>
        <w:t xml:space="preserve"> </w:t>
      </w:r>
      <w:r w:rsidR="00804181">
        <w:rPr>
          <w:rFonts w:ascii="Times New Roman" w:hAnsi="Times New Roman" w:cs="Times New Roman"/>
        </w:rPr>
        <w:t>Thanks in part to the funding and other promotion</w:t>
      </w:r>
      <w:ins w:id="660" w:author="Sima Biondi" w:date="2022-01-19T10:47:00Z">
        <w:r w:rsidR="00295AF1">
          <w:rPr>
            <w:rFonts w:ascii="Times New Roman" w:hAnsi="Times New Roman" w:cs="Times New Roman"/>
          </w:rPr>
          <w:t>al</w:t>
        </w:r>
      </w:ins>
      <w:r w:rsidR="00804181">
        <w:rPr>
          <w:rFonts w:ascii="Times New Roman" w:hAnsi="Times New Roman" w:cs="Times New Roman"/>
        </w:rPr>
        <w:t xml:space="preserve"> efforts of businesses, and the compatible views of regulators, opposing ideas developed after 1980 made little headway against the Chicago School juggernaut</w:t>
      </w:r>
      <w:r w:rsidR="001F5FAF">
        <w:rPr>
          <w:rFonts w:ascii="Times New Roman" w:hAnsi="Times New Roman" w:cs="Times New Roman"/>
        </w:rPr>
        <w:t>.</w:t>
      </w:r>
      <w:r w:rsidR="004679C7" w:rsidRPr="006C0632">
        <w:rPr>
          <w:rStyle w:val="FootnoteReference"/>
        </w:rPr>
        <w:footnoteReference w:id="182"/>
      </w:r>
      <w:r w:rsidR="003D17B6">
        <w:rPr>
          <w:rFonts w:ascii="Times New Roman" w:hAnsi="Times New Roman" w:cs="Times New Roman"/>
        </w:rPr>
        <w:t xml:space="preserve"> </w:t>
      </w:r>
      <w:r w:rsidR="00B51705">
        <w:rPr>
          <w:rFonts w:ascii="Times New Roman" w:hAnsi="Times New Roman" w:cs="Times New Roman"/>
        </w:rPr>
        <w:t>The movement began</w:t>
      </w:r>
      <w:r w:rsidR="003D17B6">
        <w:rPr>
          <w:rFonts w:ascii="Times New Roman" w:hAnsi="Times New Roman" w:cs="Times New Roman"/>
        </w:rPr>
        <w:t xml:space="preserve"> during the </w:t>
      </w:r>
      <w:r w:rsidR="003D17B6">
        <w:rPr>
          <w:rFonts w:ascii="Times New Roman" w:hAnsi="Times New Roman" w:cs="Times New Roman"/>
        </w:rPr>
        <w:lastRenderedPageBreak/>
        <w:t xml:space="preserve">Nixon </w:t>
      </w:r>
      <w:r w:rsidR="00B51705">
        <w:rPr>
          <w:rFonts w:ascii="Times New Roman" w:hAnsi="Times New Roman" w:cs="Times New Roman"/>
        </w:rPr>
        <w:t>p</w:t>
      </w:r>
      <w:r w:rsidR="003D17B6">
        <w:rPr>
          <w:rFonts w:ascii="Times New Roman" w:hAnsi="Times New Roman" w:cs="Times New Roman"/>
        </w:rPr>
        <w:t>residency, at a time when Nixon</w:t>
      </w:r>
      <w:r w:rsidR="00B51705">
        <w:rPr>
          <w:rFonts w:ascii="Times New Roman" w:hAnsi="Times New Roman" w:cs="Times New Roman"/>
        </w:rPr>
        <w:t xml:space="preserve"> boasted </w:t>
      </w:r>
      <w:r w:rsidR="003D17B6">
        <w:rPr>
          <w:rFonts w:ascii="Times New Roman" w:hAnsi="Times New Roman" w:cs="Times New Roman"/>
        </w:rPr>
        <w:t xml:space="preserve">of </w:t>
      </w:r>
      <w:r w:rsidR="00B51705">
        <w:rPr>
          <w:rFonts w:ascii="Times New Roman" w:hAnsi="Times New Roman" w:cs="Times New Roman"/>
        </w:rPr>
        <w:t xml:space="preserve">his administration’s </w:t>
      </w:r>
      <w:r w:rsidR="003D17B6">
        <w:rPr>
          <w:rFonts w:ascii="Times New Roman" w:hAnsi="Times New Roman" w:cs="Times New Roman"/>
        </w:rPr>
        <w:t xml:space="preserve">strong and unparalleled antitrust enforcement </w:t>
      </w:r>
      <w:del w:id="661" w:author="Sima Biondi" w:date="2022-01-19T10:47:00Z">
        <w:r w:rsidR="003D17B6" w:rsidDel="00295AF1">
          <w:rPr>
            <w:rFonts w:ascii="Times New Roman" w:hAnsi="Times New Roman" w:cs="Times New Roman"/>
          </w:rPr>
          <w:delText xml:space="preserve">and </w:delText>
        </w:r>
      </w:del>
      <w:ins w:id="662" w:author="Sima Biondi" w:date="2022-01-19T10:47:00Z">
        <w:r w:rsidR="00295AF1">
          <w:rPr>
            <w:rFonts w:ascii="Times New Roman" w:hAnsi="Times New Roman" w:cs="Times New Roman"/>
          </w:rPr>
          <w:t xml:space="preserve">as well as </w:t>
        </w:r>
      </w:ins>
      <w:r w:rsidR="003D17B6">
        <w:rPr>
          <w:rFonts w:ascii="Times New Roman" w:hAnsi="Times New Roman" w:cs="Times New Roman"/>
        </w:rPr>
        <w:t>the need to protect small businesses and consumers against corporate power and abuse.</w:t>
      </w:r>
      <w:r w:rsidR="00E07BE1" w:rsidRPr="006C0632">
        <w:rPr>
          <w:rStyle w:val="FootnoteReference"/>
        </w:rPr>
        <w:footnoteReference w:id="183"/>
      </w:r>
      <w:r w:rsidR="003D17B6">
        <w:rPr>
          <w:rFonts w:ascii="Times New Roman" w:hAnsi="Times New Roman" w:cs="Times New Roman"/>
        </w:rPr>
        <w:t xml:space="preserve"> </w:t>
      </w:r>
      <w:r w:rsidR="00D87C74">
        <w:rPr>
          <w:rFonts w:ascii="Times New Roman" w:hAnsi="Times New Roman" w:cs="Times New Roman"/>
        </w:rPr>
        <w:t xml:space="preserve">But it has continued ever since. Antitrust scholarship has made significant advances since the Chicago School. Still, Thomas, Souter, Roberts, Alito and O’Connor are the </w:t>
      </w:r>
      <w:r w:rsidR="00A343C2">
        <w:rPr>
          <w:rFonts w:ascii="Times New Roman" w:hAnsi="Times New Roman" w:cs="Times New Roman"/>
        </w:rPr>
        <w:t xml:space="preserve">five </w:t>
      </w:r>
      <w:r w:rsidR="00D87C74">
        <w:rPr>
          <w:rFonts w:ascii="Times New Roman" w:hAnsi="Times New Roman" w:cs="Times New Roman"/>
        </w:rPr>
        <w:t>Justices with the highest percentage</w:t>
      </w:r>
      <w:del w:id="663" w:author="Sima Biondi" w:date="2022-01-19T10:47:00Z">
        <w:r w:rsidR="00D87C74" w:rsidDel="00295AF1">
          <w:rPr>
            <w:rFonts w:ascii="Times New Roman" w:hAnsi="Times New Roman" w:cs="Times New Roman"/>
          </w:rPr>
          <w:delText>s</w:delText>
        </w:r>
      </w:del>
      <w:r w:rsidR="00D87C74">
        <w:rPr>
          <w:rFonts w:ascii="Times New Roman" w:hAnsi="Times New Roman" w:cs="Times New Roman"/>
        </w:rPr>
        <w:t xml:space="preserve"> of votes against antitrust enforcement </w:t>
      </w:r>
      <w:r w:rsidR="00D17C6B">
        <w:rPr>
          <w:rFonts w:ascii="Times New Roman" w:hAnsi="Times New Roman" w:cs="Times New Roman"/>
        </w:rPr>
        <w:t>in our database</w:t>
      </w:r>
      <w:r w:rsidR="00A343C2">
        <w:rPr>
          <w:rFonts w:ascii="Times New Roman" w:hAnsi="Times New Roman" w:cs="Times New Roman"/>
        </w:rPr>
        <w:t>—they voted against overall enforcement more than 72% of the time</w:t>
      </w:r>
      <w:r w:rsidR="00D87C74">
        <w:rPr>
          <w:rFonts w:ascii="Times New Roman" w:hAnsi="Times New Roman" w:cs="Times New Roman"/>
        </w:rPr>
        <w:t xml:space="preserve">. Kennedy, Scalia, Thomas, Souter, Roberts, Alito, O’Connor and even </w:t>
      </w:r>
      <w:r w:rsidR="00600E9B">
        <w:rPr>
          <w:rFonts w:ascii="Times New Roman" w:hAnsi="Times New Roman" w:cs="Times New Roman"/>
        </w:rPr>
        <w:t>D</w:t>
      </w:r>
      <w:r w:rsidR="00D87C74">
        <w:rPr>
          <w:rFonts w:ascii="Times New Roman" w:hAnsi="Times New Roman" w:cs="Times New Roman"/>
        </w:rPr>
        <w:t xml:space="preserve">emocrats such as Ginsburg and Breyer are 9 of the 14 </w:t>
      </w:r>
      <w:r w:rsidR="00600E9B">
        <w:rPr>
          <w:rFonts w:ascii="Times New Roman" w:hAnsi="Times New Roman" w:cs="Times New Roman"/>
        </w:rPr>
        <w:t>j</w:t>
      </w:r>
      <w:r w:rsidR="00D87C74">
        <w:rPr>
          <w:rFonts w:ascii="Times New Roman" w:hAnsi="Times New Roman" w:cs="Times New Roman"/>
        </w:rPr>
        <w:t>ustices since the 1950s who consistently oppose private antitrust enforcement—voting against it more than 70% of the time.</w:t>
      </w:r>
      <w:r w:rsidR="0057656D">
        <w:rPr>
          <w:rFonts w:ascii="Times New Roman" w:hAnsi="Times New Roman" w:cs="Times New Roman"/>
        </w:rPr>
        <w:t xml:space="preserve"> </w:t>
      </w:r>
      <w:r w:rsidR="00600E9B">
        <w:rPr>
          <w:rFonts w:ascii="Times New Roman" w:hAnsi="Times New Roman" w:cs="Times New Roman"/>
        </w:rPr>
        <w:t>The</w:t>
      </w:r>
      <w:r w:rsidR="0057656D">
        <w:rPr>
          <w:rFonts w:ascii="Times New Roman" w:hAnsi="Times New Roman" w:cs="Times New Roman"/>
        </w:rPr>
        <w:t xml:space="preserve"> judiciary, and in particular the Supreme Court, </w:t>
      </w:r>
      <w:r w:rsidR="00600E9B">
        <w:rPr>
          <w:rFonts w:ascii="Times New Roman" w:hAnsi="Times New Roman" w:cs="Times New Roman"/>
        </w:rPr>
        <w:t>chose to ignore the post-Chicago literature</w:t>
      </w:r>
      <w:r w:rsidR="00AB410A">
        <w:rPr>
          <w:rFonts w:ascii="Times New Roman" w:hAnsi="Times New Roman" w:cs="Times New Roman"/>
        </w:rPr>
        <w:t xml:space="preserve">. Given that these </w:t>
      </w:r>
      <w:r w:rsidR="003D6199">
        <w:rPr>
          <w:rFonts w:ascii="Times New Roman" w:hAnsi="Times New Roman" w:cs="Times New Roman"/>
        </w:rPr>
        <w:t>j</w:t>
      </w:r>
      <w:r w:rsidR="00AB410A">
        <w:rPr>
          <w:rFonts w:ascii="Times New Roman" w:hAnsi="Times New Roman" w:cs="Times New Roman"/>
        </w:rPr>
        <w:t>ustices were not appointed for nor scrutinized on their views on antitrust</w:t>
      </w:r>
      <w:r w:rsidR="00CD3682">
        <w:rPr>
          <w:rFonts w:ascii="Times New Roman" w:hAnsi="Times New Roman" w:cs="Times New Roman"/>
        </w:rPr>
        <w:t xml:space="preserve"> (many would vote actually in opposition to their nomination statements)</w:t>
      </w:r>
      <w:r w:rsidR="00AB410A">
        <w:rPr>
          <w:rFonts w:ascii="Times New Roman" w:hAnsi="Times New Roman" w:cs="Times New Roman"/>
        </w:rPr>
        <w:t xml:space="preserve">, this appears to be another </w:t>
      </w:r>
      <w:r w:rsidR="00600E9B">
        <w:rPr>
          <w:rFonts w:ascii="Times New Roman" w:hAnsi="Times New Roman" w:cs="Times New Roman"/>
        </w:rPr>
        <w:t>possible</w:t>
      </w:r>
      <w:r w:rsidR="00AB410A">
        <w:rPr>
          <w:rFonts w:ascii="Times New Roman" w:hAnsi="Times New Roman" w:cs="Times New Roman"/>
        </w:rPr>
        <w:t xml:space="preserve"> </w:t>
      </w:r>
      <w:r w:rsidR="00F52740">
        <w:rPr>
          <w:rFonts w:ascii="Times New Roman" w:hAnsi="Times New Roman" w:cs="Times New Roman"/>
        </w:rPr>
        <w:t>manifestation of the Chomsky effect.</w:t>
      </w:r>
    </w:p>
    <w:p w14:paraId="34F1BEF1" w14:textId="2B830F87" w:rsidR="00F933CB" w:rsidRDefault="00177289" w:rsidP="00722544">
      <w:pPr>
        <w:spacing w:before="100" w:after="100"/>
        <w:ind w:firstLine="630"/>
        <w:jc w:val="both"/>
        <w:rPr>
          <w:rFonts w:ascii="Times New Roman" w:hAnsi="Times New Roman" w:cs="Times New Roman"/>
        </w:rPr>
      </w:pPr>
      <w:r>
        <w:rPr>
          <w:rFonts w:ascii="Times New Roman" w:hAnsi="Times New Roman" w:cs="Times New Roman"/>
        </w:rPr>
        <w:t xml:space="preserve">There remains a </w:t>
      </w:r>
      <w:r w:rsidR="00217D19">
        <w:rPr>
          <w:rFonts w:ascii="Times New Roman" w:hAnsi="Times New Roman" w:cs="Times New Roman"/>
        </w:rPr>
        <w:t xml:space="preserve">final </w:t>
      </w:r>
      <w:r>
        <w:rPr>
          <w:rFonts w:ascii="Times New Roman" w:hAnsi="Times New Roman" w:cs="Times New Roman"/>
        </w:rPr>
        <w:t xml:space="preserve">question, which is why anti-monopoly sentiment dissipated in the 1970s in both political parties and in the public at large. </w:t>
      </w:r>
      <w:r w:rsidR="00E44FFB">
        <w:rPr>
          <w:rFonts w:ascii="Times New Roman" w:hAnsi="Times New Roman" w:cs="Times New Roman"/>
        </w:rPr>
        <w:t xml:space="preserve">While this is outside of the scope of this article, we see </w:t>
      </w:r>
      <w:r>
        <w:rPr>
          <w:rFonts w:ascii="Times New Roman" w:hAnsi="Times New Roman" w:cs="Times New Roman"/>
        </w:rPr>
        <w:t>two</w:t>
      </w:r>
      <w:r w:rsidR="00542470">
        <w:rPr>
          <w:rFonts w:ascii="Times New Roman" w:hAnsi="Times New Roman" w:cs="Times New Roman"/>
        </w:rPr>
        <w:t xml:space="preserve"> possible</w:t>
      </w:r>
      <w:r>
        <w:rPr>
          <w:rFonts w:ascii="Times New Roman" w:hAnsi="Times New Roman" w:cs="Times New Roman"/>
        </w:rPr>
        <w:t xml:space="preserve"> (</w:t>
      </w:r>
      <w:r w:rsidR="00542470">
        <w:rPr>
          <w:rFonts w:ascii="Times New Roman" w:hAnsi="Times New Roman" w:cs="Times New Roman"/>
        </w:rPr>
        <w:t xml:space="preserve">and </w:t>
      </w:r>
      <w:r>
        <w:rPr>
          <w:rFonts w:ascii="Times New Roman" w:hAnsi="Times New Roman" w:cs="Times New Roman"/>
        </w:rPr>
        <w:t>non-mutually exclusive) explanations. The first is that antitrust ha</w:t>
      </w:r>
      <w:r w:rsidR="00F933CB">
        <w:rPr>
          <w:rFonts w:ascii="Times New Roman" w:hAnsi="Times New Roman" w:cs="Times New Roman"/>
        </w:rPr>
        <w:t>d</w:t>
      </w:r>
      <w:r>
        <w:rPr>
          <w:rFonts w:ascii="Times New Roman" w:hAnsi="Times New Roman" w:cs="Times New Roman"/>
        </w:rPr>
        <w:t xml:space="preserve"> been a victim of its own success: thanks to antitrust enforcement, business was significantly less c</w:t>
      </w:r>
      <w:r w:rsidR="00F933CB">
        <w:rPr>
          <w:rFonts w:ascii="Times New Roman" w:hAnsi="Times New Roman" w:cs="Times New Roman"/>
        </w:rPr>
        <w:t>oncentrated in the 1960s. L</w:t>
      </w:r>
      <w:r>
        <w:rPr>
          <w:rFonts w:ascii="Times New Roman" w:hAnsi="Times New Roman" w:cs="Times New Roman"/>
        </w:rPr>
        <w:t xml:space="preserve">arge companies were also subject to regulation. </w:t>
      </w:r>
      <w:proofErr w:type="gramStart"/>
      <w:r>
        <w:rPr>
          <w:rFonts w:ascii="Times New Roman" w:hAnsi="Times New Roman" w:cs="Times New Roman"/>
        </w:rPr>
        <w:t>So</w:t>
      </w:r>
      <w:proofErr w:type="gramEnd"/>
      <w:r>
        <w:rPr>
          <w:rFonts w:ascii="Times New Roman" w:hAnsi="Times New Roman" w:cs="Times New Roman"/>
        </w:rPr>
        <w:t xml:space="preserve"> people may have lost their fear of concentrated economic power because concentrated economic power was </w:t>
      </w:r>
      <w:r w:rsidR="00804181">
        <w:rPr>
          <w:rFonts w:ascii="Times New Roman" w:hAnsi="Times New Roman" w:cs="Times New Roman"/>
        </w:rPr>
        <w:t>indeed less significant</w:t>
      </w:r>
      <w:r>
        <w:rPr>
          <w:rFonts w:ascii="Times New Roman" w:hAnsi="Times New Roman" w:cs="Times New Roman"/>
        </w:rPr>
        <w:t>. Second, following the decline in economic growth experienced duri</w:t>
      </w:r>
      <w:r w:rsidR="00F933CB">
        <w:rPr>
          <w:rFonts w:ascii="Times New Roman" w:hAnsi="Times New Roman" w:cs="Times New Roman"/>
        </w:rPr>
        <w:t>ng the 1970s, the public</w:t>
      </w:r>
      <w:r w:rsidR="00706B4C">
        <w:rPr>
          <w:rFonts w:ascii="Times New Roman" w:hAnsi="Times New Roman" w:cs="Times New Roman"/>
        </w:rPr>
        <w:t>’s</w:t>
      </w:r>
      <w:r w:rsidR="00F933CB">
        <w:rPr>
          <w:rFonts w:ascii="Times New Roman" w:hAnsi="Times New Roman" w:cs="Times New Roman"/>
        </w:rPr>
        <w:t xml:space="preserve"> support for </w:t>
      </w:r>
      <w:r>
        <w:rPr>
          <w:rFonts w:ascii="Times New Roman" w:hAnsi="Times New Roman" w:cs="Times New Roman"/>
        </w:rPr>
        <w:t>pro-growth policies</w:t>
      </w:r>
      <w:r w:rsidR="00F933CB">
        <w:rPr>
          <w:rFonts w:ascii="Times New Roman" w:hAnsi="Times New Roman" w:cs="Times New Roman"/>
        </w:rPr>
        <w:t xml:space="preserve"> increased</w:t>
      </w:r>
      <w:r w:rsidR="00E74685">
        <w:rPr>
          <w:rFonts w:ascii="Times New Roman" w:hAnsi="Times New Roman" w:cs="Times New Roman"/>
        </w:rPr>
        <w:t>, and so support for antitrust law collapsed</w:t>
      </w:r>
      <w:r w:rsidR="00F933CB">
        <w:rPr>
          <w:rFonts w:ascii="Times New Roman" w:hAnsi="Times New Roman" w:cs="Times New Roman"/>
        </w:rPr>
        <w:t>.</w:t>
      </w:r>
      <w:r w:rsidR="00E74685">
        <w:rPr>
          <w:rFonts w:ascii="Times New Roman" w:hAnsi="Times New Roman" w:cs="Times New Roman"/>
        </w:rPr>
        <w:t xml:space="preserve"> But this second theory strikes an odd note. The public did support deregulation for pro-growth reasons, but stronger, not weaker, antitrust was thought to be necessary to enhance competition as the regulatory shackles were removed.</w:t>
      </w:r>
      <w:r w:rsidR="00F933CB">
        <w:rPr>
          <w:rFonts w:ascii="Times New Roman" w:hAnsi="Times New Roman" w:cs="Times New Roman"/>
        </w:rPr>
        <w:t xml:space="preserve"> </w:t>
      </w:r>
      <w:r w:rsidR="00AB2214">
        <w:rPr>
          <w:rFonts w:ascii="Times New Roman" w:hAnsi="Times New Roman" w:cs="Times New Roman"/>
        </w:rPr>
        <w:t>As we have seen, no president, not even Reagan, reached office by campaigning against antitrust law; nor have regulators or judges achieved office based on their public positions on antitrust—not until Lina Khan was appointed chair of the FTC by President Biden in 2021.</w:t>
      </w:r>
    </w:p>
    <w:p w14:paraId="4AB1797D" w14:textId="4EF2F54A" w:rsidR="00EF578D" w:rsidRDefault="00177289">
      <w:pPr>
        <w:spacing w:before="100" w:after="100"/>
        <w:ind w:firstLine="630"/>
        <w:jc w:val="both"/>
        <w:rPr>
          <w:rFonts w:ascii="Times New Roman" w:hAnsi="Times New Roman" w:cs="Times New Roman"/>
        </w:rPr>
      </w:pPr>
      <w:r>
        <w:rPr>
          <w:rFonts w:ascii="Times New Roman" w:hAnsi="Times New Roman" w:cs="Times New Roman"/>
        </w:rPr>
        <w:t xml:space="preserve">Regardless of the cause, the dissipation of public </w:t>
      </w:r>
      <w:r w:rsidR="00373056">
        <w:rPr>
          <w:rFonts w:ascii="Times New Roman" w:hAnsi="Times New Roman" w:cs="Times New Roman"/>
        </w:rPr>
        <w:t>attention to</w:t>
      </w:r>
      <w:r>
        <w:rPr>
          <w:rFonts w:ascii="Times New Roman" w:hAnsi="Times New Roman" w:cs="Times New Roman"/>
        </w:rPr>
        <w:t xml:space="preserve"> antitrust led to a kind of regulatory entropy: without continuing public pressure,</w:t>
      </w:r>
      <w:r w:rsidR="00603AAC">
        <w:rPr>
          <w:rFonts w:ascii="Times New Roman" w:hAnsi="Times New Roman" w:cs="Times New Roman"/>
        </w:rPr>
        <w:t xml:space="preserve"> </w:t>
      </w:r>
      <w:r>
        <w:rPr>
          <w:rFonts w:ascii="Times New Roman" w:hAnsi="Times New Roman" w:cs="Times New Roman"/>
        </w:rPr>
        <w:t>regulators</w:t>
      </w:r>
      <w:r w:rsidR="00CA7B12">
        <w:rPr>
          <w:rFonts w:ascii="Times New Roman" w:hAnsi="Times New Roman" w:cs="Times New Roman"/>
        </w:rPr>
        <w:t xml:space="preserve"> </w:t>
      </w:r>
      <w:r>
        <w:rPr>
          <w:rFonts w:ascii="Times New Roman" w:hAnsi="Times New Roman" w:cs="Times New Roman"/>
        </w:rPr>
        <w:t>became cautious and increasingly susceptible to the blandishments of business.</w:t>
      </w:r>
      <w:r w:rsidR="00E74685">
        <w:rPr>
          <w:rFonts w:ascii="Times New Roman" w:hAnsi="Times New Roman" w:cs="Times New Roman"/>
        </w:rPr>
        <w:t xml:space="preserve"> But </w:t>
      </w:r>
      <w:r w:rsidR="00466CFB">
        <w:rPr>
          <w:rFonts w:ascii="Times New Roman" w:hAnsi="Times New Roman" w:cs="Times New Roman"/>
        </w:rPr>
        <w:t>the</w:t>
      </w:r>
      <w:r w:rsidR="00E74685">
        <w:rPr>
          <w:rFonts w:ascii="Times New Roman" w:hAnsi="Times New Roman" w:cs="Times New Roman"/>
        </w:rPr>
        <w:t xml:space="preserve"> public’s lack of attention to antitrust did not amount to a mandate to reduce enforcement of antitrust law.</w:t>
      </w:r>
      <w:r w:rsidR="00AB2214">
        <w:rPr>
          <w:rFonts w:ascii="Times New Roman" w:hAnsi="Times New Roman" w:cs="Times New Roman"/>
        </w:rPr>
        <w:t xml:space="preserve"> That lack of attention caused politicians to ignore antitrust law, not to campaign against it.</w:t>
      </w:r>
      <w:r w:rsidR="00E74685">
        <w:rPr>
          <w:rFonts w:ascii="Times New Roman" w:hAnsi="Times New Roman" w:cs="Times New Roman"/>
        </w:rPr>
        <w:t xml:space="preserve"> </w:t>
      </w:r>
      <w:r w:rsidR="00E452B9">
        <w:rPr>
          <w:rFonts w:ascii="Times New Roman" w:hAnsi="Times New Roman" w:cs="Times New Roman"/>
        </w:rPr>
        <w:t xml:space="preserve">It also </w:t>
      </w:r>
      <w:r w:rsidR="00E74685">
        <w:rPr>
          <w:rFonts w:ascii="Times New Roman" w:hAnsi="Times New Roman" w:cs="Times New Roman"/>
        </w:rPr>
        <w:t>meant there was no basis in democratic politics for elected officials to push back</w:t>
      </w:r>
      <w:r w:rsidR="00373056">
        <w:rPr>
          <w:rFonts w:ascii="Times New Roman" w:hAnsi="Times New Roman" w:cs="Times New Roman"/>
        </w:rPr>
        <w:t xml:space="preserve"> against business groups that challenged antitrust law and against the regulators and judges who acted in their interest</w:t>
      </w:r>
      <w:r w:rsidR="00E74685">
        <w:rPr>
          <w:rFonts w:ascii="Times New Roman" w:hAnsi="Times New Roman" w:cs="Times New Roman"/>
        </w:rPr>
        <w:t>.</w:t>
      </w:r>
    </w:p>
    <w:bookmarkEnd w:id="524"/>
    <w:bookmarkEnd w:id="525"/>
    <w:p w14:paraId="56EA33CB" w14:textId="014EF0BC" w:rsidR="004E78B2" w:rsidRPr="004A094F" w:rsidRDefault="004E78B2" w:rsidP="00F90323">
      <w:pPr>
        <w:pStyle w:val="Heading1"/>
        <w:spacing w:before="360" w:after="360"/>
        <w:rPr>
          <w:rFonts w:ascii="Times New Roman" w:hAnsi="Times New Roman" w:cs="Times New Roman"/>
        </w:rPr>
      </w:pPr>
      <w:r w:rsidRPr="004A094F">
        <w:rPr>
          <w:rFonts w:ascii="Times New Roman" w:hAnsi="Times New Roman" w:cs="Times New Roman"/>
        </w:rPr>
        <w:lastRenderedPageBreak/>
        <w:t>Conclusion</w:t>
      </w:r>
    </w:p>
    <w:p w14:paraId="61D8DEF9" w14:textId="23E80BFB" w:rsidR="00231BAD" w:rsidRDefault="009F4667" w:rsidP="00294979">
      <w:pPr>
        <w:spacing w:before="100" w:after="100"/>
        <w:ind w:firstLine="630"/>
        <w:jc w:val="both"/>
        <w:rPr>
          <w:rFonts w:ascii="Times New Roman" w:hAnsi="Times New Roman" w:cs="Times New Roman"/>
        </w:rPr>
      </w:pPr>
      <w:r>
        <w:rPr>
          <w:rFonts w:ascii="Times New Roman" w:hAnsi="Times New Roman" w:cs="Times New Roman"/>
        </w:rPr>
        <w:t>The demise of antitrust enforcement is a story of</w:t>
      </w:r>
      <w:r w:rsidR="00A26E41">
        <w:rPr>
          <w:rFonts w:ascii="Times New Roman" w:hAnsi="Times New Roman" w:cs="Times New Roman"/>
        </w:rPr>
        <w:t xml:space="preserve"> death by</w:t>
      </w:r>
      <w:r>
        <w:rPr>
          <w:rFonts w:ascii="Times New Roman" w:hAnsi="Times New Roman" w:cs="Times New Roman"/>
        </w:rPr>
        <w:t xml:space="preserve"> a thousand cuts inflicted in the dark</w:t>
      </w:r>
      <w:r w:rsidR="00772B35">
        <w:rPr>
          <w:rFonts w:ascii="Times New Roman" w:hAnsi="Times New Roman" w:cs="Times New Roman"/>
        </w:rPr>
        <w:t>.</w:t>
      </w:r>
      <w:r w:rsidR="00F90F3C">
        <w:rPr>
          <w:rFonts w:ascii="Times New Roman" w:hAnsi="Times New Roman" w:cs="Times New Roman"/>
        </w:rPr>
        <w:t xml:space="preserve"> </w:t>
      </w:r>
      <w:r w:rsidR="005B1815">
        <w:rPr>
          <w:rFonts w:ascii="Times New Roman" w:hAnsi="Times New Roman" w:cs="Times New Roman"/>
        </w:rPr>
        <w:t xml:space="preserve">Who inflicted those cuts? </w:t>
      </w:r>
      <w:r w:rsidR="004B3F1E">
        <w:rPr>
          <w:rFonts w:ascii="Times New Roman" w:hAnsi="Times New Roman" w:cs="Times New Roman"/>
        </w:rPr>
        <w:t>T</w:t>
      </w:r>
      <w:r w:rsidR="005B1815">
        <w:rPr>
          <w:rFonts w:ascii="Times New Roman" w:hAnsi="Times New Roman" w:cs="Times New Roman"/>
        </w:rPr>
        <w:t>he circumstantial evidence is most consistent with b</w:t>
      </w:r>
      <w:r w:rsidR="00F90F3C">
        <w:rPr>
          <w:rFonts w:ascii="Times New Roman" w:hAnsi="Times New Roman" w:cs="Times New Roman"/>
        </w:rPr>
        <w:t>usinesses us</w:t>
      </w:r>
      <w:r w:rsidR="005B1815">
        <w:rPr>
          <w:rFonts w:ascii="Times New Roman" w:hAnsi="Times New Roman" w:cs="Times New Roman"/>
        </w:rPr>
        <w:t>ing</w:t>
      </w:r>
      <w:r w:rsidR="00F90F3C">
        <w:rPr>
          <w:rFonts w:ascii="Times New Roman" w:hAnsi="Times New Roman" w:cs="Times New Roman"/>
        </w:rPr>
        <w:t xml:space="preserve"> lobbying and litigation to influence regulators and judges, and to push Congress to cut the bud</w:t>
      </w:r>
      <w:r w:rsidR="00A26E41">
        <w:rPr>
          <w:rFonts w:ascii="Times New Roman" w:hAnsi="Times New Roman" w:cs="Times New Roman"/>
        </w:rPr>
        <w:t xml:space="preserve">gets of regulators. Business interests were able to take advantage of, or benefited from, a number of </w:t>
      </w:r>
      <w:r w:rsidR="00C743F6">
        <w:rPr>
          <w:rFonts w:ascii="Times New Roman" w:hAnsi="Times New Roman" w:cs="Times New Roman"/>
        </w:rPr>
        <w:t>external trends</w:t>
      </w:r>
      <w:r w:rsidR="00A26E41">
        <w:rPr>
          <w:rFonts w:ascii="Times New Roman" w:hAnsi="Times New Roman" w:cs="Times New Roman"/>
        </w:rPr>
        <w:t xml:space="preserve">, including diminishing public attention to antitrust, the widening gap between government and private-sector compensation, and the new economic thinking that percolated up from academia. As for the last factor, </w:t>
      </w:r>
      <w:r w:rsidR="001137FE">
        <w:rPr>
          <w:rFonts w:ascii="Times New Roman" w:hAnsi="Times New Roman" w:cs="Times New Roman"/>
        </w:rPr>
        <w:t xml:space="preserve">the </w:t>
      </w:r>
      <w:r w:rsidR="00A26E41">
        <w:rPr>
          <w:rFonts w:ascii="Times New Roman" w:hAnsi="Times New Roman" w:cs="Times New Roman"/>
        </w:rPr>
        <w:t xml:space="preserve">Chicago </w:t>
      </w:r>
      <w:r w:rsidR="001137FE">
        <w:rPr>
          <w:rFonts w:ascii="Times New Roman" w:hAnsi="Times New Roman" w:cs="Times New Roman"/>
        </w:rPr>
        <w:t>S</w:t>
      </w:r>
      <w:r w:rsidR="00A26E41">
        <w:rPr>
          <w:rFonts w:ascii="Times New Roman" w:hAnsi="Times New Roman" w:cs="Times New Roman"/>
        </w:rPr>
        <w:t>chool antitrust theory never obtained a public following (unlike</w:t>
      </w:r>
      <w:r w:rsidR="002B70D3">
        <w:rPr>
          <w:rFonts w:ascii="Times New Roman" w:hAnsi="Times New Roman" w:cs="Times New Roman"/>
        </w:rPr>
        <w:t>, for example,</w:t>
      </w:r>
      <w:r w:rsidR="00A26E41">
        <w:rPr>
          <w:rFonts w:ascii="Times New Roman" w:hAnsi="Times New Roman" w:cs="Times New Roman"/>
        </w:rPr>
        <w:t xml:space="preserve"> academic arguments for deregulation), but it did influence lawyers and economists who obtained positions of authority. Business interests prevailed by maintaining pressure over half a century and by fighting across multiple fronts. They also benefited from their common interest in avoiding federal oversight,</w:t>
      </w:r>
      <w:r w:rsidR="000F3D81">
        <w:rPr>
          <w:rFonts w:ascii="Times New Roman" w:hAnsi="Times New Roman" w:cs="Times New Roman"/>
        </w:rPr>
        <w:t xml:space="preserve"> which allowed them to focus their efforts </w:t>
      </w:r>
      <w:r w:rsidR="00FB00B8">
        <w:rPr>
          <w:rFonts w:ascii="Times New Roman" w:hAnsi="Times New Roman" w:cs="Times New Roman"/>
        </w:rPr>
        <w:t>on</w:t>
      </w:r>
      <w:r w:rsidR="000F3D81">
        <w:rPr>
          <w:rFonts w:ascii="Times New Roman" w:hAnsi="Times New Roman" w:cs="Times New Roman"/>
        </w:rPr>
        <w:t xml:space="preserve"> the Chamber of Commerce and other organizations,</w:t>
      </w:r>
      <w:r w:rsidR="00A26E41">
        <w:rPr>
          <w:rFonts w:ascii="Times New Roman" w:hAnsi="Times New Roman" w:cs="Times New Roman"/>
        </w:rPr>
        <w:t xml:space="preserve"> </w:t>
      </w:r>
      <w:del w:id="664" w:author="Sima Biondi" w:date="2022-01-19T10:47:00Z">
        <w:r w:rsidR="00A26E41" w:rsidDel="00295AF1">
          <w:rPr>
            <w:rFonts w:ascii="Times New Roman" w:hAnsi="Times New Roman" w:cs="Times New Roman"/>
          </w:rPr>
          <w:delText xml:space="preserve">and </w:delText>
        </w:r>
      </w:del>
      <w:ins w:id="665" w:author="Sima Biondi" w:date="2022-01-19T10:47:00Z">
        <w:r w:rsidR="00295AF1">
          <w:rPr>
            <w:rFonts w:ascii="Times New Roman" w:hAnsi="Times New Roman" w:cs="Times New Roman"/>
          </w:rPr>
          <w:t>as</w:t>
        </w:r>
      </w:ins>
      <w:ins w:id="666" w:author="Sima Biondi" w:date="2022-01-19T10:48:00Z">
        <w:r w:rsidR="00295AF1">
          <w:rPr>
            <w:rFonts w:ascii="Times New Roman" w:hAnsi="Times New Roman" w:cs="Times New Roman"/>
          </w:rPr>
          <w:t xml:space="preserve"> well as</w:t>
        </w:r>
      </w:ins>
      <w:ins w:id="667" w:author="Sima Biondi" w:date="2022-01-19T10:47:00Z">
        <w:r w:rsidR="00295AF1">
          <w:rPr>
            <w:rFonts w:ascii="Times New Roman" w:hAnsi="Times New Roman" w:cs="Times New Roman"/>
          </w:rPr>
          <w:t xml:space="preserve"> </w:t>
        </w:r>
      </w:ins>
      <w:r w:rsidR="00A26E41">
        <w:rPr>
          <w:rFonts w:ascii="Times New Roman" w:hAnsi="Times New Roman" w:cs="Times New Roman"/>
        </w:rPr>
        <w:t>the absence of a natural concentrated constituency in favor of antitrust enforcement.</w:t>
      </w:r>
    </w:p>
    <w:p w14:paraId="2CECD326" w14:textId="77BD5F4A" w:rsidR="00DC63F3" w:rsidRPr="00E32866" w:rsidRDefault="002B70D3" w:rsidP="00294979">
      <w:pPr>
        <w:spacing w:before="100" w:after="100"/>
        <w:ind w:firstLine="630"/>
        <w:jc w:val="both"/>
        <w:rPr>
          <w:rFonts w:ascii="Times New Roman" w:hAnsi="Times New Roman" w:cs="Times New Roman"/>
        </w:rPr>
      </w:pPr>
      <w:r>
        <w:rPr>
          <w:rFonts w:ascii="Times New Roman" w:hAnsi="Times New Roman" w:cs="Times New Roman"/>
        </w:rPr>
        <w:t>The story could be generalized as one of political mobilization that leads to enactment of laws that institutionalize a popular policy, followed by attrition at the hands of interest groups that oppose the policy. Antitrust law is not the only policy that has undergone this process, but it presents an unusually clear example.</w:t>
      </w:r>
      <w:bookmarkEnd w:id="0"/>
      <w:bookmarkEnd w:id="1"/>
    </w:p>
    <w:sectPr w:rsidR="00DC63F3" w:rsidRPr="00E32866" w:rsidSect="00D51D9F">
      <w:footerReference w:type="default" r:id="rId27"/>
      <w:pgSz w:w="12240" w:h="15840" w:code="1"/>
      <w:pgMar w:top="1440" w:right="1440" w:bottom="1440" w:left="1440" w:header="288"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80" w:author="Sima Biondi" w:date="2022-01-19T10:36:00Z" w:initials="SB">
    <w:p w14:paraId="2A7DBD6B" w14:textId="6062A8F6" w:rsidR="00222E83" w:rsidRDefault="00222E83">
      <w:pPr>
        <w:pStyle w:val="CommentText"/>
      </w:pPr>
      <w:r>
        <w:rPr>
          <w:rStyle w:val="CommentReference"/>
        </w:rPr>
        <w:annotationRef/>
      </w:r>
      <w:r>
        <w:rPr>
          <w:noProof/>
        </w:rPr>
        <w:t>No 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7DBD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7DBD6B" w16cid:durableId="259268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2D45A" w14:textId="77777777" w:rsidR="004D7F2B" w:rsidRDefault="004D7F2B" w:rsidP="00805A2F">
      <w:r>
        <w:separator/>
      </w:r>
    </w:p>
  </w:endnote>
  <w:endnote w:type="continuationSeparator" w:id="0">
    <w:p w14:paraId="1B1C9DBD" w14:textId="77777777" w:rsidR="004D7F2B" w:rsidRDefault="004D7F2B" w:rsidP="00805A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G Times">
    <w:altName w:val="Times New Roman"/>
    <w:panose1 w:val="020B0604020202020204"/>
    <w:charset w:val="00"/>
    <w:family w:val="roman"/>
    <w:pitch w:val="variable"/>
    <w:sig w:usb0="00000003" w:usb1="00000000" w:usb2="00000000" w:usb3="00000000" w:csb0="00000001" w:csb1="00000000"/>
  </w:font>
  <w:font w:name="Segoe UI">
    <w:altName w:val="Arial"/>
    <w:panose1 w:val="020B0604020202020204"/>
    <w:charset w:val="00"/>
    <w:family w:val="swiss"/>
    <w:pitch w:val="variable"/>
    <w:sig w:usb0="E4002EFF" w:usb1="C000E47F" w:usb2="00000009" w:usb3="00000000" w:csb0="000001FF" w:csb1="00000000"/>
  </w:font>
  <w:font w:name="Times">
    <w:panose1 w:val="000000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708273"/>
      <w:docPartObj>
        <w:docPartGallery w:val="Page Numbers (Bottom of Page)"/>
        <w:docPartUnique/>
      </w:docPartObj>
    </w:sdtPr>
    <w:sdtEndPr>
      <w:rPr>
        <w:noProof/>
      </w:rPr>
    </w:sdtEndPr>
    <w:sdtContent>
      <w:p w14:paraId="2B8273AF" w14:textId="26933F04" w:rsidR="00222E83" w:rsidRDefault="00222E83">
        <w:pPr>
          <w:pStyle w:val="Footer"/>
          <w:jc w:val="right"/>
        </w:pPr>
        <w:r>
          <w:fldChar w:fldCharType="begin"/>
        </w:r>
        <w:r>
          <w:instrText xml:space="preserve"> PAGE   \* MERGEFORMAT </w:instrText>
        </w:r>
        <w:r>
          <w:fldChar w:fldCharType="separate"/>
        </w:r>
        <w:r>
          <w:rPr>
            <w:noProof/>
          </w:rPr>
          <w:t>47</w:t>
        </w:r>
        <w:r>
          <w:rPr>
            <w:noProof/>
          </w:rPr>
          <w:fldChar w:fldCharType="end"/>
        </w:r>
      </w:p>
    </w:sdtContent>
  </w:sdt>
  <w:p w14:paraId="6F8B5AB2" w14:textId="77777777" w:rsidR="00222E83" w:rsidRDefault="00222E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769F0" w14:textId="77777777" w:rsidR="004D7F2B" w:rsidRDefault="004D7F2B" w:rsidP="00805A2F">
      <w:r>
        <w:separator/>
      </w:r>
    </w:p>
  </w:footnote>
  <w:footnote w:type="continuationSeparator" w:id="0">
    <w:p w14:paraId="330884C0" w14:textId="77777777" w:rsidR="004D7F2B" w:rsidRDefault="004D7F2B" w:rsidP="00805A2F">
      <w:r>
        <w:continuationSeparator/>
      </w:r>
    </w:p>
  </w:footnote>
  <w:footnote w:id="1">
    <w:p w14:paraId="76665301" w14:textId="16AC10FB" w:rsidR="00222E83" w:rsidRPr="005D6FB9" w:rsidRDefault="00222E83" w:rsidP="00D064D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proofErr w:type="spellStart"/>
      <w:r w:rsidRPr="005D6FB9">
        <w:rPr>
          <w:rFonts w:ascii="Times New Roman" w:hAnsi="Times New Roman"/>
        </w:rPr>
        <w:t>Lancieri</w:t>
      </w:r>
      <w:proofErr w:type="spellEnd"/>
      <w:r w:rsidRPr="005D6FB9">
        <w:rPr>
          <w:rFonts w:ascii="Times New Roman" w:hAnsi="Times New Roman"/>
        </w:rPr>
        <w:t xml:space="preserve"> is a Post-Doctoral Fellow at the ETH Zurich Center for Law and Economics and a research fellow</w:t>
      </w:r>
      <w:r>
        <w:rPr>
          <w:rFonts w:ascii="Times New Roman" w:hAnsi="Times New Roman"/>
        </w:rPr>
        <w:t xml:space="preserve"> at the </w:t>
      </w:r>
      <w:proofErr w:type="spellStart"/>
      <w:r>
        <w:rPr>
          <w:rFonts w:ascii="Times New Roman" w:hAnsi="Times New Roman"/>
        </w:rPr>
        <w:t>UChicago</w:t>
      </w:r>
      <w:proofErr w:type="spellEnd"/>
      <w:r>
        <w:rPr>
          <w:rFonts w:ascii="Times New Roman" w:hAnsi="Times New Roman"/>
        </w:rPr>
        <w:t xml:space="preserve"> Stigler Center;</w:t>
      </w:r>
      <w:r w:rsidRPr="005D6FB9">
        <w:rPr>
          <w:rFonts w:ascii="Times New Roman" w:hAnsi="Times New Roman"/>
        </w:rPr>
        <w:t xml:space="preserve"> </w:t>
      </w:r>
      <w:proofErr w:type="spellStart"/>
      <w:r w:rsidRPr="005D6FB9">
        <w:rPr>
          <w:rFonts w:ascii="Times New Roman" w:hAnsi="Times New Roman"/>
        </w:rPr>
        <w:t>Zingales</w:t>
      </w:r>
      <w:proofErr w:type="spellEnd"/>
      <w:r w:rsidRPr="005D6FB9">
        <w:rPr>
          <w:rFonts w:ascii="Times New Roman" w:hAnsi="Times New Roman"/>
        </w:rPr>
        <w:t xml:space="preserve"> is the Robert C. McCormack Distinguished Service Professor of Ent</w:t>
      </w:r>
      <w:r>
        <w:rPr>
          <w:rFonts w:ascii="Times New Roman" w:hAnsi="Times New Roman"/>
        </w:rPr>
        <w:t>repreneurship and Faculty Director</w:t>
      </w:r>
      <w:r w:rsidRPr="005D6FB9">
        <w:rPr>
          <w:rFonts w:ascii="Times New Roman" w:hAnsi="Times New Roman"/>
        </w:rPr>
        <w:t xml:space="preserve"> of the S</w:t>
      </w:r>
      <w:r>
        <w:rPr>
          <w:rFonts w:ascii="Times New Roman" w:hAnsi="Times New Roman"/>
        </w:rPr>
        <w:t xml:space="preserve">tigler Center at </w:t>
      </w:r>
      <w:proofErr w:type="spellStart"/>
      <w:r>
        <w:rPr>
          <w:rFonts w:ascii="Times New Roman" w:hAnsi="Times New Roman"/>
        </w:rPr>
        <w:t>UChicago</w:t>
      </w:r>
      <w:proofErr w:type="spellEnd"/>
      <w:r>
        <w:rPr>
          <w:rFonts w:ascii="Times New Roman" w:hAnsi="Times New Roman"/>
        </w:rPr>
        <w:t xml:space="preserve"> Booth;</w:t>
      </w:r>
      <w:r w:rsidRPr="005D6FB9">
        <w:rPr>
          <w:rFonts w:ascii="Times New Roman" w:hAnsi="Times New Roman"/>
        </w:rPr>
        <w:t xml:space="preserve"> Posner is the Kirkland &amp; Ellis Distinguished Professor, University of Chicago Law School. We thank Lee Epstein for sharing her data on the business-friendliness scores, Simcha </w:t>
      </w:r>
      <w:proofErr w:type="spellStart"/>
      <w:r w:rsidRPr="005D6FB9">
        <w:rPr>
          <w:rFonts w:ascii="Times New Roman" w:hAnsi="Times New Roman"/>
        </w:rPr>
        <w:t>Barkai</w:t>
      </w:r>
      <w:proofErr w:type="spellEnd"/>
      <w:r w:rsidRPr="005D6FB9">
        <w:rPr>
          <w:rFonts w:ascii="Times New Roman" w:hAnsi="Times New Roman"/>
        </w:rPr>
        <w:t xml:space="preserve"> for sharing his data on DOJ antitrust lawsuits, and Sima Biondi for superb research assistance. </w:t>
      </w:r>
    </w:p>
  </w:footnote>
  <w:footnote w:id="2">
    <w:p w14:paraId="035CE083" w14:textId="56C65DA6"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The term “Chicago School” is usually used, and we will use it as well, but the term is a bit misleading. Members of the school held different views on many issues (see </w:t>
      </w:r>
      <w:r w:rsidRPr="005D6FB9">
        <w:rPr>
          <w:rFonts w:ascii="Times New Roman" w:hAnsi="Times New Roman"/>
        </w:rPr>
        <w:fldChar w:fldCharType="begin"/>
      </w:r>
      <w:r w:rsidRPr="005D6FB9">
        <w:rPr>
          <w:rFonts w:ascii="Times New Roman" w:hAnsi="Times New Roman"/>
        </w:rPr>
        <w:instrText xml:space="preserve"> ADDIN ZOTERO_ITEM CSL_CITATION {"citationID":"a2jbqk2g2nu","properties":{"formattedCitation":"Anu Bradford, Adam S. Chilton, and Filippo Lancieri, \\uc0\\u8220{}The Chicago School\\uc0\\u8217{}s Limited Influence on International Antitrust,\\uc0\\u8221{} {\\i{}The University of Chicago Law Review} 87, no. 2 (2020): 297\\uc0\\u8211{}330.","plainCitation":"Anu Bradford, Adam S. Chilton, and Filippo Lancieri, “The Chicago School’s Limited Influence on International Antitrust,” The University of Chicago Law Review 87, no. 2 (2020): 297–330.","noteIndex":2},"citationItems":[{"id":1945,"uris":["http://zotero.org/users/1639190/items/Q6SY4GJI"],"uri":["http://zotero.org/users/1639190/items/Q6SY4GJI"],"itemData":{"id":1945,"type":"article-journal","container-title":"The University of Chicago Law Review","issue":"2","page":"297-330","title":"The Chicago School’s Limited Influence on International Antitrust","volume":"87","author":[{"family":"Bradford","given":"Anu"},{"family":"Chilton","given":"Adam S."},{"family":"Lancieri","given":"Filippo"}],"issued":{"date-parts":[["2020"]]}}}],"schema":"https://github.com/citation-style-language/schema/raw/master/csl-citation.json"}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Anu Bradford, Adam S. Chilton, and Filippo Lancieri, “The Chicago School’s Limited Influence on International Antitrust,” </w:t>
      </w:r>
      <w:r w:rsidRPr="005D6FB9">
        <w:rPr>
          <w:rFonts w:ascii="Times New Roman" w:hAnsi="Times New Roman"/>
          <w:i/>
          <w:iCs/>
        </w:rPr>
        <w:t>The University of Chicago Law Review</w:t>
      </w:r>
      <w:r w:rsidRPr="005D6FB9">
        <w:rPr>
          <w:rFonts w:ascii="Times New Roman" w:hAnsi="Times New Roman"/>
        </w:rPr>
        <w:t xml:space="preserve"> 87, no. 2 (2020): 297–330.</w:t>
      </w:r>
      <w:r w:rsidRPr="005D6FB9">
        <w:rPr>
          <w:rFonts w:ascii="Times New Roman" w:hAnsi="Times New Roman"/>
        </w:rPr>
        <w:fldChar w:fldCharType="end"/>
      </w:r>
      <w:r w:rsidRPr="005D6FB9">
        <w:rPr>
          <w:rFonts w:ascii="Times New Roman" w:hAnsi="Times New Roman"/>
        </w:rPr>
        <w:t xml:space="preserve">) and quite a few scholars sometimes associated with the “Harvard School” also expressed skepticism about many aspects of antitrust enforcement. A notable example is </w:t>
      </w:r>
      <w:r w:rsidRPr="005D6FB9">
        <w:rPr>
          <w:rFonts w:ascii="Times New Roman" w:hAnsi="Times New Roman"/>
        </w:rPr>
        <w:fldChar w:fldCharType="begin"/>
      </w:r>
      <w:r w:rsidRPr="005D6FB9">
        <w:rPr>
          <w:rFonts w:ascii="Times New Roman" w:hAnsi="Times New Roman"/>
        </w:rPr>
        <w:instrText xml:space="preserve"> ADDIN ZOTERO_ITEM CSL_CITATION {"citationID":"a23121djjls","properties":{"formattedCitation":"Phillip Areeda and Donald F. Turner, \\uc0\\u8220{}Predatory Pricing and Related Practices under Section 2 of the Sherman Act,\\uc0\\u8221{} {\\i{}Harvard Law Review} 88, no. 4 (1975): 697\\uc0\\u8211{}733.","plainCitation":"Phillip Areeda and Donald F. Turner, “Predatory Pricing and Related Practices under Section 2 of the Sherman Act,” Harvard Law Review 88, no. 4 (1975): 697–733.","noteIndex":2},"citationItems":[{"id":501,"uris":["http://zotero.org/users/1639190/items/98QJXKIM"],"uri":["http://zotero.org/users/1639190/items/98QJXKIM"],"itemData":{"id":501,"type":"article-journal","container-title":"Harvard Law Review","issue":"4","page":"697-733","title":"Predatory Pricing and Related Practices under Section 2 of the Sherman Act","volume":"88","author":[{"family":"Areeda","given":"Phillip"},{"family":"Turner","given":"Donald F."}],"issued":{"date-parts":[["1975"]]}}}],"schema":"https://github.com/citation-style-language/schema/raw/master/csl-citation.json"}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Phillip Areeda and Donald F. Turner, “Predatory Pricing and Related Practices under Section 2 of the Sherman Act,” </w:t>
      </w:r>
      <w:r w:rsidRPr="005D6FB9">
        <w:rPr>
          <w:rFonts w:ascii="Times New Roman" w:hAnsi="Times New Roman"/>
          <w:i/>
          <w:iCs/>
        </w:rPr>
        <w:t>Harvard Law Review</w:t>
      </w:r>
      <w:r w:rsidRPr="005D6FB9">
        <w:rPr>
          <w:rFonts w:ascii="Times New Roman" w:hAnsi="Times New Roman"/>
        </w:rPr>
        <w:t xml:space="preserve"> 88, no. 4 (1975): 697–733.</w:t>
      </w:r>
      <w:r w:rsidRPr="005D6FB9">
        <w:rPr>
          <w:rFonts w:ascii="Times New Roman" w:hAnsi="Times New Roman"/>
        </w:rPr>
        <w:fldChar w:fldCharType="end"/>
      </w:r>
      <w:r w:rsidRPr="005D6FB9">
        <w:rPr>
          <w:rFonts w:ascii="Times New Roman" w:hAnsi="Times New Roman"/>
        </w:rPr>
        <w:t xml:space="preserve">, which had an immense influence on the judiciary and all but destroyed predatory pricing claims. See </w:t>
      </w:r>
      <w:r w:rsidRPr="005D6FB9">
        <w:rPr>
          <w:rFonts w:ascii="Times New Roman" w:hAnsi="Times New Roman"/>
        </w:rPr>
        <w:fldChar w:fldCharType="begin"/>
      </w:r>
      <w:r w:rsidRPr="005D6FB9">
        <w:rPr>
          <w:rFonts w:ascii="Times New Roman" w:hAnsi="Times New Roman"/>
        </w:rPr>
        <w:instrText xml:space="preserve"> ADDIN ZOTERO_ITEM CSL_CITATION {"citationID":"a1rfi9olp7d","properties":{"formattedCitation":"Herbert Hovenkamp, \\uc0\\u8220{}The Areeda\\uc0\\u8211{}Turner Test for Exclusionary Pricing: A Critical Journal,\\uc0\\u8221{} {\\i{}Review of Industrial Organization} 46, no. 3 (2015): 209\\uc0\\u8211{}28.","plainCitation":"Herbert Hovenkamp, “The Areeda–Turner Test for Exclusionary Pricing: A Critical Journal,” Review of Industrial Organization 46, no. 3 (2015): 209–28.","noteIndex":2},"citationItems":[{"id":5587,"uris":["http://zotero.org/users/1639190/items/MQC6WPAU"],"uri":["http://zotero.org/users/1639190/items/MQC6WPAU"],"itemData":{"id":5587,"type":"article-journal","container-title":"Review of Industrial Organization","issue":"3","note":"ISBN: 0889-938X\npublisher: Springer","page":"209-228","title":"The Areeda–Turner test for exclusionary pricing: A critical journal","volume":"46","author":[{"family":"Hovenkamp","given":"Herbert"}],"issued":{"date-parts":[["2015"]]}}}],"schema":"https://github.com/citation-style-language/schema/raw/master/csl-citation.json"}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Herbert Hovenkamp, “The Areeda–Turner Test for Exclusionary Pricing: A Critical Journal,” </w:t>
      </w:r>
      <w:r w:rsidRPr="005D6FB9">
        <w:rPr>
          <w:rFonts w:ascii="Times New Roman" w:hAnsi="Times New Roman"/>
          <w:i/>
          <w:iCs/>
        </w:rPr>
        <w:t>Review of Industrial Organization</w:t>
      </w:r>
      <w:r w:rsidRPr="005D6FB9">
        <w:rPr>
          <w:rFonts w:ascii="Times New Roman" w:hAnsi="Times New Roman"/>
        </w:rPr>
        <w:t xml:space="preserve"> 46, no. 3 (2015): 209–28.</w:t>
      </w:r>
      <w:r w:rsidRPr="005D6FB9">
        <w:rPr>
          <w:rFonts w:ascii="Times New Roman" w:hAnsi="Times New Roman"/>
        </w:rPr>
        <w:fldChar w:fldCharType="end"/>
      </w:r>
      <w:r w:rsidRPr="005D6FB9">
        <w:rPr>
          <w:rFonts w:ascii="Times New Roman" w:hAnsi="Times New Roman"/>
        </w:rPr>
        <w:t xml:space="preserve"> See also </w:t>
      </w:r>
      <w:r w:rsidRPr="005D6FB9">
        <w:rPr>
          <w:rFonts w:ascii="Times New Roman" w:hAnsi="Times New Roman"/>
        </w:rPr>
        <w:fldChar w:fldCharType="begin"/>
      </w:r>
      <w:r w:rsidRPr="005D6FB9">
        <w:rPr>
          <w:rFonts w:ascii="Times New Roman" w:hAnsi="Times New Roman"/>
        </w:rPr>
        <w:instrText xml:space="preserve"> ADDIN ZOTERO_ITEM CSL_CITATION {"citationID":"a1vl3qksslm","properties":{"formattedCitation":"William E. Kovacic, \\uc0\\u8220{}The Intellectual DNA of Modern US Competition Law for Dominant Firm Conduct: The Chicago/Harvard Double Helix,\\uc0\\u8221{} {\\i{}Colum. Bus. L. Rev.}, 2007, 1.","plainCitation":"William E. Kovacic, “The Intellectual DNA of Modern US Competition Law for Dominant Firm Conduct: The Chicago/Harvard Double Helix,” Colum. Bus. L. Rev., 2007, 1.","noteIndex":2},"citationItems":[{"id":1656,"uris":["http://zotero.org/users/1639190/items/S2T3WG4S"],"uri":["http://zotero.org/users/1639190/items/S2T3WG4S"],"itemData":{"id":1656,"type":"article-journal","container-title":"Colum. Bus. L. Rev.","page":"1","title":"The intellectual DNA of modern US competition law for dominant firm conduct: the Chicago/Harvard double helix","author":[{"family":"Kovacic","given":"William E."}],"issued":{"date-parts":[["2007"]]}}}],"schema":"https://github.com/citation-style-language/schema/raw/master/csl-citation.json"}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William E. Kovacic, “The Intellectual DNA of Modern US Competition Law for Dominant Firm Conduct: The Chicago/Harvard Double Helix,” </w:t>
      </w:r>
      <w:r w:rsidRPr="005D6FB9">
        <w:rPr>
          <w:rFonts w:ascii="Times New Roman" w:hAnsi="Times New Roman"/>
          <w:i/>
          <w:iCs/>
        </w:rPr>
        <w:t>Colum. Bus. L. Rev.</w:t>
      </w:r>
      <w:r w:rsidRPr="005D6FB9">
        <w:rPr>
          <w:rFonts w:ascii="Times New Roman" w:hAnsi="Times New Roman"/>
        </w:rPr>
        <w:t>, 2007, 1.</w:t>
      </w:r>
      <w:r w:rsidRPr="005D6FB9">
        <w:rPr>
          <w:rFonts w:ascii="Times New Roman" w:hAnsi="Times New Roman"/>
        </w:rPr>
        <w:fldChar w:fldCharType="end"/>
      </w:r>
      <w:r w:rsidRPr="005D6FB9">
        <w:rPr>
          <w:rFonts w:ascii="Times New Roman" w:hAnsi="Times New Roman"/>
        </w:rPr>
        <w:t xml:space="preserve"> (describing the key role played by Harvard scholars such as Phillip </w:t>
      </w:r>
      <w:proofErr w:type="spellStart"/>
      <w:r w:rsidRPr="005D6FB9">
        <w:rPr>
          <w:rFonts w:ascii="Times New Roman" w:hAnsi="Times New Roman"/>
        </w:rPr>
        <w:t>Areeda</w:t>
      </w:r>
      <w:proofErr w:type="spellEnd"/>
      <w:r w:rsidRPr="005D6FB9">
        <w:rPr>
          <w:rFonts w:ascii="Times New Roman" w:hAnsi="Times New Roman"/>
        </w:rPr>
        <w:t xml:space="preserve">, Donald Turner and Stephen Breyer in shaping modern US, pro-defendant antitrust laws), </w:t>
      </w:r>
      <w:r w:rsidRPr="005D6FB9">
        <w:rPr>
          <w:rFonts w:ascii="Times New Roman" w:hAnsi="Times New Roman"/>
        </w:rPr>
        <w:fldChar w:fldCharType="begin"/>
      </w:r>
      <w:r w:rsidRPr="005D6FB9">
        <w:rPr>
          <w:rFonts w:ascii="Times New Roman" w:hAnsi="Times New Roman"/>
        </w:rPr>
        <w:instrText xml:space="preserve"> ADDIN ZOTERO_ITEM CSL_CITATION {"citationID":"a9jiuloko2","properties":{"formattedCitation":"William E. Kovacic, \\uc0\\u8220{}The Chicago Obsession in the Interpretation of US Antitrust History,\\uc0\\u8221{} {\\i{}The University of Chicago Law Review} 87, no. 2 (2020): 459\\uc0\\u8211{}94.","plainCitation":"William E. Kovacic, “The Chicago Obsession in the Interpretation of US Antitrust History,” The University of Chicago Law Review 87, no. 2 (2020): 459–94.","noteIndex":2},"citationItems":[{"id":5546,"uris":["http://zotero.org/users/1639190/items/8BGXQBBI"],"uri":["http://zotero.org/users/1639190/items/8BGXQBBI"],"itemData":{"id":5546,"type":"article-journal","container-title":"The University of Chicago Law Review","issue":"2","note":"ISBN: 0041-9494\npublisher: JSTOR","page":"459-494","title":"The Chicago Obsession in the Interpretation of US Antitrust History","volume":"87","author":[{"family":"Kovacic","given":"William E."}],"issued":{"date-parts":[["2020"]]}}}],"schema":"https://github.com/citation-style-language/schema/raw/master/csl-citation.json"}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William E. Kovacic, “The Chicago Obsession in the Interpretation of US Antitrust History,” </w:t>
      </w:r>
      <w:r w:rsidRPr="005D6FB9">
        <w:rPr>
          <w:rFonts w:ascii="Times New Roman" w:hAnsi="Times New Roman"/>
          <w:i/>
          <w:iCs/>
        </w:rPr>
        <w:t>The University of Chicago Law Review</w:t>
      </w:r>
      <w:r w:rsidRPr="005D6FB9">
        <w:rPr>
          <w:rFonts w:ascii="Times New Roman" w:hAnsi="Times New Roman"/>
        </w:rPr>
        <w:t xml:space="preserve"> 87, no. 2 (2020): 459–94.</w:t>
      </w:r>
      <w:r w:rsidRPr="005D6FB9">
        <w:rPr>
          <w:rFonts w:ascii="Times New Roman" w:hAnsi="Times New Roman"/>
        </w:rPr>
        <w:fldChar w:fldCharType="end"/>
      </w:r>
      <w:r w:rsidRPr="005D6FB9">
        <w:rPr>
          <w:rFonts w:ascii="Times New Roman" w:hAnsi="Times New Roman"/>
        </w:rPr>
        <w:t xml:space="preserve"> (acknowledging the pivotal role played by the Chicago School but criticizing the “Chicago Obsession” as incomplete and unreliable). </w:t>
      </w:r>
      <w:proofErr w:type="spellStart"/>
      <w:r w:rsidRPr="005D6FB9">
        <w:rPr>
          <w:rFonts w:ascii="Times New Roman" w:hAnsi="Times New Roman"/>
        </w:rPr>
        <w:t>Elhauge</w:t>
      </w:r>
      <w:proofErr w:type="spellEnd"/>
      <w:r w:rsidRPr="005D6FB9">
        <w:rPr>
          <w:rFonts w:ascii="Times New Roman" w:hAnsi="Times New Roman"/>
        </w:rPr>
        <w:t xml:space="preserve"> and other scholars have described a Harvard School with more moderate principles than the Chicago School, but from our standpoint Harvard and Chicago are quite similar. Indeed, in the course of arguing that the Harvard School had exerted more influence on the Supreme Court than the Chicago School, he relies on seven then-recent Supreme Court cases in which all the plaintiffs lost (just not as badly as they would have if the Chicago School had prevailed). </w:t>
      </w:r>
      <w:proofErr w:type="spellStart"/>
      <w:r w:rsidRPr="005D6FB9">
        <w:rPr>
          <w:rFonts w:ascii="Times New Roman" w:hAnsi="Times New Roman"/>
        </w:rPr>
        <w:t>Einer</w:t>
      </w:r>
      <w:proofErr w:type="spellEnd"/>
      <w:r w:rsidRPr="005D6FB9">
        <w:rPr>
          <w:rFonts w:ascii="Times New Roman" w:hAnsi="Times New Roman"/>
        </w:rPr>
        <w:t xml:space="preserve"> </w:t>
      </w:r>
      <w:proofErr w:type="spellStart"/>
      <w:r w:rsidRPr="005D6FB9">
        <w:rPr>
          <w:rFonts w:ascii="Times New Roman" w:hAnsi="Times New Roman"/>
        </w:rPr>
        <w:t>Elhauge</w:t>
      </w:r>
      <w:proofErr w:type="spellEnd"/>
      <w:r w:rsidRPr="005D6FB9">
        <w:rPr>
          <w:rFonts w:ascii="Times New Roman" w:hAnsi="Times New Roman"/>
        </w:rPr>
        <w:t xml:space="preserve">, Harvard, Not Chicago: Which Antitrust School Drives Recent Supreme Court </w:t>
      </w:r>
      <w:proofErr w:type="gramStart"/>
      <w:r w:rsidRPr="005D6FB9">
        <w:rPr>
          <w:rFonts w:ascii="Times New Roman" w:hAnsi="Times New Roman"/>
        </w:rPr>
        <w:t>Decisions?,</w:t>
      </w:r>
      <w:proofErr w:type="gramEnd"/>
      <w:r w:rsidRPr="005D6FB9">
        <w:rPr>
          <w:rFonts w:ascii="Times New Roman" w:hAnsi="Times New Roman"/>
        </w:rPr>
        <w:t xml:space="preserve"> 3 Comp. </w:t>
      </w:r>
      <w:proofErr w:type="spellStart"/>
      <w:r w:rsidRPr="005D6FB9">
        <w:rPr>
          <w:rFonts w:ascii="Times New Roman" w:hAnsi="Times New Roman"/>
        </w:rPr>
        <w:t>Pol’y</w:t>
      </w:r>
      <w:proofErr w:type="spellEnd"/>
      <w:r w:rsidRPr="005D6FB9">
        <w:rPr>
          <w:rFonts w:ascii="Times New Roman" w:hAnsi="Times New Roman"/>
        </w:rPr>
        <w:t xml:space="preserve"> </w:t>
      </w:r>
      <w:proofErr w:type="spellStart"/>
      <w:r w:rsidRPr="005D6FB9">
        <w:rPr>
          <w:rFonts w:ascii="Times New Roman" w:hAnsi="Times New Roman"/>
        </w:rPr>
        <w:t>Inter’l</w:t>
      </w:r>
      <w:proofErr w:type="spellEnd"/>
      <w:r w:rsidRPr="005D6FB9">
        <w:rPr>
          <w:rFonts w:ascii="Times New Roman" w:hAnsi="Times New Roman"/>
        </w:rPr>
        <w:t xml:space="preserve"> [] (2007).</w:t>
      </w:r>
    </w:p>
  </w:footnote>
  <w:footnote w:id="3">
    <w:p w14:paraId="1D1DC4A7" w14:textId="52D7E042"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for example, </w:t>
      </w:r>
      <w:r w:rsidRPr="005D6FB9">
        <w:rPr>
          <w:rFonts w:ascii="Times New Roman" w:hAnsi="Times New Roman"/>
        </w:rPr>
        <w:fldChar w:fldCharType="begin"/>
      </w:r>
      <w:r w:rsidRPr="005D6FB9">
        <w:rPr>
          <w:rFonts w:ascii="Times New Roman" w:hAnsi="Times New Roman"/>
        </w:rPr>
        <w:instrText xml:space="preserve"> ADDIN ZOTERO_ITEM CSL_CITATION {"citationID":"rkyt1rQE","properties":{"formattedCitation":"Robert Pitofsky, {\\i{}How the Chicago School Overshot the Mark: The Effect of Conservative Economic Analysis on US Antitrust} (Oxford University Press, 2008).","plainCitation":"Robert Pitofsky, How the Chicago School Overshot the Mark: The Effect of Conservative Economic Analysis on US Antitrust (Oxford University Press, 2008).","noteIndex":3},"citationItems":[{"id":1531,"uris":["http://zotero.org/users/1639190/items/N7T3SCCC"],"uri":["http://zotero.org/users/1639190/items/N7T3SCCC"],"itemData":{"id":1531,"type":"book","ISBN":"0-19-970675-1","publisher":"Oxford University Press","title":"How the Chicago School overshot the mark: the effect of conservative economic analysis on US antitrust","author":[{"family":"Pitofsky","given":"Robert"}],"issued":{"date-parts":[["2008"]]}}}],"schema":"https://github.com/citation-style-language/schema/raw/master/csl-citation.json"}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Robert Pitofsky, </w:t>
      </w:r>
      <w:r w:rsidRPr="005D6FB9">
        <w:rPr>
          <w:rFonts w:ascii="Times New Roman" w:hAnsi="Times New Roman"/>
          <w:i/>
          <w:iCs/>
        </w:rPr>
        <w:t>How the Chicago School Overshot the Mark: The Effect of Conservative Economic Analysis on US Antitrust</w:t>
      </w:r>
      <w:r w:rsidRPr="005D6FB9">
        <w:rPr>
          <w:rFonts w:ascii="Times New Roman" w:hAnsi="Times New Roman"/>
        </w:rPr>
        <w:t xml:space="preserve"> (Oxford University Press, 2008).</w:t>
      </w:r>
      <w:r w:rsidRPr="005D6FB9">
        <w:rPr>
          <w:rFonts w:ascii="Times New Roman" w:hAnsi="Times New Roman"/>
        </w:rPr>
        <w:fldChar w:fldCharType="end"/>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{"citationID":"a272b93gig7","properties":{"formattedCitation":"Lina Khan, \\uc0\\u8220{}Amazon\\uc0\\u8217{}s Antitrust Paradox,\\uc0\\u8221{} {\\i{}The Yale Law Journal} 126, no. 3 (2017): 710\\uc0\\u8211{}805.","plainCitation":"Lina Khan, “Amazon’s Antitrust Paradox,” The Yale Law Journal 126, no. 3 (2017): 710–805.","noteIndex":3},"citationItems":[{"id":1063,"uris":["http://zotero.org/users/1639190/items/VH7FH533"],"uri":["http://zotero.org/users/1639190/items/VH7FH533"],"itemData":{"id":1063,"type":"article-journal","container-title":"The Yale Law Journal","issue":"3","page":"710-805","title":"Amazon's Antitrust Paradox","volume":"126","author":[{"family":"Khan","given":"Lina"}],"issued":{"date-parts":[["2017"]]}}}],"schema":"https://github.com/citation-style-language/schema/raw/master/csl-citation.json"}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Lina Khan, “Amazon’s Antitrust Paradox,” </w:t>
      </w:r>
      <w:r w:rsidRPr="005D6FB9">
        <w:rPr>
          <w:rFonts w:ascii="Times New Roman" w:hAnsi="Times New Roman"/>
          <w:i/>
          <w:iCs/>
        </w:rPr>
        <w:t>The Yale Law Journal</w:t>
      </w:r>
      <w:r w:rsidRPr="005D6FB9">
        <w:rPr>
          <w:rFonts w:ascii="Times New Roman" w:hAnsi="Times New Roman"/>
        </w:rPr>
        <w:t xml:space="preserve"> 126, no. 3 (2017): 710–805.</w:t>
      </w:r>
      <w:r w:rsidRPr="005D6FB9">
        <w:rPr>
          <w:rFonts w:ascii="Times New Roman" w:hAnsi="Times New Roman"/>
        </w:rPr>
        <w:fldChar w:fldCharType="end"/>
      </w:r>
      <w:r w:rsidRPr="005D6FB9">
        <w:rPr>
          <w:rFonts w:ascii="Times New Roman" w:hAnsi="Times New Roman"/>
        </w:rPr>
        <w:t xml:space="preserve"> at 737; </w:t>
      </w:r>
      <w:r w:rsidRPr="005D6FB9">
        <w:rPr>
          <w:rFonts w:ascii="Times New Roman" w:hAnsi="Times New Roman"/>
        </w:rPr>
        <w:fldChar w:fldCharType="begin"/>
      </w:r>
      <w:r w:rsidRPr="005D6FB9">
        <w:rPr>
          <w:rFonts w:ascii="Times New Roman" w:hAnsi="Times New Roman"/>
        </w:rPr>
        <w:instrText xml:space="preserve"> ADDIN ZOTERO_ITEM CSL_CITATION {"citationID":"a1gd4gt7bn8","properties":{"formattedCitation":"Herbert Hovenkamp and Fiona Scott Morton, \\uc0\\u8220{}Framing the Chicago School of Antitrust Analysis,\\uc0\\u8221{} {\\i{}U. Pa. L. Rev.} 168 (2019): 1843.","plainCitation":"Herbert Hovenkamp and Fiona Scott Morton, “Framing the Chicago School of Antitrust Analysis,” U. Pa. L. Rev. 168 (2019): 1843.","noteIndex":3},"citationItems":[{"id":5541,"uris":["http://zotero.org/users/1639190/items/772ALJHN"],"uri":["http://zotero.org/users/1639190/items/772ALJHN"],"itemData":{"id":5541,"type":"article-journal","container-title":"U. Pa. L. Rev.","note":"publisher: HeinOnline","page":"1843","title":"Framing the Chicago School of antitrust analysis","volume":"168","author":[{"family":"Hovenkamp","given":"Herbert"},{"family":"Morton","given":"Fiona Scott"}],"issued":{"date-parts":[["2019"]]}}}],"schema":"https://github.com/citation-style-language/schema/raw/master/csl-citation.json"}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Herbert Hovenkamp and Fiona Scott Morton, “Framing the Chicago School of Antitrust Analysis,” </w:t>
      </w:r>
      <w:r w:rsidRPr="005D6FB9">
        <w:rPr>
          <w:rFonts w:ascii="Times New Roman" w:hAnsi="Times New Roman"/>
          <w:i/>
          <w:iCs/>
        </w:rPr>
        <w:t>U. Pa. L. Rev.</w:t>
      </w:r>
      <w:r w:rsidRPr="005D6FB9">
        <w:rPr>
          <w:rFonts w:ascii="Times New Roman" w:hAnsi="Times New Roman"/>
        </w:rPr>
        <w:t xml:space="preserve"> 168 (2019): 1843.</w:t>
      </w:r>
      <w:r w:rsidRPr="005D6FB9">
        <w:rPr>
          <w:rFonts w:ascii="Times New Roman" w:hAnsi="Times New Roman"/>
        </w:rPr>
        <w:fldChar w:fldCharType="end"/>
      </w:r>
    </w:p>
  </w:footnote>
  <w:footnote w:id="4">
    <w:p w14:paraId="1A0E03F3" w14:textId="2B927ED8"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for example, </w:t>
      </w:r>
      <w:r w:rsidRPr="005D6FB9">
        <w:rPr>
          <w:rFonts w:ascii="Times New Roman" w:hAnsi="Times New Roman"/>
        </w:rPr>
        <w:fldChar w:fldCharType="begin"/>
      </w:r>
      <w:r w:rsidRPr="005D6FB9">
        <w:rPr>
          <w:rFonts w:ascii="Times New Roman" w:hAnsi="Times New Roman"/>
        </w:rPr>
        <w:instrText xml:space="preserve"> ADDIN ZOTERO_ITEM CSL_CITATION {"citationID":"W8jT61rZ","properties":{"formattedCitation":"Amit Zac, \\uc0\\u8220{}Economic Inequality and Competition Law: A Comparative Analysis of the USA Antitrust Model,\\uc0\\u8221{} {\\i{}Mimeo}, 2020.","plainCitation":"Amit Zac, “Economic Inequality and Competition Law: A Comparative Analysis of the USA Antitrust Model,” Mimeo, 2020.","noteIndex":4},"citationItems":[{"id":5230,"uris":["http://zotero.org/users/1639190/items/F8R6DK7P"],"uri":["http://zotero.org/users/1639190/items/F8R6DK7P"],"itemData":{"id":5230,"type":"article-journal","container-title":"Mimeo","title":"Economic Inequality and Competition Law: A Comparative Analysis of the USA Antitrust Model","author":[{"family":"Zac","given":"Amit"}],"issued":{"date-parts":[["2020"]]}}}],"schema":"https://github.com/citation-style-language/schema/raw/master/csl-citation.json"}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Amit Zac, “Economic Inequality and Competition Law: A Comparative Analysis of the USA Antitrust Model,” </w:t>
      </w:r>
      <w:r w:rsidRPr="005D6FB9">
        <w:rPr>
          <w:rFonts w:ascii="Times New Roman" w:hAnsi="Times New Roman"/>
          <w:i/>
          <w:iCs/>
        </w:rPr>
        <w:t>Mimeo</w:t>
      </w:r>
      <w:r w:rsidRPr="005D6FB9">
        <w:rPr>
          <w:rFonts w:ascii="Times New Roman" w:hAnsi="Times New Roman"/>
        </w:rPr>
        <w:t>, 2020.</w:t>
      </w:r>
      <w:r w:rsidRPr="005D6FB9">
        <w:rPr>
          <w:rFonts w:ascii="Times New Roman" w:hAnsi="Times New Roman"/>
        </w:rPr>
        <w:fldChar w:fldCharType="end"/>
      </w:r>
      <w:r w:rsidRPr="005D6FB9">
        <w:rPr>
          <w:rFonts w:ascii="Times New Roman" w:hAnsi="Times New Roman"/>
        </w:rPr>
        <w:t xml:space="preserve"> and part I, below. </w:t>
      </w:r>
    </w:p>
  </w:footnote>
  <w:footnote w:id="5">
    <w:p w14:paraId="26BA4D7B" w14:textId="70D724B8"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For example, Americans’ confidence </w:t>
      </w:r>
      <w:r>
        <w:rPr>
          <w:rFonts w:ascii="Times New Roman" w:hAnsi="Times New Roman"/>
        </w:rPr>
        <w:t>in</w:t>
      </w:r>
      <w:r w:rsidRPr="005D6FB9">
        <w:rPr>
          <w:rFonts w:ascii="Times New Roman" w:hAnsi="Times New Roman"/>
        </w:rPr>
        <w:t xml:space="preserve"> big business has fluctuated over</w:t>
      </w:r>
      <w:r>
        <w:rPr>
          <w:rFonts w:ascii="Times New Roman" w:hAnsi="Times New Roman"/>
        </w:rPr>
        <w:t xml:space="preserve"> </w:t>
      </w:r>
      <w:r w:rsidRPr="005D6FB9">
        <w:rPr>
          <w:rFonts w:ascii="Times New Roman" w:hAnsi="Times New Roman"/>
        </w:rPr>
        <w:t xml:space="preserve">time, currently being at one of historical lows. See </w:t>
      </w:r>
      <w:r w:rsidRPr="005D6FB9">
        <w:rPr>
          <w:rFonts w:ascii="Times New Roman" w:hAnsi="Times New Roman"/>
        </w:rPr>
        <w:fldChar w:fldCharType="begin"/>
      </w:r>
      <w:r w:rsidRPr="005D6FB9">
        <w:rPr>
          <w:rFonts w:ascii="Times New Roman" w:hAnsi="Times New Roman"/>
        </w:rPr>
        <w:instrText xml:space="preserve"> ADDIN ZOTERO_ITEM CSL_CITATION {"citationID":"vXseJYQa","properties":{"formattedCitation":"Gallup Inc, \\uc0\\u8220{}Gallup Pools - Big Business,\\uc0\\u8221{} Gallup.com, July 2021, https://news.gallup.com/poll/5248/Big-Business.aspx.","plainCitation":"Gallup Inc, “Gallup Pools - Big Business,” Gallup.com, July 2021, https://news.gallup.com/poll/5248/Big-Business.aspx.","noteIndex":5},"citationItems":[{"id":5231,"uris":["http://zotero.org/users/1639190/items/K52WAM8C"],"uri":["http://zotero.org/users/1639190/items/K52WAM8C"],"itemData":{"id":5231,"type":"webpage","abstract":"Would you like to see major corporations have more influence in this nation, less influence, or keep their influence as it is now? In general, do you think there is too much, too little or about the right amount of government regulation of business and industry?","container-title":"Gallup.com","language":"en","note":"section: In Depth: Topics A to Z","title":"Gallup Pools - Big Business","URL":"https://news.gallup.com/poll/5248/Big-Business.aspx","author":[{"family":"Inc","given":"Gallup"}],"issued":{"date-parts":[["2021",7]]}}}],"schema":"https://github.com/citation-style-language/schema/raw/master/csl-citation.json"}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Gallup Inc, “Gallup Pools - Big Business,” Gallup.com, July 2021, https://news.gallup.com/poll/5248/Big-Business.aspx.</w:t>
      </w:r>
      <w:r w:rsidRPr="005D6FB9">
        <w:rPr>
          <w:rFonts w:ascii="Times New Roman" w:hAnsi="Times New Roman"/>
        </w:rPr>
        <w:fldChar w:fldCharType="end"/>
      </w:r>
      <w:r w:rsidRPr="005D6FB9">
        <w:rPr>
          <w:rFonts w:ascii="Times New Roman" w:hAnsi="Times New Roman"/>
        </w:rPr>
        <w:t>. This decrease has been particularly acute whe</w:t>
      </w:r>
      <w:r>
        <w:rPr>
          <w:rFonts w:ascii="Times New Roman" w:hAnsi="Times New Roman"/>
        </w:rPr>
        <w:t>re</w:t>
      </w:r>
      <w:r w:rsidRPr="005D6FB9">
        <w:rPr>
          <w:rFonts w:ascii="Times New Roman" w:hAnsi="Times New Roman"/>
        </w:rPr>
        <w:t xml:space="preserve"> tech companies are concerned—with most of the public wanting regulation—but applies across the board. </w:t>
      </w:r>
    </w:p>
  </w:footnote>
  <w:footnote w:id="6">
    <w:p w14:paraId="543B371B" w14:textId="5CAB02D1"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{"citationID":"hlKYLXvA","properties":{"formattedCitation":"Vivek Ghosal, \\uc0\\u8220{}Regime Shift in Antitrust Laws, Economics, and Enforcement,\\uc0\\u8221{} {\\i{}Journal of Competition Law and Economics} 7, no. 4 (2011): 733\\uc0\\u8211{}74.","plainCitation":"Vivek Ghosal, “Regime Shift in Antitrust Laws, Economics, and Enforcement,” Journal of Competition Law and Economics 7, no. 4 (2011): 733–74.","noteIndex":6},"citationItems":[{"id":4987,"uris":["http://zotero.org/users/1639190/items/N2Q5BZBH"],"uri":["http://zotero.org/users/1639190/items/N2Q5BZBH"],"itemData":{"id":4987,"type":"article-journal","container-title":"Journal of Competition Law and Economics","issue":"4","note":"ISBN: 1744-6422\npublisher: Oxford University Press","page":"733-774","title":"Regime shift in antitrust laws, economics, and enforcement","volume":"7","author":[{"family":"Ghosal","given":"Vivek"}],"issued":{"date-parts":[["2011"]]}}}],"schema":"https://github.com/citation-style-language/schema/raw/master/csl-citation.json"}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Vivek Ghosal, “Regime Shift in Antitrust Laws, Economics, and Enforcement,” </w:t>
      </w:r>
      <w:r w:rsidRPr="005D6FB9">
        <w:rPr>
          <w:rFonts w:ascii="Times New Roman" w:hAnsi="Times New Roman"/>
          <w:i/>
          <w:iCs/>
        </w:rPr>
        <w:t>Journal of Competition Law and Economics</w:t>
      </w:r>
      <w:r w:rsidRPr="005D6FB9">
        <w:rPr>
          <w:rFonts w:ascii="Times New Roman" w:hAnsi="Times New Roman"/>
        </w:rPr>
        <w:t xml:space="preserve"> 7, no. 4 (2011): 733–74.</w:t>
      </w:r>
      <w:r w:rsidRPr="005D6FB9">
        <w:rPr>
          <w:rFonts w:ascii="Times New Roman" w:hAnsi="Times New Roman"/>
        </w:rPr>
        <w:fldChar w:fldCharType="end"/>
      </w:r>
    </w:p>
  </w:footnote>
  <w:footnote w:id="7">
    <w:p w14:paraId="7EBDF553" w14:textId="0EE3E45D"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In chained 2012 dollars - See </w:t>
      </w:r>
      <w:hyperlink r:id="rId1" w:history="1">
        <w:r w:rsidRPr="005D6FB9">
          <w:rPr>
            <w:rStyle w:val="Hyperlink"/>
            <w:rFonts w:ascii="Times New Roman" w:hAnsi="Times New Roman"/>
            <w:u w:val="none"/>
          </w:rPr>
          <w:t>https://fred.stlouisfed.org/series/GDPC1</w:t>
        </w:r>
      </w:hyperlink>
      <w:r>
        <w:rPr>
          <w:rFonts w:ascii="Times New Roman" w:hAnsi="Times New Roman"/>
        </w:rPr>
        <w:t>.</w:t>
      </w:r>
    </w:p>
  </w:footnote>
  <w:footnote w:id="8">
    <w:p w14:paraId="58796E48" w14:textId="5BEBE124"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{"citationID":"TK8FcOo8","properties":{"formattedCitation":"Ghosal, \\uc0\\u8220{}Regime Shift in Antitrust Laws, Economics, and Enforcement.\\uc0\\u8221{}","plainCitation":"Ghosal, “Regime Shift in Antitrust Laws, Economics, and Enforcement.”","noteIndex":8},"citationItems":[{"id":4987,"uris":["http://zotero.org/users/1639190/items/N2Q5BZBH"],"uri":["http://zotero.org/users/1639190/items/N2Q5BZBH"],"itemData":{"id":4987,"type":"article-journal","container-title":"Journal of Competition Law and Economics","issue":"4","note":"ISBN: 1744-6422\npublisher: Oxford University Press","page":"733-774","title":"Regime shift in antitrust laws, economics, and enforcement","volume":"7","author":[{"family":"Ghosal","given":"Vivek"}],"issued":{"date-parts":[["2011"]]}}}],"schema":"https://github.com/citation-style-language/schema/raw/master/csl-citation.json"}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Ghosal, “Regime Shift in Antitrust Laws, Economics, and Enforcement.”</w:t>
      </w:r>
      <w:r w:rsidRPr="005D6FB9">
        <w:rPr>
          <w:rFonts w:ascii="Times New Roman" w:hAnsi="Times New Roman"/>
        </w:rPr>
        <w:fldChar w:fldCharType="end"/>
      </w:r>
      <w:r w:rsidRPr="005D6FB9">
        <w:rPr>
          <w:rFonts w:ascii="Times New Roman" w:hAnsi="Times New Roman"/>
        </w:rPr>
        <w:t xml:space="preserve"> at 770.</w:t>
      </w:r>
    </w:p>
  </w:footnote>
  <w:footnote w:id="9">
    <w:p w14:paraId="4588A72F" w14:textId="62900CCC"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{"citationID":"aoaao0093k","properties":{"formattedCitation":"Joseph C. Gallo et al., \\uc0\\u8220{}Department of Justice Antitrust Enforcement, 1955-1997: An Empirical Study,\\uc0\\u8221{} {\\i{}Review of Industrial Organization}, 2000, 75\\uc0\\u8211{}133.","plainCitation":"Joseph C. Gallo et al., “Department of Justice Antitrust Enforcement, 1955-1997: An Empirical Study,” Review of Industrial Organization, 2000, 75–133.","noteIndex":9},"citationItems":[{"id":5544,"uris":["http://zotero.org/users/1639190/items/A7ABU53W"],"uri":["http://zotero.org/users/1639190/items/A7ABU53W"],"itemData":{"id":5544,"type":"article-journal","container-title":"Review of Industrial Organization","note":"ISBN: 0889-938X\npublisher: JSTOR","page":"75-133","title":"Department of justice antitrust enforcement, 1955-1997: An empirical study","author":[{"family":"Gallo","given":"Joseph C."},{"family":"Dau-Schmidt","given":"Kenneth"},{"family":"Craycraft","given":"Joseph L."},{"family":"Parker","given":"Charles J."}],"issued":{"date-parts":[["2000"]]}}}],"schema":"https://github.com/citation-style-language/schema/raw/master/csl-citation.json"}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Joseph C. Gallo et al., “Department of Justice Antitrust Enforcement, 1955-1997: An Empirical Study,” </w:t>
      </w:r>
      <w:r w:rsidRPr="005D6FB9">
        <w:rPr>
          <w:rFonts w:ascii="Times New Roman" w:hAnsi="Times New Roman"/>
          <w:i/>
          <w:iCs/>
        </w:rPr>
        <w:t>Review of Industrial Organization</w:t>
      </w:r>
      <w:r w:rsidRPr="005D6FB9">
        <w:rPr>
          <w:rFonts w:ascii="Times New Roman" w:hAnsi="Times New Roman"/>
        </w:rPr>
        <w:t>, 2000, 75–133.</w:t>
      </w:r>
      <w:r w:rsidRPr="005D6FB9">
        <w:rPr>
          <w:rFonts w:ascii="Times New Roman" w:hAnsi="Times New Roman"/>
        </w:rPr>
        <w:fldChar w:fldCharType="end"/>
      </w:r>
      <w:r w:rsidRPr="005D6FB9">
        <w:rPr>
          <w:rFonts w:ascii="Times New Roman" w:hAnsi="Times New Roman"/>
        </w:rPr>
        <w:t xml:space="preserve"> at 78-79; 90-91.</w:t>
      </w:r>
    </w:p>
  </w:footnote>
  <w:footnote w:id="10">
    <w:p w14:paraId="2682868D" w14:textId="63BDA699"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{"citationID":"a1ua00l4mg8","properties":{"formattedCitation":"Gallo et al.","plainCitation":"Gallo et al.","noteIndex":10},"citationItems":[{"id":5544,"uris":["http://zotero.org/users/1639190/items/A7ABU53W"],"uri":["http://zotero.org/users/1639190/items/A7ABU53W"],"itemData":{"id":5544,"type":"article-journal","container-title":"Review of Industrial Organization","note":"ISBN: 0889-938X\npublisher: JSTOR","page":"75-133","title":"Department of justice antitrust enforcement, 1955-1997: An empirical study","author":[{"family":"Gallo","given":"Joseph C."},{"family":"Dau-Schmidt","given":"Kenneth"},{"family":"Craycraft","given":"Joseph L."},{"family":"Parker","given":"Charles J."}],"issued":{"date-parts":[["2000"]]}}}],"schema":"https://github.com/citation-style-language/schema/raw/master/csl-citation.json"}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Gallo et al.</w:t>
      </w:r>
      <w:r w:rsidRPr="005D6FB9">
        <w:rPr>
          <w:rFonts w:ascii="Times New Roman" w:hAnsi="Times New Roman"/>
        </w:rPr>
        <w:fldChar w:fldCharType="end"/>
      </w:r>
      <w:r w:rsidRPr="005D6FB9">
        <w:rPr>
          <w:rFonts w:ascii="Times New Roman" w:hAnsi="Times New Roman"/>
        </w:rPr>
        <w:t xml:space="preserve"> at 100.</w:t>
      </w:r>
    </w:p>
  </w:footnote>
  <w:footnote w:id="11">
    <w:p w14:paraId="787085D8" w14:textId="375F690F"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{"citationID":"a1ekcdqfgl","properties":{"formattedCitation":"Tania Babina et al., \\uc0\\u8220{}Does Antitrust Enforcement Affect Industry Dynamics? Evidence from 40 Years of U.S. Department of Justice Lawsuits,\\uc0\\u8221{} {\\i{}Working Paper (Mimeo)}, 2022.","plainCitation":"Tania Babina et al., “Does Antitrust Enforcement Affect Industry Dynamics? Evidence from 40 Years of U.S. Department of Justice Lawsuits,” Working Paper (Mimeo), 2022.","noteIndex":11},"citationItems":[{"id":5543,"uris":["http://zotero.org/users/1639190/items/K5KEQJ4E"],"uri":["http://zotero.org/users/1639190/items/K5KEQJ4E"],"itemData":{"id":5543,"type":"article-journal","container-title":"Working paper (Mimeo)","title":"Does Antitrust Enforcement Affect Industry Dynamics? Evidence from 40 Years of U.S. Department of Justice Lawsuits","author":[{"family":"Babina","given":"Tania"},{"family":"Barkai","given":"Simcha"},{"family":"Jeffers","given":"Jessica"},{"family":"Karger","given":"Ezra"},{"family":"Volkova","given":"Ekaterina"}],"issued":{"date-parts":[["2022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Tania Babina et al., “Does Antitrust Enforcement Affect Industry Dynamics? Evidence from 40 Years of U.S. Department of Justice Lawsuits,” </w:t>
      </w:r>
      <w:r w:rsidRPr="005D6FB9">
        <w:rPr>
          <w:rFonts w:ascii="Times New Roman" w:hAnsi="Times New Roman"/>
          <w:i/>
          <w:iCs/>
        </w:rPr>
        <w:t>Working Paper (Mimeo)</w:t>
      </w:r>
      <w:r w:rsidRPr="005D6FB9">
        <w:rPr>
          <w:rFonts w:ascii="Times New Roman" w:hAnsi="Times New Roman"/>
        </w:rPr>
        <w:t>, 2022.</w:t>
      </w:r>
      <w:r w:rsidRPr="005D6FB9">
        <w:rPr>
          <w:rFonts w:ascii="Times New Roman" w:hAnsi="Times New Roman"/>
        </w:rPr>
        <w:fldChar w:fldCharType="end"/>
      </w:r>
      <w:r w:rsidRPr="005D6FB9">
        <w:rPr>
          <w:rFonts w:ascii="Times New Roman" w:hAnsi="Times New Roman"/>
        </w:rPr>
        <w:t xml:space="preserve"> at 25.</w:t>
      </w:r>
    </w:p>
  </w:footnote>
  <w:footnote w:id="12">
    <w:p w14:paraId="0FCB9945" w14:textId="15144445"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{"citationID":"a2pbd1g9s0h","properties":{"formattedCitation":"Richard A. Posner, \\uc0\\u8220{}A Statistical Study of Antitrust Enforcement,\\uc0\\u8221{} {\\i{}The Journal of Law and Economics} 13, no. 2 (1970): 365\\uc0\\u8211{}419.","plainCitation":"Richard A. Posner, “A Statistical Study of Antitrust Enforcement,” The Journal of Law and Economics 13, no. 2 (1970): 365–419.","noteIndex":12},"citationItems":[{"id":5547,"uris":["http://zotero.org/users/1639190/items/K5C4C87F"],"uri":["http://zotero.org/users/1639190/items/K5C4C87F"],"itemData":{"id":5547,"type":"article-journal","container-title":"The Journal of Law and Economics","issue":"2","note":"ISBN: 0022-2186\npublisher: The University of Chicago Law School","page":"365-419","title":"A statistical study of antitrust enforcement","volume":"13","author":[{"family":"Posner","given":"Richard A."}],"issued":{"date-parts":[["1970"]]}}}],"schema":"https://github.com/citation-style-language/schema/raw/master/csl-citation.json"}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Richard A. Posner, “A Statistical Study of Antitrust Enforcement,” </w:t>
      </w:r>
      <w:r w:rsidRPr="005D6FB9">
        <w:rPr>
          <w:rFonts w:ascii="Times New Roman" w:hAnsi="Times New Roman"/>
          <w:i/>
          <w:iCs/>
        </w:rPr>
        <w:t>The Journal of Law and Economics</w:t>
      </w:r>
      <w:r w:rsidRPr="005D6FB9">
        <w:rPr>
          <w:rFonts w:ascii="Times New Roman" w:hAnsi="Times New Roman"/>
        </w:rPr>
        <w:t xml:space="preserve"> 13, no. 2 (1970): 365–419.</w:t>
      </w:r>
      <w:r w:rsidRPr="005D6FB9">
        <w:rPr>
          <w:rFonts w:ascii="Times New Roman" w:hAnsi="Times New Roman"/>
        </w:rPr>
        <w:fldChar w:fldCharType="end"/>
      </w:r>
      <w:r w:rsidRPr="005D6FB9">
        <w:rPr>
          <w:rFonts w:ascii="Times New Roman" w:hAnsi="Times New Roman"/>
        </w:rPr>
        <w:t xml:space="preserve"> at 369-70.</w:t>
      </w:r>
    </w:p>
  </w:footnote>
  <w:footnote w:id="13">
    <w:p w14:paraId="10C3B1D4" w14:textId="2D472FBB"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{"citationID":"a2kfojdq475","properties":{"formattedCitation":"William E. Kovacic, \\uc0\\u8220{}The Modern Evolution of US Competition Policy Enforcement Norms,\\uc0\\u8221{} {\\i{}Antitrust LJ} 71 (2003): 377.","plainCitation":"William E. Kovacic, “The Modern Evolution of US Competition Policy Enforcement Norms,” Antitrust LJ 71 (2003): 377.","noteIndex":13},"citationItems":[{"id":5545,"uris":["http://zotero.org/users/1639190/items/3NI7YZJT"],"uri":["http://zotero.org/users/1639190/items/3NI7YZJT"],"itemData":{"id":5545,"type":"article-journal","container-title":"Antitrust LJ","note":"publisher: HeinOnline","page":"377","title":"The modern evolution of US competition policy enforcement norms","volume":"71","author":[{"family":"Kovacic","given":"William E."}],"issued":{"date-parts":[["2003"]]}}}],"schema":"https://github.com/citation-style-language/schema/raw/master/csl-citation.json"}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William E. Kovacic, “The Modern Evolution of US Competition Policy Enforcement Norms,” </w:t>
      </w:r>
      <w:r w:rsidRPr="005D6FB9">
        <w:rPr>
          <w:rFonts w:ascii="Times New Roman" w:hAnsi="Times New Roman"/>
          <w:i/>
          <w:iCs/>
        </w:rPr>
        <w:t>Antitrust LJ</w:t>
      </w:r>
      <w:r w:rsidRPr="005D6FB9">
        <w:rPr>
          <w:rFonts w:ascii="Times New Roman" w:hAnsi="Times New Roman"/>
        </w:rPr>
        <w:t xml:space="preserve"> 71 (2003): 377.</w:t>
      </w:r>
      <w:r w:rsidRPr="005D6FB9">
        <w:rPr>
          <w:rFonts w:ascii="Times New Roman" w:hAnsi="Times New Roman"/>
        </w:rPr>
        <w:fldChar w:fldCharType="end"/>
      </w:r>
      <w:r w:rsidRPr="005D6FB9">
        <w:rPr>
          <w:rFonts w:ascii="Times New Roman" w:hAnsi="Times New Roman"/>
        </w:rPr>
        <w:t xml:space="preserve"> at 478.</w:t>
      </w:r>
    </w:p>
  </w:footnote>
  <w:footnote w:id="14">
    <w:p w14:paraId="3E89C99D" w14:textId="52844CC8"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m5ndbtfg1","properties":{"formattedCitation":"Kovacic.","plainCitation":"Kovacic.","noteIndex":14},"citationItems":[{"id":5545,"uris":["http://zotero.org/users/1639190/items/3NI7YZJT"],"uri":["http://zotero.org/users/1639190/items/3NI7YZJT"],"itemData":{"id":5545,"type":"article-journal","container-title":"Antitrust LJ","note":"publisher: HeinOnline","page":"377","title":"The modern evolution of US competition policy enforcement norms","volume":"71","author":[{"family":"Kovacic","given":"William E."}],"issued":{"date-parts":[["2003"]]}}}],"schema":"https://github.com/citation-style-language/schema/raw/master/csl-citation.json"}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Kovacic.</w:t>
      </w:r>
      <w:r w:rsidRPr="005D6FB9">
        <w:rPr>
          <w:rFonts w:ascii="Times New Roman" w:hAnsi="Times New Roman"/>
        </w:rPr>
        <w:fldChar w:fldCharType="end"/>
      </w:r>
      <w:r w:rsidRPr="005D6FB9">
        <w:rPr>
          <w:rFonts w:ascii="Times New Roman" w:hAnsi="Times New Roman"/>
        </w:rPr>
        <w:t xml:space="preserve"> at 460.</w:t>
      </w:r>
    </w:p>
  </w:footnote>
  <w:footnote w:id="15">
    <w:p w14:paraId="47085D55" w14:textId="2312384E"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k9m4e57l6","properties":{"formattedCitation":"Kovacic.","plainCitation":"Kovacic.","noteIndex":15},"citationItems":[{"id":5545,"uris":["http://zotero.org/users/1639190/items/3NI7YZJT"],"uri":["http://zotero.org/users/1639190/items/3NI7YZJT"],"itemData":{"id":5545,"type":"article-journal","container-title":"Antitrust LJ","note":"publisher: HeinOnline","page":"377","title":"The modern evolution of US competition policy enforcement norms","volume":"71","author":[{"family":"Kovacic","given":"William E."}],"issued":{"date-parts":[["2003"]]}}}],"schema":"https://github.com/citation-style-language/schema/raw/master/csl-citation.json"}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Kovacic.</w:t>
      </w:r>
      <w:r w:rsidRPr="005D6FB9">
        <w:rPr>
          <w:rFonts w:ascii="Times New Roman" w:hAnsi="Times New Roman"/>
        </w:rPr>
        <w:fldChar w:fldCharType="end"/>
      </w:r>
      <w:r w:rsidRPr="005D6FB9">
        <w:rPr>
          <w:rFonts w:ascii="Times New Roman" w:hAnsi="Times New Roman"/>
        </w:rPr>
        <w:t xml:space="preserve"> at 449</w:t>
      </w:r>
    </w:p>
  </w:footnote>
  <w:footnote w:id="16">
    <w:p w14:paraId="26F162CB" w14:textId="0B4E5B21"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25ns6t5emd","properties":{"formattedCitation":"Kovacic.","plainCitation":"Kovacic.","noteIndex":16},"citationItems":[{"id":5545,"uris":["http://zotero.org/users/1639190/items/3NI7YZJT"],"uri":["http://zotero.org/users/1639190/items/3NI7YZJT"],"itemData":{"id":5545,"type":"article-journal","container-title":"Antitrust LJ","note":"publisher: HeinOnline","page":"377","title":"The modern evolution of US competition policy enforcement norms","volume":"71","author":[{"family":"Kovacic","given":"William E."}],"issued":{"date-parts":[["2003"]]}}}],"schema":"https://github.com/citation-style-language/schema/raw/master/csl-citation.json"}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Kovacic.</w:t>
      </w:r>
      <w:r w:rsidRPr="005D6FB9">
        <w:rPr>
          <w:rFonts w:ascii="Times New Roman" w:hAnsi="Times New Roman"/>
        </w:rPr>
        <w:fldChar w:fldCharType="end"/>
      </w:r>
      <w:r w:rsidRPr="005D6FB9">
        <w:rPr>
          <w:rFonts w:ascii="Times New Roman" w:hAnsi="Times New Roman"/>
        </w:rPr>
        <w:t xml:space="preserve"> at 426. </w:t>
      </w:r>
      <w:proofErr w:type="spellStart"/>
      <w:r w:rsidRPr="005D6FB9">
        <w:rPr>
          <w:rFonts w:ascii="Times New Roman" w:hAnsi="Times New Roman"/>
        </w:rPr>
        <w:t>Kovacic</w:t>
      </w:r>
      <w:proofErr w:type="spellEnd"/>
      <w:r w:rsidRPr="005D6FB9">
        <w:rPr>
          <w:rFonts w:ascii="Times New Roman" w:hAnsi="Times New Roman"/>
        </w:rPr>
        <w:t xml:space="preserve"> defines horizontal restraints as “direct, formal coordination of output or other dimensions of rivalry” and “collectively or unilaterally adopted practices to facilitate coordination”. </w:t>
      </w:r>
    </w:p>
  </w:footnote>
  <w:footnote w:id="17">
    <w:p w14:paraId="1567C237" w14:textId="2EEB836F"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{"citationID":"aab52ji14k","properties":{"formattedCitation":"Michael Kades, \\uc0\\u8220{}The State of US Federal Antitrust Enforcement,\\uc0\\u8221{} {\\i{}Washington: Washington Center for Equitable Growth}, 2019, https://equitablegrowth.org/research-paper/the-state-of-u-s-federal-antitrust-enforcement/?longform=true.","plainCitation":"Michael Kades, “The State of US Federal Antitrust Enforcement,” Washington: Washington Center for Equitable Growth, 2019, https://equitablegrowth.org/research-paper/the-state-of-u-s-federal-antitrust-enforcement/?longform=true.","noteIndex":17},"citationItems":[{"id":4991,"uris":["http://zotero.org/users/1639190/items/T3JXUHZU"],"uri":["http://zotero.org/users/1639190/items/T3JXUHZU"],"itemData":{"id":4991,"type":"article-journal","container-title":"Washington: Washington Center for Equitable Growth","title":"The state of US federal antitrust enforcement","URL":"https://equitablegrowth.org/research-paper/the-state-of-u-s-federal-antitrust-enforcement/?longform=true","author":[{"family":"Kades","given":"Michael"}],"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Michael Kades, “The State of US Federal Antitrust Enforcement,” </w:t>
      </w:r>
      <w:r w:rsidRPr="005D6FB9">
        <w:rPr>
          <w:rFonts w:ascii="Times New Roman" w:hAnsi="Times New Roman"/>
          <w:i/>
          <w:iCs/>
        </w:rPr>
        <w:t>Washington: Washington Center for Equitable Growth</w:t>
      </w:r>
      <w:r w:rsidRPr="005D6FB9">
        <w:rPr>
          <w:rFonts w:ascii="Times New Roman" w:hAnsi="Times New Roman"/>
        </w:rPr>
        <w:t>, 2019, https://equitablegrowth.org/research-paper/the-state-of-u-s-federal-antitrust-enforcement/?longform=true.</w:t>
      </w:r>
      <w:r w:rsidRPr="005D6FB9">
        <w:rPr>
          <w:rFonts w:ascii="Times New Roman" w:hAnsi="Times New Roman"/>
        </w:rPr>
        <w:fldChar w:fldCharType="end"/>
      </w:r>
    </w:p>
  </w:footnote>
  <w:footnote w:id="18">
    <w:p w14:paraId="489281DC" w14:textId="0BBCA7B9"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Y10o3G2V","properties":{"formattedCitation":"Kades.","plainCitation":"Kades.","noteIndex":18},"citationItems":[{"id":4991,"uris":["http://zotero.org/users/1639190/items/T3JXUHZU"],"uri":["http://zotero.org/users/1639190/items/T3JXUHZU"],"itemData":{"id":4991,"type":"article-journal","container-title":"Washington: Washington Center for Equitable Growth","title":"The state of US federal antitrust enforcement","URL":"https://equitablegrowth.org/research-paper/the-state-of-u-s-federal-antitrust-enforcement/?longform=true","author":[{"family":"Kades","given":"Michael"}],"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Kades.</w:t>
      </w:r>
      <w:r w:rsidRPr="005D6FB9">
        <w:rPr>
          <w:rFonts w:ascii="Times New Roman" w:hAnsi="Times New Roman"/>
        </w:rPr>
        <w:fldChar w:fldCharType="end"/>
      </w:r>
    </w:p>
  </w:footnote>
  <w:footnote w:id="19">
    <w:p w14:paraId="378CB282" w14:textId="56D28772"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{"citationID":"bAPcPEqt","properties":{"formattedCitation":"Reza Rajabiun, \\uc0\\u8220{}Private Enforcement and Judicial Discretion in the Evolution of Antitrust in the United States,\\uc0\\u8221{} {\\i{}Journal of Competition Law and Economics} 8, no. 1 (2012): 187\\uc0\\u8211{}230.","plainCitation":"Reza Rajabiun, “Private Enforcement and Judicial Discretion in the Evolution of Antitrust in the United States,” Journal of Competition Law and Economics 8, no. 1 (2012): 187–230.","noteIndex":19},"citationItems":[{"id":4988,"uris":["http://zotero.org/users/1639190/items/NCRFDGNU"],"uri":["http://zotero.org/users/1639190/items/NCRFDGNU"],"itemData":{"id":4988,"type":"article-journal","container-title":"Journal of Competition Law and Economics","issue":"1","note":"ISBN: 1744-6422\npublisher: Oxford University Press","page":"187-230","title":"Private enforcement and judicial discretion in the evolution of antitrust in the United States","volume":"8","author":[{"family":"Rajabiun","given":"Reza"}],"issued":{"date-parts":[["2012"]]}}}],"schema":"https://github.com/citation-style-language/schema/raw/master/csl-citation.json"}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Reza Rajabiun, “Private Enforcement and Judicial Discretion in the Evolution of Antitrust in the United States,” </w:t>
      </w:r>
      <w:r w:rsidRPr="005D6FB9">
        <w:rPr>
          <w:rFonts w:ascii="Times New Roman" w:hAnsi="Times New Roman"/>
          <w:i/>
          <w:iCs/>
        </w:rPr>
        <w:t>Journal of Competition Law and Economics</w:t>
      </w:r>
      <w:r w:rsidRPr="005D6FB9">
        <w:rPr>
          <w:rFonts w:ascii="Times New Roman" w:hAnsi="Times New Roman"/>
        </w:rPr>
        <w:t xml:space="preserve"> 8, no. 1 (2012): 187–230.</w:t>
      </w:r>
      <w:r w:rsidRPr="005D6FB9">
        <w:rPr>
          <w:rFonts w:ascii="Times New Roman" w:hAnsi="Times New Roman"/>
        </w:rPr>
        <w:fldChar w:fldCharType="end"/>
      </w:r>
      <w:r w:rsidRPr="005D6FB9">
        <w:rPr>
          <w:rFonts w:ascii="Times New Roman" w:hAnsi="Times New Roman"/>
        </w:rPr>
        <w:t xml:space="preserve"> at 208.</w:t>
      </w:r>
    </w:p>
  </w:footnote>
  <w:footnote w:id="20">
    <w:p w14:paraId="2BA8FA0C" w14:textId="0C9084F4"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lang w:val="pt-BR"/>
        </w:rPr>
        <w:fldChar w:fldCharType="begin"/>
      </w:r>
      <w:r w:rsidRPr="005D6FB9">
        <w:rPr>
          <w:rFonts w:ascii="Times New Roman" w:hAnsi="Times New Roman"/>
        </w:rPr>
        <w:instrText xml:space="preserve"> ADDIN ZOTERO_ITEM CSL_CITATION {"citationID":"CWhA0MaO","properties":{"formattedCitation":"Kades, \\uc0\\u8220{}The State of US Federal Antitrust Enforcement.\\uc0\\u8221{}","plainCitation":"Kades, “The State of US Federal Antitrust Enforcement.”","noteIndex":20},"citationItems":[{"id":4991,"uris":["http://zotero.org/users/1639190/items/T3JXUHZU"],"uri":["http://zotero.org/users/1639190/items/T3JXUHZU"],"itemData":{"id":4991,"type":"article-journal","container-title":"Washington: Washington Center for Equitable Growth","title":"The state of US federal antitrust enforcement","URL":"https://equitablegrowth.org/research-paper/the-state-of-u-s-federal-antitrust-enforcement/?longform=true","author":[{"family":"Kades","given":"Michael"}],"issued":{"date-parts":[["2019"]]}}}],"schema":"https://github.com/citation-style-language/schema/raw/master/csl-citation.json"} </w:instrText>
      </w:r>
      <w:r w:rsidRPr="005D6FB9">
        <w:rPr>
          <w:rFonts w:ascii="Times New Roman" w:hAnsi="Times New Roman"/>
          <w:lang w:val="pt-BR"/>
        </w:rPr>
        <w:fldChar w:fldCharType="separate"/>
      </w:r>
      <w:r w:rsidRPr="005D6FB9">
        <w:rPr>
          <w:rFonts w:ascii="Times New Roman" w:hAnsi="Times New Roman"/>
        </w:rPr>
        <w:t>Kades, “The State of US Federal Antitrust Enforcement.”</w:t>
      </w:r>
      <w:r w:rsidRPr="005D6FB9">
        <w:rPr>
          <w:rFonts w:ascii="Times New Roman" w:hAnsi="Times New Roman"/>
          <w:lang w:val="pt-BR"/>
        </w:rPr>
        <w:fldChar w:fldCharType="end"/>
      </w:r>
    </w:p>
  </w:footnote>
  <w:footnote w:id="21">
    <w:p w14:paraId="0C8D6984" w14:textId="45B102B6"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{"citationID":"QkiRezs4","properties":{"formattedCitation":"Alex Kantrowitz, \\uc0\\u8220{}\\uc0\\u8216{}A Breathtaking Constraint on Capacity\\uc0\\u8217{}: Internal FTC Memo Announces Major Cuts Ahead of Tech Giant Action,\\uc0\\u8221{} n.d., https://bigtechnology.substack.com/p/a-breathtaking-constraint-on-capacity.","plainCitation":"Alex Kantrowitz, “‘A Breathtaking Constraint on Capacity’: Internal FTC Memo Announces Major Cuts Ahead of Tech Giant Action,” n.d., https://bigtechnology.substack.com/p/a-breathtaking-constraint-on-capacity.","noteIndex":21},"citationItems":[{"id":2266,"uris":["http://zotero.org/users/1639190/items/FS8F6KTU"],"uri":["http://zotero.org/users/1639190/items/FS8F6KTU"],"itemData":{"id":2266,"type":"webpage","abstract":"FTC executive director David Robbins tells staff the agency will cut its case costs, freeze hiring, and lower IT spending as its resources dry up","title":"‘A Breathtaking Constraint on Capacity’: Internal FTC Memo Announces Major Cuts Ahead of Tech Giant Action","title-short":"‘A Breathtaking Constraint on Capacity’","URL":"https://bigtechnology.substack.com/p/a-breathtaking-constraint-on-capacity","author":[{"family":"Kantrowitz","given":"Alex"}]}}],"schema":"https://github.com/citation-style-language/schema/raw/master/csl-citation.json"}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Alex Kantrowitz, “‘A Breathtaking Constraint on Capacity’: Internal FTC Memo Announces Major Cuts Ahead of Tech Giant Action,” n.d., https://bigtechnology.substack.com/p/a-breathtaking-constraint-on-capacity.</w:t>
      </w:r>
      <w:r w:rsidRPr="005D6FB9">
        <w:rPr>
          <w:rFonts w:ascii="Times New Roman" w:hAnsi="Times New Roman"/>
        </w:rPr>
        <w:fldChar w:fldCharType="end"/>
      </w:r>
    </w:p>
  </w:footnote>
  <w:footnote w:id="22">
    <w:p w14:paraId="2815A78D" w14:textId="4FAAC329"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{"citationID":"9NJeyND2","properties":{"formattedCitation":"Germ\\uc0\\u225{}n Guti\\uc0\\u233{}rrez and Thomas Philippon, \\uc0\\u8220{}How EU Markets Became More Competitive than US Markets: A Study of Institutional Drift,\\uc0\\u8221{} 2018.","plainCitation":"Germán Gutiérrez and Thomas Philippon, “How EU Markets Became More Competitive than US Markets: A Study of Institutional Drift,” 2018.","noteIndex":22},"citationItems":[{"id":4990,"uris":["http://zotero.org/users/1639190/items/SBAME9G6"],"uri":["http://zotero.org/users/1639190/items/SBAME9G6"],"itemData":{"id":4990,"type":"article-journal","note":"publisher: National Bureau of Economic Research New York,","title":"How EU markets became more competitive than US markets: A study of institutional drift","author":[{"family":"Gutiérrez","given":"Germán"},{"family":"Philippon","given":"Thomas"}],"issued":{"date-parts":[["2018"]]}}}],"schema":"https://github.com/citation-style-language/schema/raw/master/csl-citation.json"}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Germán Gutiérrez and Thomas Philippon, “How EU Markets Became More Competitive than US Markets: A Study of Institutional Drift,” 2018.</w:t>
      </w:r>
      <w:r w:rsidRPr="005D6FB9">
        <w:rPr>
          <w:rFonts w:ascii="Times New Roman" w:hAnsi="Times New Roman"/>
        </w:rPr>
        <w:fldChar w:fldCharType="end"/>
      </w:r>
    </w:p>
  </w:footnote>
  <w:footnote w:id="23">
    <w:p w14:paraId="61C98158" w14:textId="1C6DE1D1"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{"citationID":"s9RXSnPz","properties":{"formattedCitation":"Rajabiun, \\uc0\\u8220{}Private Enforcement and Judicial Discretion in the Evolution of Antitrust in the United States.\\uc0\\u8221{}","plainCitation":"Rajabiun, “Private Enforcement and Judicial Discretion in the Evolution of Antitrust in the United States.”","noteIndex":23},"citationItems":[{"id":4988,"uris":["http://zotero.org/users/1639190/items/NCRFDGNU"],"uri":["http://zotero.org/users/1639190/items/NCRFDGNU"],"itemData":{"id":4988,"type":"article-journal","container-title":"Journal of Competition Law and Economics","issue":"1","note":"ISBN: 1744-6422\npublisher: Oxford University Press","page":"187-230","title":"Private enforcement and judicial discretion in the evolution of antitrust in the United States","volume":"8","author":[{"family":"Rajabiun","given":"Reza"}],"issued":{"date-parts":[["2012"]]}}}],"schema":"https://github.com/citation-style-language/schema/raw/master/csl-citation.json"}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Rajabiun, “Private Enforcement and Judicial Discretion in the Evolution of Antitrust in the United States.”</w:t>
      </w:r>
      <w:r w:rsidRPr="005D6FB9">
        <w:rPr>
          <w:rFonts w:ascii="Times New Roman" w:hAnsi="Times New Roman"/>
        </w:rPr>
        <w:fldChar w:fldCharType="end"/>
      </w:r>
    </w:p>
  </w:footnote>
  <w:footnote w:id="24">
    <w:p w14:paraId="0A7404DC" w14:textId="40908808"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lang w:val="pt-BR"/>
        </w:rPr>
        <w:fldChar w:fldCharType="begin"/>
      </w:r>
      <w:r w:rsidRPr="005D6FB9">
        <w:rPr>
          <w:rFonts w:ascii="Times New Roman" w:hAnsi="Times New Roman"/>
        </w:rPr>
        <w:instrText xml:space="preserve"> ADDIN ZOTERO_ITEM CSL_CITATION {"citationID":"psOCP1zD","properties":{"formattedCitation":"Spencer Smith, \\uc0\\u8220{}The Indirect Purchaser Rule and Private Enforcement of Antitrust Law: A Reassessment,\\uc0\\u8221{} {\\i{}Journal of Competition Law &amp; Economics}, 2021.","plainCitation":"Spencer Smith, “The Indirect Purchaser Rule and Private Enforcement of Antitrust Law: A Reassessment,” Journal of Competition Law &amp; Economics, 2021.","noteIndex":24},"citationItems":[{"id":4989,"uris":["http://zotero.org/users/1639190/items/UQVWH9DG"],"uri":["http://zotero.org/users/1639190/items/UQVWH9DG"],"itemData":{"id":4989,"type":"article-journal","container-title":"Journal of Competition Law &amp; Economics","title":"The Indirect Purchaser Rule and Private Enforcement of Antitrust Law: A Reassessment","author":[{"family":"Smith","given":"Spencer"}],"issued":{"date-parts":[["2021"]]}}}],"schema":"https://github.com/citation-style-language/schema/raw/master/csl-citation.json"} </w:instrText>
      </w:r>
      <w:r w:rsidRPr="005D6FB9">
        <w:rPr>
          <w:rFonts w:ascii="Times New Roman" w:hAnsi="Times New Roman"/>
          <w:lang w:val="pt-BR"/>
        </w:rPr>
        <w:fldChar w:fldCharType="separate"/>
      </w:r>
      <w:r w:rsidRPr="005D6FB9">
        <w:rPr>
          <w:rFonts w:ascii="Times New Roman" w:hAnsi="Times New Roman"/>
        </w:rPr>
        <w:t xml:space="preserve">Spencer Smith, “The Indirect Purchaser Rule and Private Enforcement of Antitrust Law: A Reassessment,” </w:t>
      </w:r>
      <w:r w:rsidRPr="005D6FB9">
        <w:rPr>
          <w:rFonts w:ascii="Times New Roman" w:hAnsi="Times New Roman"/>
          <w:i/>
          <w:iCs/>
        </w:rPr>
        <w:t>Journal of Competition Law &amp; Economics</w:t>
      </w:r>
      <w:r w:rsidRPr="005D6FB9">
        <w:rPr>
          <w:rFonts w:ascii="Times New Roman" w:hAnsi="Times New Roman"/>
        </w:rPr>
        <w:t>, 2021.</w:t>
      </w:r>
      <w:r w:rsidRPr="005D6FB9">
        <w:rPr>
          <w:rFonts w:ascii="Times New Roman" w:hAnsi="Times New Roman"/>
          <w:lang w:val="pt-BR"/>
        </w:rPr>
        <w:fldChar w:fldCharType="end"/>
      </w:r>
    </w:p>
  </w:footnote>
  <w:footnote w:id="25">
    <w:p w14:paraId="1FEB1103" w14:textId="7EDB8D66"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{"citationID":"duSYBmzM","properties":{"formattedCitation":"Rajabiun, \\uc0\\u8220{}Private Enforcement and Judicial Discretion in the Evolution of Antitrust in the United States.\\uc0\\u8221{}","plainCitation":"Rajabiun, “Private Enforcement and Judicial Discretion in the Evolution of Antitrust in the United States.”","noteIndex":25},"citationItems":[{"id":4988,"uris":["http://zotero.org/users/1639190/items/NCRFDGNU"],"uri":["http://zotero.org/users/1639190/items/NCRFDGNU"],"itemData":{"id":4988,"type":"article-journal","container-title":"Journal of Competition Law and Economics","issue":"1","note":"ISBN: 1744-6422\npublisher: Oxford University Press","page":"187-230","title":"Private enforcement and judicial discretion in the evolution of antitrust in the United States","volume":"8","author":[{"family":"Rajabiun","given":"Reza"}],"issued":{"date-parts":[["2012"]]}}}],"schema":"https://github.com/citation-style-language/schema/raw/master/csl-citation.json"}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Rajabiun, “Private Enforcement and Judicial Discretion in the Evolution of Antitrust in the United States.”</w:t>
      </w:r>
      <w:r w:rsidRPr="005D6FB9">
        <w:rPr>
          <w:rFonts w:ascii="Times New Roman" w:hAnsi="Times New Roman"/>
        </w:rPr>
        <w:fldChar w:fldCharType="end"/>
      </w:r>
      <w:r w:rsidRPr="005D6FB9">
        <w:rPr>
          <w:rFonts w:ascii="Times New Roman" w:hAnsi="Times New Roman"/>
        </w:rPr>
        <w:t xml:space="preserve"> at 215-16.</w:t>
      </w:r>
    </w:p>
  </w:footnote>
  <w:footnote w:id="26">
    <w:p w14:paraId="17F8768F" w14:textId="77777777"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As most antitrust scholars would agree. </w:t>
      </w:r>
    </w:p>
  </w:footnote>
  <w:footnote w:id="27">
    <w:p w14:paraId="31E916F4" w14:textId="72D93EC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{"citationID":"OZ594FW6","properties":{"formattedCitation":"Gustavo Grullon, Yelena Larkin, and Roni Michaely, \\uc0\\u8220{}Are US Industries Becoming More Concentrated?,\\uc0\\u8221{} {\\i{}Review of Finance} 23, no. 4 (2019): 697\\uc0\\u8211{}743.","plainCitation":"Gustavo Grullon, Yelena Larkin, and Roni Michaely, “Are US Industries Becoming More Concentrated?,” Review of Finance 23, no. 4 (2019): 697–743.","noteIndex":27},"citationItems":[{"id":4999,"uris":["http://zotero.org/users/1639190/items/6K73PRZS"],"uri":["http://zotero.org/users/1639190/items/6K73PRZS"],"itemData":{"id":4999,"type":"article-journal","container-title":"Review of Finance","issue":"4","note":"ISBN: 1572-3097\npublisher: Oxford University Press","page":"697-743","title":"Are US industries becoming more concentrated?","volume":"23","author":[{"family":"Grullon","given":"Gustavo"},{"family":"Larkin","given":"Yelena"},{"family":"Michaely","given":"Roni"}],"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Gustavo Grullon, Yelena Larkin, and Roni Michaely, “Are US Industries Becoming More Concentrated?,” </w:t>
      </w:r>
      <w:r w:rsidRPr="005D6FB9">
        <w:rPr>
          <w:rFonts w:ascii="Times New Roman" w:hAnsi="Times New Roman"/>
          <w:i/>
          <w:iCs/>
        </w:rPr>
        <w:t>Review of Finance</w:t>
      </w:r>
      <w:r w:rsidRPr="005D6FB9">
        <w:rPr>
          <w:rFonts w:ascii="Times New Roman" w:hAnsi="Times New Roman"/>
        </w:rPr>
        <w:t xml:space="preserve"> 23, no. 4 (2019): 697–743.</w:t>
      </w:r>
      <w:r w:rsidRPr="005D6FB9">
        <w:rPr>
          <w:rFonts w:ascii="Times New Roman" w:hAnsi="Times New Roman"/>
        </w:rPr>
        <w:fldChar w:fldCharType="end"/>
      </w:r>
    </w:p>
  </w:footnote>
  <w:footnote w:id="28">
    <w:p w14:paraId="562261A9" w14:textId="5C796425"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{"citationID":"KADjBiLy","properties":{"formattedCitation":"David Autor et al., \\uc0\\u8220{}Concentrating on the Fall of the Labor Share,\\uc0\\u8221{} {\\i{}American Economic Review} 107, no. 5 (2017): 180\\uc0\\u8211{}85.","plainCitation":"David Autor et al., “Concentrating on the Fall of the Labor Share,” American Economic Review 107, no. 5 (2017): 180–85.","noteIndex":28},"citationItems":[{"id":5000,"uris":["http://zotero.org/users/1639190/items/UWVA9FQ7"],"uri":["http://zotero.org/users/1639190/items/UWVA9FQ7"],"itemData":{"id":5000,"type":"article-journal","container-title":"American Economic Review","issue":"5","note":"ISBN: 0002-8282","page":"180-85","title":"Concentrating on the Fall of the Labor Share","volume":"107","author":[{"family":"Autor","given":"David"},{"family":"Dorn","given":"David"},{"family":"Katz","given":"Lawrence"},{"family":"Patterson","given":"Christina"},{"family":"Van Reenen","given":"John"}],"issued":{"date-parts":[["2017"]]}}}],"schema":"https://github.com/citation-style-language/schema/raw/master/csl-citation.json"}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David Autor et al., “Concentrating on the Fall of the Labor Share,” </w:t>
      </w:r>
      <w:r w:rsidRPr="005D6FB9">
        <w:rPr>
          <w:rFonts w:ascii="Times New Roman" w:hAnsi="Times New Roman"/>
          <w:i/>
          <w:iCs/>
        </w:rPr>
        <w:t>American Economic Review</w:t>
      </w:r>
      <w:r w:rsidRPr="005D6FB9">
        <w:rPr>
          <w:rFonts w:ascii="Times New Roman" w:hAnsi="Times New Roman"/>
        </w:rPr>
        <w:t xml:space="preserve"> 107, no. 5 (2017): 180–85.</w:t>
      </w:r>
      <w:r w:rsidRPr="005D6FB9">
        <w:rPr>
          <w:rFonts w:ascii="Times New Roman" w:hAnsi="Times New Roman"/>
        </w:rPr>
        <w:fldChar w:fldCharType="end"/>
      </w:r>
    </w:p>
  </w:footnote>
  <w:footnote w:id="29">
    <w:p w14:paraId="00097421" w14:textId="07FE523F"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{"citationID":"c6O0C7SX","properties":{"formattedCitation":"Matias Covarrubias, Germ\\uc0\\u225{}n Guti\\uc0\\u233{}rrez, and Thomas Philippon, \\uc0\\u8220{}From Good to Bad Concentration? US Industries over the Past 30 Years,\\uc0\\u8221{} {\\i{}NBER Macroeconomics Annual} 34, no. 1 (2020): 1\\uc0\\u8211{}46.","plainCitation":"Matias Covarrubias, Germán Gutiérrez, and Thomas Philippon, “From Good to Bad Concentration? US Industries over the Past 30 Years,” NBER Macroeconomics Annual 34, no. 1 (2020): 1–46.","noteIndex":29},"citationItems":[{"id":5001,"uris":["http://zotero.org/users/1639190/items/EFTSMTP2"],"uri":["http://zotero.org/users/1639190/items/EFTSMTP2"],"itemData":{"id":5001,"type":"article-journal","container-title":"NBER Macroeconomics Annual","issue":"1","note":"ISBN: 0889-3365\npublisher: The University of Chicago Press Chicago, IL","page":"1-46","title":"From Good to Bad Concentration? US Industries over the past 30 years","volume":"34","author":[{"family":"Covarrubias","given":"Matias"},{"family":"Gutiérrez","given":"Germán"},{"family":"Philippon","given":"Thomas"}],"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Matias Covarrubias, Germán Gutiérrez, and Thomas Philippon, “From Good to Bad Concentration? US Industries over the Past 30 Years,” </w:t>
      </w:r>
      <w:r w:rsidRPr="005D6FB9">
        <w:rPr>
          <w:rFonts w:ascii="Times New Roman" w:hAnsi="Times New Roman"/>
          <w:i/>
          <w:iCs/>
        </w:rPr>
        <w:t>NBER Macroeconomics Annual</w:t>
      </w:r>
      <w:r w:rsidRPr="005D6FB9">
        <w:rPr>
          <w:rFonts w:ascii="Times New Roman" w:hAnsi="Times New Roman"/>
        </w:rPr>
        <w:t xml:space="preserve"> 34, no. 1 (2020): 1–46.</w:t>
      </w:r>
      <w:r w:rsidRPr="005D6FB9">
        <w:rPr>
          <w:rFonts w:ascii="Times New Roman" w:hAnsi="Times New Roman"/>
        </w:rPr>
        <w:fldChar w:fldCharType="end"/>
      </w:r>
    </w:p>
  </w:footnote>
  <w:footnote w:id="30">
    <w:p w14:paraId="05B8C067" w14:textId="54E28DA1"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{"citationID":"tb5Clf9C","properties":{"formattedCitation":"Esteban Rossi-Hansberg, Pierre-Daniel Sarte, and Nicholas Trachter, \\uc0\\u8220{}Diverging Trends in National and Local Concentration\\uc0\\u8221{} (National Bureau of Economic Research, 2018).","plainCitation":"Esteban Rossi-Hansberg, Pierre-Daniel Sarte, and Nicholas Trachter, “Diverging Trends in National and Local Concentration” (National Bureau of Economic Research, 2018).","noteIndex":30},"citationItems":[{"id":5002,"uris":["http://zotero.org/users/1639190/items/E5QIYPYM"],"uri":["http://zotero.org/users/1639190/items/E5QIYPYM"],"itemData":{"id":5002,"type":"report","publisher":"National Bureau of Economic Research","title":"Diverging trends in national and local concentration","author":[{"family":"Rossi-Hansberg","given":"Esteban"},{"family":"Sarte","given":"Pierre-Daniel"},{"family":"Trachter","given":"Nicholas"}],"issued":{"date-parts":[["2018"]]}},"locator":"-"}],"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Esteban Rossi-Hansberg, Pierre-Daniel Sarte, and Nicholas Trachter, “Diverging Trends in National and Local Concentration” (National Bureau of Economic Research, 2018).</w:t>
      </w:r>
      <w:r w:rsidRPr="005D6FB9">
        <w:rPr>
          <w:rFonts w:ascii="Times New Roman" w:hAnsi="Times New Roman"/>
        </w:rPr>
        <w:fldChar w:fldCharType="end"/>
      </w:r>
    </w:p>
  </w:footnote>
  <w:footnote w:id="31">
    <w:p w14:paraId="1BB9DB8E" w14:textId="4D3220FF"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{"citationID":"HvlQrvsT","properties":{"formattedCitation":"Harold Demsetz, \\uc0\\u8220{}Industry Structure, Market Rivalry, and Public Policy,\\uc0\\u8221{} {\\i{}The Journal of Law and Economics} 16, no. 1 (1973): 1\\uc0\\u8211{}9.","plainCitation":"Harold Demsetz, “Industry Structure, Market Rivalry, and Public Policy,” The Journal of Law and Economics 16, no. 1 (1973): 1–9.","noteIndex":31},"citationItems":[{"id":5003,"uris":["http://zotero.org/users/1639190/items/YJDKAKIL"],"uri":["http://zotero.org/users/1639190/items/YJDKAKIL"],"itemData":{"id":5003,"type":"article-journal","container-title":"The Journal of Law and Economics","issue":"1","note":"ISBN: 0022-2186\npublisher: The University of Chicago Law School","page":"1-9","title":"Industry structure, market rivalry, and public policy","volume":"16","author":[{"family":"Demsetz","given":"Harold"}],"issued":{"date-parts":[["1973"]]}}}],"schema":"https://github.com/citation-style-language/schema/raw/master/csl-citation.json"}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Harold Demsetz, “Industry Structure, Market Rivalry, and Public Policy,” </w:t>
      </w:r>
      <w:r w:rsidRPr="005D6FB9">
        <w:rPr>
          <w:rFonts w:ascii="Times New Roman" w:hAnsi="Times New Roman"/>
          <w:i/>
          <w:iCs/>
        </w:rPr>
        <w:t>The Journal of Law and Economics</w:t>
      </w:r>
      <w:r w:rsidRPr="005D6FB9">
        <w:rPr>
          <w:rFonts w:ascii="Times New Roman" w:hAnsi="Times New Roman"/>
        </w:rPr>
        <w:t xml:space="preserve"> 16, no. 1 (1973): 1–9.</w:t>
      </w:r>
      <w:r w:rsidRPr="005D6FB9">
        <w:rPr>
          <w:rFonts w:ascii="Times New Roman" w:hAnsi="Times New Roman"/>
        </w:rPr>
        <w:fldChar w:fldCharType="end"/>
      </w:r>
    </w:p>
  </w:footnote>
  <w:footnote w:id="32">
    <w:p w14:paraId="44289731" w14:textId="765987AC"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{"citationID":"q2L9vS1F","properties":{"formattedCitation":"Jan De Loecker, Jan Eeckhout, and Gabriel Unger, \\uc0\\u8220{}The Rise of Market Power and the Macroeconomic Implications,\\uc0\\u8221{} {\\i{}The Quarterly Journal of Economics} 135, no. 2 (2020): 561\\uc0\\u8211{}644.","plainCitation":"Jan De Loecker, Jan Eeckhout, and Gabriel Unger, “The Rise of Market Power and the Macroeconomic Implications,” The Quarterly Journal of Economics 135, no. 2 (2020): 561–644.","noteIndex":32},"citationItems":[{"id":5004,"uris":["http://zotero.org/users/1639190/items/JTQD6EH9"],"uri":["http://zotero.org/users/1639190/items/JTQD6EH9"],"itemData":{"id":5004,"type":"article-journal","container-title":"The Quarterly Journal of Economics","issue":"2","note":"ISBN: 0033-5533\npublisher: Oxford University Press","page":"561-644","title":"The rise of market power and the macroeconomic implications","volume":"135","author":[{"family":"De Loecker","given":"Jan"},{"family":"Eeckhout","given":"Jan"},{"family":"Unger","given":"Gabriel"}],"issued":{"date-parts":[["2020"]]}}}],"schema":"https://github.com/citation-style-language/schema/raw/master/csl-citation.json"}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Jan De Loecker, Jan Eeckhout, and Gabriel Unger, “The Rise of Market Power and the Macroeconomic Implications,” </w:t>
      </w:r>
      <w:r w:rsidRPr="005D6FB9">
        <w:rPr>
          <w:rFonts w:ascii="Times New Roman" w:hAnsi="Times New Roman"/>
          <w:i/>
          <w:iCs/>
        </w:rPr>
        <w:t>The Quarterly Journal of Economics</w:t>
      </w:r>
      <w:r w:rsidRPr="005D6FB9">
        <w:rPr>
          <w:rFonts w:ascii="Times New Roman" w:hAnsi="Times New Roman"/>
        </w:rPr>
        <w:t xml:space="preserve"> 135, no. 2 (2020): 561–644.</w:t>
      </w:r>
      <w:r w:rsidRPr="005D6FB9">
        <w:rPr>
          <w:rFonts w:ascii="Times New Roman" w:hAnsi="Times New Roman"/>
        </w:rPr>
        <w:fldChar w:fldCharType="end"/>
      </w:r>
    </w:p>
  </w:footnote>
  <w:footnote w:id="33">
    <w:p w14:paraId="643D1ACD" w14:textId="31199C8F"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{"citationID":"rZZUiX7u","properties":{"formattedCitation":"Susanto Basu, \\uc0\\u8220{}Are Price-Cost Markups Rising in the United States? A Discussion of the Evidence,\\uc0\\u8221{} {\\i{}Journal of Economic Perspectives} 33, no. 3 (2019): 3\\uc0\\u8211{}22.","plainCitation":"Susanto Basu, “Are Price-Cost Markups Rising in the United States? A Discussion of the Evidence,” Journal of Economic Perspectives 33, no. 3 (2019): 3–22.","noteIndex":33},"citationItems":[{"id":5005,"uris":["http://zotero.org/users/1639190/items/S9A8GJUR"],"uri":["http://zotero.org/users/1639190/items/S9A8GJUR"],"itemData":{"id":5005,"type":"article-journal","container-title":"Journal of Economic Perspectives","issue":"3","note":"ISBN: 0895-3309","page":"3-22","title":"Are price-cost markups rising in the United States? A discussion of the evidence","volume":"33","author":[{"family":"Basu","given":"Susanto"}],"issued":{"date-parts":[["2019"]]}}}],"schema":"https://github.com/citation-style-language/schema/raw/master/csl-citation.json"}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Susanto Basu, “Are Price-Cost Markups Rising in the United States? A Discussion of the Evidence,” </w:t>
      </w:r>
      <w:r w:rsidRPr="005D6FB9">
        <w:rPr>
          <w:rFonts w:ascii="Times New Roman" w:hAnsi="Times New Roman"/>
          <w:i/>
          <w:iCs/>
        </w:rPr>
        <w:t>Journal of Economic Perspectives</w:t>
      </w:r>
      <w:r w:rsidRPr="005D6FB9">
        <w:rPr>
          <w:rFonts w:ascii="Times New Roman" w:hAnsi="Times New Roman"/>
        </w:rPr>
        <w:t xml:space="preserve"> 33, no. 3 (2019): 3–22.</w:t>
      </w:r>
      <w:r w:rsidRPr="005D6FB9">
        <w:rPr>
          <w:rFonts w:ascii="Times New Roman" w:hAnsi="Times New Roman"/>
        </w:rPr>
        <w:fldChar w:fldCharType="end"/>
      </w:r>
    </w:p>
  </w:footnote>
  <w:footnote w:id="34">
    <w:p w14:paraId="173A08CF" w14:textId="4A8C5B1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{"citationID":"QgAAI48u","properties":{"formattedCitation":"Simcha Barkai, \\uc0\\u8220{}Declining Labor and Capital Shares,\\uc0\\u8221{} {\\i{}The Journal of Finance} 75, no. 5 (2020): 2421\\uc0\\u8211{}63.","plainCitation":"Simcha Barkai, “Declining Labor and Capital Shares,” The Journal of Finance 75, no. 5 (2020): 2421–63.","noteIndex":34},"citationItems":[{"id":5006,"uris":["http://zotero.org/users/1639190/items/NTM24PW3"],"uri":["http://zotero.org/users/1639190/items/NTM24PW3"],"itemData":{"id":5006,"type":"article-journal","container-title":"The Journal of Finance","issue":"5","note":"ISBN: 0022-1082\npublisher: Wiley Online Library","page":"2421-2463","title":"Declining labor and capital shares","volume":"75","author":[{"family":"Barkai","given":"Simcha"}],"issued":{"date-parts":[["2020"]]}}}],"schema":"https://github.com/citation-style-language/schema/raw/master/csl-citation.json"}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Simcha Barkai, “Declining Labor and Capital Shares,” </w:t>
      </w:r>
      <w:r w:rsidRPr="005D6FB9">
        <w:rPr>
          <w:rFonts w:ascii="Times New Roman" w:hAnsi="Times New Roman"/>
          <w:i/>
          <w:iCs/>
        </w:rPr>
        <w:t>The Journal of Finance</w:t>
      </w:r>
      <w:r w:rsidRPr="005D6FB9">
        <w:rPr>
          <w:rFonts w:ascii="Times New Roman" w:hAnsi="Times New Roman"/>
        </w:rPr>
        <w:t xml:space="preserve"> 75, no. 5 (2020): 2421–63.</w:t>
      </w:r>
      <w:r w:rsidRPr="005D6FB9">
        <w:rPr>
          <w:rFonts w:ascii="Times New Roman" w:hAnsi="Times New Roman"/>
        </w:rPr>
        <w:fldChar w:fldCharType="end"/>
      </w:r>
    </w:p>
  </w:footnote>
  <w:footnote w:id="35">
    <w:p w14:paraId="2870BAFA" w14:textId="39030B1F"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{"citationID":"gK7RIOZi","properties":{"formattedCitation":"Germ\\uc0\\u225{}n Guti\\uc0\\u233{}rrez and Thomas Philippon, \\uc0\\u8220{}Declining Competition and Investment in the US\\uc0\\u8221{} (National Bureau of Economic Research, 2017).","plainCitation":"Germán Gutiérrez and Thomas Philippon, “Declining Competition and Investment in the US” (National Bureau of Economic Research, 2017).","noteIndex":35},"citationItems":[{"id":5007,"uris":["http://zotero.org/users/1639190/items/KGC9H5IN"],"uri":["http://zotero.org/users/1639190/items/KGC9H5IN"],"itemData":{"id":5007,"type":"report","publisher":"National Bureau of Economic Research","title":"Declining Competition and Investment in the US","author":[{"family":"Gutiérrez","given":"Germán"},{"family":"Philippon","given":"Thomas"}],"issued":{"date-parts":[["2017"]]}}}],"schema":"https://github.com/citation-style-language/schema/raw/master/csl-citation.json"}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Germán Gutiérrez and Thomas Philippon, “Declining Competition and Investment in the US” (National Bureau of Economic Research, 2017).</w:t>
      </w:r>
      <w:r w:rsidRPr="005D6FB9">
        <w:rPr>
          <w:rFonts w:ascii="Times New Roman" w:hAnsi="Times New Roman"/>
        </w:rPr>
        <w:fldChar w:fldCharType="end"/>
      </w:r>
    </w:p>
  </w:footnote>
  <w:footnote w:id="36">
    <w:p w14:paraId="07C1D121" w14:textId="42FF4462"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{"citationID":"7EC4KQ1J","properties":{"formattedCitation":"Guti\\uc0\\u233{}rrez and Philippon.","plainCitation":"Gutiérrez and Philippon.","noteIndex":36},"citationItems":[{"id":5007,"uris":["http://zotero.org/users/1639190/items/KGC9H5IN"],"uri":["http://zotero.org/users/1639190/items/KGC9H5IN"],"itemData":{"id":5007,"type":"report","publisher":"National Bureau of Economic Research","title":"Declining Competition and Investment in the US","author":[{"family":"Gutiérrez","given":"Germán"},{"family":"Philippon","given":"Thomas"}],"issued":{"date-parts":[["2017"]]}}}],"schema":"https://github.com/citation-style-language/schema/raw/master/csl-citation.json"}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Gutiérrez and Philippon.</w:t>
      </w:r>
      <w:r w:rsidRPr="005D6FB9">
        <w:rPr>
          <w:rFonts w:ascii="Times New Roman" w:hAnsi="Times New Roman"/>
        </w:rPr>
        <w:fldChar w:fldCharType="end"/>
      </w:r>
    </w:p>
  </w:footnote>
  <w:footnote w:id="37">
    <w:p w14:paraId="31809D54" w14:textId="083CA43C"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{"citationID":"krmLNupZ","properties":{"formattedCitation":"Grullon, Larkin, and Michaely, \\uc0\\u8220{}Are US Industries Becoming More Concentrated?\\uc0\\u8221{}","plainCitation":"Grullon, Larkin, and Michaely, “Are US Industries Becoming More Concentrated?”","noteIndex":37},"citationItems":[{"id":4999,"uris":["http://zotero.org/users/1639190/items/6K73PRZS"],"uri":["http://zotero.org/users/1639190/items/6K73PRZS"],"itemData":{"id":4999,"type":"article-journal","container-title":"Review of Finance","issue":"4","note":"ISBN: 1572-3097\npublisher: Oxford University Press","page":"697-743","title":"Are US industries becoming more concentrated?","volume":"23","author":[{"family":"Grullon","given":"Gustavo"},{"family":"Larkin","given":"Yelena"},{"family":"Michaely","given":"Roni"}],"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Grullon, Larkin, and Michaely, “Are US Industries Becoming More Concentrated?”</w:t>
      </w:r>
      <w:r w:rsidRPr="005D6FB9">
        <w:rPr>
          <w:rFonts w:ascii="Times New Roman" w:hAnsi="Times New Roman"/>
        </w:rPr>
        <w:fldChar w:fldCharType="end"/>
      </w:r>
    </w:p>
  </w:footnote>
  <w:footnote w:id="38">
    <w:p w14:paraId="2E207E27" w14:textId="56EDE07A"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{"citationID":"HY1ODk99","properties":{"formattedCitation":"Barkai, \\uc0\\u8220{}Declining Labor and Capital Shares.\\uc0\\u8221{}","plainCitation":"Barkai, “Declining Labor and Capital Shares.”","noteIndex":38},"citationItems":[{"id":5006,"uris":["http://zotero.org/users/1639190/items/NTM24PW3"],"uri":["http://zotero.org/users/1639190/items/NTM24PW3"],"itemData":{"id":5006,"type":"article-journal","container-title":"The Journal of Finance","issue":"5","note":"ISBN: 0022-1082\npublisher: Wiley Online Library","page":"2421-2463","title":"Declining labor and capital shares","volume":"75","author":[{"family":"Barkai","given":"Simcha"}],"issued":{"date-parts":[["2020"]]}}}],"schema":"https://github.com/citation-style-language/schema/raw/master/csl-citation.json"}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Barkai, “Declining Labor and Capital Shares.”</w:t>
      </w:r>
      <w:r w:rsidRPr="005D6FB9">
        <w:rPr>
          <w:rFonts w:ascii="Times New Roman" w:hAnsi="Times New Roman"/>
        </w:rPr>
        <w:fldChar w:fldCharType="end"/>
      </w:r>
    </w:p>
  </w:footnote>
  <w:footnote w:id="39">
    <w:p w14:paraId="2F946174" w14:textId="5AD5E76B"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{"citationID":"3ds0EMGF","properties":{"formattedCitation":"Vanessa Alviarez, Keith Head, and Thierry Mayer, \\uc0\\u8220{}Global Giants and Local Stars: How Changes in Brand Ownership Affect Competition,\\uc0\\u8221{} 2020.","plainCitation":"Vanessa Alviarez, Keith Head, and Thierry Mayer, “Global Giants and Local Stars: How Changes in Brand Ownership Affect Competition,” 2020.","noteIndex":39},"citationItems":[{"id":5008,"uris":["http://zotero.org/users/1639190/items/RMR2SDID"],"uri":["http://zotero.org/users/1639190/items/RMR2SDID"],"itemData":{"id":5008,"type":"article-journal","note":"publisher: CEPR Discussion Paper No. DP14628","title":"Global giants and local stars: How changes in brand ownership affect competition","author":[{"family":"Alviarez","given":"Vanessa"},{"family":"Head","given":"Keith"},{"family":"Mayer","given":"Thierry"}],"issued":{"date-parts":[["2020"]]}}}],"schema":"https://github.com/citation-style-language/schema/raw/master/csl-citation.json"}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Vanessa Alviarez, Keith Head, and Thierry Mayer, “Global Giants and Local Stars: How Changes in Brand Ownership Affect Competition,” 2020.</w:t>
      </w:r>
      <w:r w:rsidRPr="005D6FB9">
        <w:rPr>
          <w:rFonts w:ascii="Times New Roman" w:hAnsi="Times New Roman"/>
        </w:rPr>
        <w:fldChar w:fldCharType="end"/>
      </w:r>
    </w:p>
  </w:footnote>
  <w:footnote w:id="40">
    <w:p w14:paraId="6A6B7D53" w14:textId="5C33F96D"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{"citationID":"Jw1qLWtm","properties":{"formattedCitation":"Thomas G. Wollmann, \\uc0\\u8220{}How to Get Away with Merger: Stealth Consolidation and Its Real Effects on US Healthcare\\uc0\\u8221{} (National Bureau of Economic Research, 2020).","plainCitation":"Thomas G. Wollmann, “How to Get Away with Merger: Stealth Consolidation and Its Real Effects on US Healthcare” (National Bureau of Economic Research, 2020).","noteIndex":40},"citationItems":[{"id":5009,"uris":["http://zotero.org/users/1639190/items/57Z6T65F"],"uri":["http://zotero.org/users/1639190/items/57Z6T65F"],"itemData":{"id":5009,"type":"report","note":"ISBN: 0898-2937","publisher":"National Bureau of Economic Research","title":"How to Get Away with Merger: Stealth Consolidation and Its Real Effects on US Healthcare","author":[{"family":"Wollmann","given":"Thomas G."}],"issued":{"date-parts":[["2020"]]}}}],"schema":"https://github.com/citation-style-language/schema/raw/master/csl-citation.json"}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Thomas G. Wollmann, “How to Get Away with Merger: Stealth Consolidation and Its Real Effects on US Healthcare” (National Bureau of Economic Research, 2020).</w:t>
      </w:r>
      <w:r w:rsidRPr="005D6FB9">
        <w:rPr>
          <w:rFonts w:ascii="Times New Roman" w:hAnsi="Times New Roman"/>
        </w:rPr>
        <w:fldChar w:fldCharType="end"/>
      </w:r>
    </w:p>
  </w:footnote>
  <w:footnote w:id="41">
    <w:p w14:paraId="38B3BF5B" w14:textId="4EB48FE6"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{"citationID":"iGRXTSu4","properties":{"formattedCitation":"Mara Faccio and Luigi Zingales, \\uc0\\u8220{}Political Determinants of Competition in the Mobile Telecommunication Industry,\\uc0\\u8221{} {\\i{}Review of Financial Studies (Forthcoming)}, 2021.","plainCitation":"Mara Faccio and Luigi Zingales, “Political Determinants of Competition in the Mobile Telecommunication Industry,” Review of Financial Studies (Forthcoming), 2021.","noteIndex":41},"citationItems":[{"id":5010,"uris":["http://zotero.org/users/1639190/items/7PVLS4ZA"],"uri":["http://zotero.org/users/1639190/items/7PVLS4ZA"],"itemData":{"id":5010,"type":"article-journal","container-title":"Review of Financial Studies (forthcoming)","title":"Political determinants of competition in the mobile telecommunication industry","author":[{"family":"Faccio","given":"Mara"},{"family":"Zingales","given":"Luigi"}],"issued":{"date-parts":[["2021"]]}}}],"schema":"https://github.com/citation-style-language/schema/raw/master/csl-citation.json"}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Mara Faccio and Luigi Zingales, “Political Determinants of Competition in the Mobile Telecommunication Industry,” </w:t>
      </w:r>
      <w:r w:rsidRPr="005D6FB9">
        <w:rPr>
          <w:rFonts w:ascii="Times New Roman" w:hAnsi="Times New Roman"/>
          <w:i/>
          <w:iCs/>
        </w:rPr>
        <w:t>Review of Financial Studies (Forthcoming)</w:t>
      </w:r>
      <w:r w:rsidRPr="005D6FB9">
        <w:rPr>
          <w:rFonts w:ascii="Times New Roman" w:hAnsi="Times New Roman"/>
        </w:rPr>
        <w:t>, 2021.</w:t>
      </w:r>
      <w:r w:rsidRPr="005D6FB9">
        <w:rPr>
          <w:rFonts w:ascii="Times New Roman" w:hAnsi="Times New Roman"/>
        </w:rPr>
        <w:fldChar w:fldCharType="end"/>
      </w:r>
    </w:p>
  </w:footnote>
  <w:footnote w:id="42">
    <w:p w14:paraId="62C0D69B" w14:textId="4DD04962"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{"citationID":"SVauXL7A","properties":{"formattedCitation":"David Autor et al., \\uc0\\u8220{}The Fall of the Labor Share and the Rise of Superstar Firms,\\uc0\\u8221{} {\\i{}The Quarterly Journal of Economics} 135, no. 2 (2020): 645\\uc0\\u8211{}709.","plainCitation":"David Autor et al., “The Fall of the Labor Share and the Rise of Superstar Firms,” The Quarterly Journal of Economics 135, no. 2 (2020): 645–709.","noteIndex":42},"citationItems":[{"id":5011,"uris":["http://zotero.org/users/1639190/items/E32FMNF3"],"uri":["http://zotero.org/users/1639190/items/E32FMNF3"],"itemData":{"id":5011,"type":"article-journal","container-title":"The Quarterly Journal of Economics","issue":"2","note":"ISBN: 0033-5533\npublisher: Oxford University Press","page":"645-709","title":"The fall of the labor share and the rise of superstar firms","volume":"135","author":[{"family":"Autor","given":"David"},{"family":"Dorn","given":"David"},{"family":"Katz","given":"Lawrence F."},{"family":"Patterson","given":"Christina"},{"family":"Van Reenen","given":"John"}],"issued":{"date-parts":[["2020"]]}}}],"schema":"https://github.com/citation-style-language/schema/raw/master/csl-citation.json"}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David Autor et al., “The Fall of the Labor Share and the Rise of Superstar Firms,” </w:t>
      </w:r>
      <w:r w:rsidRPr="005D6FB9">
        <w:rPr>
          <w:rFonts w:ascii="Times New Roman" w:hAnsi="Times New Roman"/>
          <w:i/>
          <w:iCs/>
        </w:rPr>
        <w:t>The Quarterly Journal of Economics</w:t>
      </w:r>
      <w:r w:rsidRPr="005D6FB9">
        <w:rPr>
          <w:rFonts w:ascii="Times New Roman" w:hAnsi="Times New Roman"/>
        </w:rPr>
        <w:t xml:space="preserve"> 135, no. 2 (2020): 645–709.</w:t>
      </w:r>
      <w:r w:rsidRPr="005D6FB9">
        <w:rPr>
          <w:rFonts w:ascii="Times New Roman" w:hAnsi="Times New Roman"/>
        </w:rPr>
        <w:fldChar w:fldCharType="end"/>
      </w:r>
    </w:p>
  </w:footnote>
  <w:footnote w:id="43">
    <w:p w14:paraId="1AF5DC44" w14:textId="5C97A0D5"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{"citationID":"a1a58rsptdn","properties":{"formattedCitation":"Autor et al.","plainCitation":"Autor et al.","noteIndex":43},"citationItems":[{"id":5011,"uris":["http://zotero.org/users/1639190/items/E32FMNF3"],"uri":["http://zotero.org/users/1639190/items/E32FMNF3"],"itemData":{"id":5011,"type":"article-journal","container-title":"The Quarterly Journal of Economics","issue":"2","note":"ISBN: 0033-5533\npublisher: Oxford University Press","page":"645-709","title":"The fall of the labor share and the rise of superstar firms","volume":"135","author":[{"family":"Autor","given":"David"},{"family":"Dorn","given":"David"},{"family":"Katz","given":"Lawrence F."},{"family":"Patterson","given":"Christina"},{"family":"Van Reenen","given":"John"}],"issued":{"date-parts":[["2020"]]}}}],"schema":"https://github.com/citation-style-language/schema/raw/master/csl-citation.json"}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Autor et al.</w:t>
      </w:r>
      <w:r w:rsidRPr="005D6FB9">
        <w:rPr>
          <w:rFonts w:ascii="Times New Roman" w:hAnsi="Times New Roman"/>
        </w:rPr>
        <w:fldChar w:fldCharType="end"/>
      </w:r>
      <w:r w:rsidRPr="005D6FB9">
        <w:rPr>
          <w:rFonts w:ascii="Times New Roman" w:hAnsi="Times New Roman"/>
        </w:rPr>
        <w:t xml:space="preserve"> at 645.</w:t>
      </w:r>
    </w:p>
  </w:footnote>
  <w:footnote w:id="44">
    <w:p w14:paraId="650FDC04" w14:textId="4C1830E6"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{"citationID":"ZJK8iOVh","properties":{"formattedCitation":"Wollmann, \\uc0\\u8220{}How to Get Away with Merger: Stealth Consolidation and Its Real Effects on US Healthcare.\\uc0\\u8221{}","plainCitation":"Wollmann, “How to Get Away with Merger: Stealth Consolidation and Its Real Effects on US Healthcare.”","noteIndex":44},"citationItems":[{"id":5009,"uris":["http://zotero.org/users/1639190/items/57Z6T65F"],"uri":["http://zotero.org/users/1639190/items/57Z6T65F"],"itemData":{"id":5009,"type":"report","note":"ISBN: 0898-2937","publisher":"National Bureau of Economic Research","title":"How to Get Away with Merger: Stealth Consolidation and Its Real Effects on US Healthcare","author":[{"family":"Wollmann","given":"Thomas G."}],"issued":{"date-parts":[["2020"]]}}}],"schema":"https://github.com/citation-style-language/schema/raw/master/csl-citation.json"}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Wollmann, “How to Get Away with Merger: Stealth Consolidation and Its Real Effects on US Healthcare.”</w:t>
      </w:r>
      <w:r w:rsidRPr="005D6FB9">
        <w:rPr>
          <w:rFonts w:ascii="Times New Roman" w:hAnsi="Times New Roman"/>
        </w:rPr>
        <w:fldChar w:fldCharType="end"/>
      </w:r>
    </w:p>
  </w:footnote>
  <w:footnote w:id="45">
    <w:p w14:paraId="2C7871F3" w14:textId="660627DA"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{"citationID":"jPzn0gHo","properties":{"formattedCitation":"Alviarez, Head, and Mayer, \\uc0\\u8220{}Global Giants and Local Stars: How Changes in Brand Ownership Affect Competition.\\uc0\\u8221{}","plainCitation":"Alviarez, Head, and Mayer, “Global Giants and Local Stars: How Changes in Brand Ownership Affect Competition.”","noteIndex":45},"citationItems":[{"id":5008,"uris":["http://zotero.org/users/1639190/items/RMR2SDID"],"uri":["http://zotero.org/users/1639190/items/RMR2SDID"],"itemData":{"id":5008,"type":"article-journal","note":"publisher: CEPR Discussion Paper No. DP14628","title":"Global giants and local stars: How changes in brand ownership affect competition","author":[{"family":"Alviarez","given":"Vanessa"},{"family":"Head","given":"Keith"},{"family":"Mayer","given":"Thierry"}],"issued":{"date-parts":[["2020"]]}}}],"schema":"https://github.com/citation-style-language/schema/raw/master/csl-citation.json"}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Alviarez, Head, and Mayer, “Global Giants and Local Stars: How Changes in Brand Ownership Affect Competition.”</w:t>
      </w:r>
      <w:r w:rsidRPr="005D6FB9">
        <w:rPr>
          <w:rFonts w:ascii="Times New Roman" w:hAnsi="Times New Roman"/>
        </w:rPr>
        <w:fldChar w:fldCharType="end"/>
      </w:r>
    </w:p>
  </w:footnote>
  <w:footnote w:id="46">
    <w:p w14:paraId="23B851B8" w14:textId="305E7F09"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{"citationID":"WG4RpAlx","properties":{"formattedCitation":"Colleen Cunningham, Florian Ederer, and Song Ma, \\uc0\\u8220{}Killer Acquisitions,\\uc0\\u8221{} {\\i{}Journal of Political Economy} 129, no. 3 (2021): 649\\uc0\\u8211{}702.","plainCitation":"Colleen Cunningham, Florian Ederer, and Song Ma, “Killer Acquisitions,” Journal of Political Economy 129, no. 3 (2021): 649–702.","noteIndex":46},"citationItems":[{"id":5235,"uris":["http://zotero.org/users/1639190/items/WVW8WKGG"],"uri":["http://zotero.org/users/1639190/items/WVW8WKGG"],"itemData":{"id":5235,"type":"article-journal","container-title":"Journal of Political Economy","issue":"3","note":"ISBN: 0022-3808\npublisher: The University of Chicago Press Chicago, IL","page":"649-702","title":"Killer acquisitions","volume":"129","author":[{"family":"Cunningham","given":"Colleen"},{"family":"Ederer","given":"Florian"},{"family":"Ma","given":"Song"}],"issued":{"date-parts":[["2021"]]}}}],"schema":"https://github.com/citation-style-language/schema/raw/master/csl-citation.json"}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Colleen Cunningham, Florian Ederer, and Song Ma, “Killer Acquisitions,” </w:t>
      </w:r>
      <w:r w:rsidRPr="005D6FB9">
        <w:rPr>
          <w:rFonts w:ascii="Times New Roman" w:hAnsi="Times New Roman"/>
          <w:i/>
          <w:iCs/>
        </w:rPr>
        <w:t>Journal of Political Economy</w:t>
      </w:r>
      <w:r w:rsidRPr="005D6FB9">
        <w:rPr>
          <w:rFonts w:ascii="Times New Roman" w:hAnsi="Times New Roman"/>
        </w:rPr>
        <w:t xml:space="preserve"> 129, no. 3 (2021): 649–702.</w:t>
      </w:r>
      <w:r w:rsidRPr="005D6FB9">
        <w:rPr>
          <w:rFonts w:ascii="Times New Roman" w:hAnsi="Times New Roman"/>
        </w:rPr>
        <w:fldChar w:fldCharType="end"/>
      </w:r>
    </w:p>
  </w:footnote>
  <w:footnote w:id="47">
    <w:p w14:paraId="7123BC88" w14:textId="337084A8"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{"citationID":"fV1F0czr","properties":{"formattedCitation":"Bruce A. Blonigen and Justin R. Pierce, \\uc0\\u8220{}Evidence for the Effects of Mergers on Market Power and Efficiency\\uc0\\u8221{} (National Bureau of Economic Research, 2016).","plainCitation":"Bruce A. Blonigen and Justin R. Pierce, “Evidence for the Effects of Mergers on Market Power and Efficiency” (National Bureau of Economic Research, 2016).","noteIndex":47},"citationItems":[{"id":5012,"uris":["http://zotero.org/users/1639190/items/46WLKF4Z"],"uri":["http://zotero.org/users/1639190/items/46WLKF4Z"],"itemData":{"id":5012,"type":"report","publisher":"National Bureau of Economic Research","title":"Evidence for the effects of mergers on market power and efficiency","author":[{"family":"Blonigen","given":"Bruce A."},{"family":"Pierce","given":"Justin R."}],"issued":{"date-parts":[["2016"]]}}}],"schema":"https://github.com/citation-style-language/schema/raw/master/csl-citation.json"}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Bruce A. Blonigen and Justin R. Pierce, “Evidence for the Effects of Mergers on Market Power and Efficiency” (National Bureau of Economic Research, 2016).</w:t>
      </w:r>
      <w:r w:rsidRPr="005D6FB9">
        <w:rPr>
          <w:rFonts w:ascii="Times New Roman" w:hAnsi="Times New Roman"/>
        </w:rPr>
        <w:fldChar w:fldCharType="end"/>
      </w:r>
    </w:p>
  </w:footnote>
  <w:footnote w:id="48">
    <w:p w14:paraId="28D7ADD3" w14:textId="4424ABE1"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{"citationID":"a5ma4gut8j","properties":{"formattedCitation":"Thomas Philippon, {\\i{}The Great Reversal} (Harvard University Press, 2019).","plainCitation":"Thomas Philippon, The Great Reversal (Harvard University Press, 2019).","noteIndex":48},"citationItems":[{"id":5608,"uris":["http://zotero.org/users/1639190/items/22BMK8UF"],"uri":["http://zotero.org/users/1639190/items/22BMK8UF"],"itemData":{"id":5608,"type":"book","ISBN":"0-674-24309-9","publisher":"Harvard University Press","title":"The great reversal","author":[{"family":"Philippon","given":"Thomas"}],"issued":{"date-parts":[["2019"]]}}}],"schema":"https://github.com/citation-style-language/schema/raw/master/csl-citation.json"}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Thomas Philippon, </w:t>
      </w:r>
      <w:r w:rsidRPr="005D6FB9">
        <w:rPr>
          <w:rFonts w:ascii="Times New Roman" w:hAnsi="Times New Roman"/>
          <w:i/>
          <w:iCs/>
        </w:rPr>
        <w:t>The Great Reversal</w:t>
      </w:r>
      <w:r w:rsidRPr="005D6FB9">
        <w:rPr>
          <w:rFonts w:ascii="Times New Roman" w:hAnsi="Times New Roman"/>
        </w:rPr>
        <w:t xml:space="preserve"> (Harvard University Press, 2019).</w:t>
      </w:r>
      <w:r w:rsidRPr="005D6FB9">
        <w:rPr>
          <w:rFonts w:ascii="Times New Roman" w:hAnsi="Times New Roman"/>
        </w:rPr>
        <w:fldChar w:fldCharType="end"/>
      </w:r>
    </w:p>
  </w:footnote>
  <w:footnote w:id="49">
    <w:p w14:paraId="0304B28F" w14:textId="36E5AE9F"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{"citationID":"bviiR4c8","properties":{"formattedCitation":"Grullon, Larkin, and Michaely, \\uc0\\u8220{}Are US Industries Becoming More Concentrated?\\uc0\\u8221{}","plainCitation":"Grullon, Larkin, and Michaely, “Are US Industries Becoming More Concentrated?”","noteIndex":49},"citationItems":[{"id":4999,"uris":["http://zotero.org/users/1639190/items/6K73PRZS"],"uri":["http://zotero.org/users/1639190/items/6K73PRZS"],"itemData":{"id":4999,"type":"article-journal","container-title":"Review of Finance","issue":"4","note":"ISBN: 1572-3097\npublisher: Oxford University Press","page":"697-743","title":"Are US industries becoming more concentrated?","volume":"23","author":[{"family":"Grullon","given":"Gustavo"},{"family":"Larkin","given":"Yelena"},{"family":"Michaely","given":"Roni"}],"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Grullon, Larkin, and Michaely, “Are US Industries Becoming More Concentrated?”</w:t>
      </w:r>
      <w:r w:rsidRPr="005D6FB9">
        <w:rPr>
          <w:rFonts w:ascii="Times New Roman" w:hAnsi="Times New Roman"/>
        </w:rPr>
        <w:fldChar w:fldCharType="end"/>
      </w:r>
    </w:p>
  </w:footnote>
  <w:footnote w:id="50">
    <w:p w14:paraId="6642C2E2" w14:textId="7492BAF6"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{"citationID":"x68NOb06","properties":{"formattedCitation":"Barkai, \\uc0\\u8220{}Declining Labor and Capital Shares.\\uc0\\u8221{}","plainCitation":"Barkai, “Declining Labor and Capital Shares.”","noteIndex":50},"citationItems":[{"id":5006,"uris":["http://zotero.org/users/1639190/items/NTM24PW3"],"uri":["http://zotero.org/users/1639190/items/NTM24PW3"],"itemData":{"id":5006,"type":"article-journal","container-title":"The Journal of Finance","issue":"5","note":"ISBN: 0022-1082\npublisher: Wiley Online Library","page":"2421-2463","title":"Declining labor and capital shares","volume":"75","author":[{"family":"Barkai","given":"Simcha"}],"issued":{"date-parts":[["2020"]]}}}],"schema":"https://github.com/citation-style-language/schema/raw/master/csl-citation.json"}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Barkai, “Declining Labor and Capital Shares.”</w:t>
      </w:r>
      <w:r w:rsidRPr="005D6FB9">
        <w:rPr>
          <w:rFonts w:ascii="Times New Roman" w:hAnsi="Times New Roman"/>
        </w:rPr>
        <w:fldChar w:fldCharType="end"/>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{"citationID":"aqikctcse","properties":{"formattedCitation":"Jan Eeckhout, {\\i{}The Profit Paradox} (Princeton University Press, 2021).","plainCitation":"Jan Eeckhout, The Profit Paradox (Princeton University Press, 2021).","noteIndex":50},"citationItems":[{"id":5600,"uris":["http://zotero.org/users/1639190/items/WXK5UEFZ"],"uri":["http://zotero.org/users/1639190/items/WXK5UEFZ"],"itemData":{"id":5600,"type":"book","ISBN":"0-691-22276-2","publisher":"Princeton University Press","title":"The Profit Paradox","author":[{"family":"Eeckhout","given":"Jan"}],"issued":{"date-parts":[["2021"]]}}}],"schema":"https://github.com/citation-style-language/schema/raw/master/csl-citation.json"}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Jan Eeckhout, </w:t>
      </w:r>
      <w:r w:rsidRPr="005D6FB9">
        <w:rPr>
          <w:rFonts w:ascii="Times New Roman" w:hAnsi="Times New Roman"/>
          <w:i/>
          <w:iCs/>
        </w:rPr>
        <w:t>The Profit Paradox</w:t>
      </w:r>
      <w:r w:rsidRPr="005D6FB9">
        <w:rPr>
          <w:rFonts w:ascii="Times New Roman" w:hAnsi="Times New Roman"/>
        </w:rPr>
        <w:t xml:space="preserve"> (Princeton University Press, 2021).</w:t>
      </w:r>
      <w:r w:rsidRPr="005D6FB9">
        <w:rPr>
          <w:rFonts w:ascii="Times New Roman" w:hAnsi="Times New Roman"/>
        </w:rPr>
        <w:fldChar w:fldCharType="end"/>
      </w:r>
    </w:p>
  </w:footnote>
  <w:footnote w:id="51">
    <w:p w14:paraId="2A3B3504" w14:textId="241F2F3F"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{"citationID":"a89cqmr79i","properties":{"formattedCitation":"Drew Desilver, \\uc0\\u8220{}For Most Americans, Real Wages Have Barely Budged for Decades,\\uc0\\u8221{} {\\i{}Pew Research Center} (blog), August 7, 2018, https://www.pewresearch.org/fact-tank/2018/08/07/for-most-us-workers-real-wages-have-barely-budged-for-decades/.","plainCitation":"Drew Desilver, “For Most Americans, Real Wages Have Barely Budged for Decades,” Pew Research Center (blog), August 7, 2018, https://www.pewresearch.org/fact-tank/2018/08/07/for-most-us-workers-real-wages-have-barely-budged-for-decades/.","noteIndex":51},"citationItems":[{"id":5310,"uris":["http://zotero.org/users/1639190/items/AU85S4JR"],"uri":["http://zotero.org/users/1639190/items/AU85S4JR"],"itemData":{"id":5310,"type":"post-weblog","abstract":"Adjusted for inflation, today's average hourly wage has about as much purchasing power as it did in 1978. Most wage increases have gone to the highest earners.","container-title":"Pew Research Center","language":"en-US","title":"For most Americans, real wages have barely budged for decades","URL":"https://www.pewresearch.org/fact-tank/2018/08/07/for-most-us-workers-real-wages-have-barely-budged-for-decades/","author":[{"family":"Desilver","given":"Drew"}],"issued":{"date-parts":[["2018",8,7]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Drew Desilver, “For Most Americans, Real Wages Have Barely Budged for Decades,” </w:t>
      </w:r>
      <w:r w:rsidRPr="005D6FB9">
        <w:rPr>
          <w:rFonts w:ascii="Times New Roman" w:hAnsi="Times New Roman"/>
          <w:i/>
          <w:iCs/>
        </w:rPr>
        <w:t>Pew Research Center</w:t>
      </w:r>
      <w:r w:rsidRPr="005D6FB9">
        <w:rPr>
          <w:rFonts w:ascii="Times New Roman" w:hAnsi="Times New Roman"/>
        </w:rPr>
        <w:t xml:space="preserve"> (blog), August 7, 2018, https://www.pewresearch.org/fact-tank/2018/08/07/for-most-us-workers-real-wages-have-barely-budged-for-decades/.</w:t>
      </w:r>
      <w:r w:rsidRPr="005D6FB9">
        <w:rPr>
          <w:rFonts w:ascii="Times New Roman" w:hAnsi="Times New Roman"/>
        </w:rPr>
        <w:fldChar w:fldCharType="end"/>
      </w:r>
      <w:r w:rsidRPr="005D6FB9">
        <w:rPr>
          <w:rFonts w:ascii="Times New Roman" w:hAnsi="Times New Roman"/>
        </w:rPr>
        <w:t xml:space="preserve"> </w:t>
      </w:r>
    </w:p>
  </w:footnote>
  <w:footnote w:id="52">
    <w:p w14:paraId="26F63384" w14:textId="57BF5DC1"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{"citationID":"a163dg7audg","properties":{"formattedCitation":"Luigi Zingales, \\uc0\\u8220{}The Political Limits of Economics,\\uc0\\u8221{} in {\\i{}AEA Papers and Proceedings}, vol. 110, 2020, 378\\uc0\\u8211{}82.","plainCitation":"Luigi Zingales, “The Political Limits of Economics,” in AEA Papers and Proceedings, vol. 110, 2020, 378–82.","noteIndex":52},"citationItems":[{"id":5312,"uris":["http://zotero.org/users/1639190/items/HQAI5M2R"],"uri":["http://zotero.org/users/1639190/items/HQAI5M2R"],"itemData":{"id":5312,"type":"paper-conference","container-title":"AEA Papers and Proceedings","ISBN":"2574-0768","page":"378-82","title":"The political limits of economics","volume":"110","author":[{"family":"Zingales","given":"Luigi"}],"issued":{"date-parts":[["2020"]]}}}],"schema":"https://github.com/citation-style-language/schema/raw/master/csl-citation.json"}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Luigi Zingales, “The Political Limits of Economics,” in </w:t>
      </w:r>
      <w:r w:rsidRPr="005D6FB9">
        <w:rPr>
          <w:rFonts w:ascii="Times New Roman" w:hAnsi="Times New Roman"/>
          <w:i/>
          <w:iCs/>
        </w:rPr>
        <w:t>AEA Papers and Proceedings</w:t>
      </w:r>
      <w:r w:rsidRPr="005D6FB9">
        <w:rPr>
          <w:rFonts w:ascii="Times New Roman" w:hAnsi="Times New Roman"/>
        </w:rPr>
        <w:t>, vol. 110, 2020, 378–82.</w:t>
      </w:r>
      <w:r w:rsidRPr="005D6FB9">
        <w:rPr>
          <w:rFonts w:ascii="Times New Roman" w:hAnsi="Times New Roman"/>
        </w:rPr>
        <w:fldChar w:fldCharType="end"/>
      </w:r>
    </w:p>
  </w:footnote>
  <w:footnote w:id="53">
    <w:p w14:paraId="56B61DE9" w14:textId="0E330789"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{"citationID":"a6tij9ujra","properties":{"formattedCitation":"Filippo Lancieri and Luigi Zingales, \\uc0\\u8220{}Economic Regulation After George Stigler,\\uc0\\u8221{} {\\i{}ProMarket} (blog), April 14, 2021, https://promarket.org/2021/04/14/economic-regulation-after-george-stigler/.","plainCitation":"Filippo Lancieri and Luigi Zingales, “Economic Regulation After George Stigler,” ProMarket (blog), April 14, 2021, https://promarket.org/2021/04/14/economic-regulation-after-george-stigler/.","noteIndex":54},"citationItems":[{"id":5313,"uris":["http://zotero.org/users/1639190/items/CC5M2MSP"],"uri":["http://zotero.org/users/1639190/items/CC5M2MSP"],"itemData":{"id":5313,"type":"post-weblog","abstract":"George Stigler’s “The Theory of Economic Regulation” has left a lasting impact on the academic and real-world practice of regulatory policy.","container-title":"ProMarket","title":"Economic Regulation After George Stigler","URL":"https://promarket.org/2021/04/14/economic-regulation-after-george-stigler/","author":[{"family":"Lancieri","given":"Filippo"},{"family":"Zingales","given":"Luigi"}],"issued":{"date-parts":[["2021",4,14]]}}}],"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Filippo Lancieri and Luigi Zingales, “Economic Regulation After George Stigler,” </w:t>
      </w:r>
      <w:r w:rsidRPr="005D6FB9">
        <w:rPr>
          <w:rFonts w:ascii="Times New Roman" w:hAnsi="Times New Roman"/>
          <w:i/>
          <w:iCs/>
        </w:rPr>
        <w:t>ProMarket</w:t>
      </w:r>
      <w:r w:rsidRPr="005D6FB9">
        <w:rPr>
          <w:rFonts w:ascii="Times New Roman" w:hAnsi="Times New Roman"/>
        </w:rPr>
        <w:t xml:space="preserve"> (blog), April 14, 2021, https://promarket.org/2021/04/14/economic-regulation-after-george-stigler/.</w:t>
      </w:r>
      <w:r w:rsidRPr="005D6FB9">
        <w:rPr>
          <w:rFonts w:ascii="Times New Roman" w:hAnsi="Times New Roman"/>
        </w:rPr>
        <w:fldChar w:fldCharType="end"/>
      </w:r>
    </w:p>
  </w:footnote>
  <w:footnote w:id="54">
    <w:p w14:paraId="23A6520E" w14:textId="6078270E"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{"citationID":"9FWlbrL8","properties":{"formattedCitation":"George J. Stigler, \\uc0\\u8220{}The Theory of Economic Regulation,\\uc0\\u8221{} {\\i{}The Bell Journal of Economics and Management Science}, 1971, 3\\uc0\\u8211{}21.","plainCitation":"George J. Stigler, “The Theory of Economic Regulation,” The Bell Journal of Economics and Management Science, 1971, 3–21.","noteIndex":55},"citationItems":[{"id":1378,"uris":["http://zotero.org/users/1639190/items/EXK2DW7T"],"uri":["http://zotero.org/users/1639190/items/EXK2DW7T"],"itemData":{"id":1378,"type":"article-journal","container-title":"The Bell journal of economics and management science","page":"3-21","title":"The theory of economic regulation","author":[{"family":"Stigler","given":"George J."}],"issued":{"date-parts":[["1971"]]}}}],"schema":"https://github.com/citation-style-language/schema/raw/master/csl-citation.json"}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George J. Stigler, “The Theory of Economic Regulation,” </w:t>
      </w:r>
      <w:r w:rsidRPr="005D6FB9">
        <w:rPr>
          <w:rFonts w:ascii="Times New Roman" w:hAnsi="Times New Roman"/>
          <w:i/>
          <w:iCs/>
        </w:rPr>
        <w:t>The Bell Journal of Economics and Management Science</w:t>
      </w:r>
      <w:r w:rsidRPr="005D6FB9">
        <w:rPr>
          <w:rFonts w:ascii="Times New Roman" w:hAnsi="Times New Roman"/>
        </w:rPr>
        <w:t>, 1971, 3–21.</w:t>
      </w:r>
      <w:r w:rsidRPr="005D6FB9">
        <w:rPr>
          <w:rFonts w:ascii="Times New Roman" w:hAnsi="Times New Roman"/>
        </w:rPr>
        <w:fldChar w:fldCharType="end"/>
      </w:r>
    </w:p>
  </w:footnote>
  <w:footnote w:id="55">
    <w:p w14:paraId="3EA6B7D5"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{"citationID":"h1TehBro","properties":{"formattedCitation":"Sam Peltzman, \\uc0\\u8220{}Toward a More General Theory of Regulation,\\uc0\\u8221{} {\\i{}The Journal of Law and Economics} 19, no. 2 (1976): 211\\uc0\\u8211{}40.","plainCitation":"Sam Peltzman, “Toward a More General Theory of Regulation,” The Journal of Law and Economics 19, no. 2 (1976): 211–40.","noteIndex":56},"citationItems":[{"id":5189,"uris":["http://zotero.org/users/1639190/items/WHC8CBWF"],"uri":["http://zotero.org/users/1639190/items/WHC8CBWF"],"itemData":{"id":5189,"type":"article-journal","container-title":"The Journal of Law and Economics","issue":"2","note":"ISBN: 0022-2186\npublisher: The University of Chicago Law School","page":"211-240","title":"Toward a more general theory of regulation","volume":"19","author":[{"family":"Peltzman","given":"Sam"}],"issued":{"date-parts":[["1976"]]}}}],"schema":"https://github.com/citation-style-language/schema/raw/master/csl-citation.json"}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Sam Peltzman, “Toward a More General Theory of Regulation,” </w:t>
      </w:r>
      <w:r w:rsidRPr="005D6FB9">
        <w:rPr>
          <w:rFonts w:ascii="Times New Roman" w:hAnsi="Times New Roman"/>
          <w:i/>
          <w:iCs/>
        </w:rPr>
        <w:t>The Journal of Law and Economics</w:t>
      </w:r>
      <w:r w:rsidRPr="005D6FB9">
        <w:rPr>
          <w:rFonts w:ascii="Times New Roman" w:hAnsi="Times New Roman"/>
        </w:rPr>
        <w:t xml:space="preserve"> 19, no. 2 (1976): 211–40.</w:t>
      </w:r>
      <w:r w:rsidRPr="005D6FB9">
        <w:rPr>
          <w:rFonts w:ascii="Times New Roman" w:hAnsi="Times New Roman"/>
        </w:rPr>
        <w:fldChar w:fldCharType="end"/>
      </w:r>
    </w:p>
  </w:footnote>
  <w:footnote w:id="56">
    <w:p w14:paraId="1CE72A91"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{"citationID":"3m78lvVQ","properties":{"formattedCitation":"Gary S. Becker, \\uc0\\u8220{}A Theory of Competition among Pressure Groups for Political Influence,\\uc0\\u8221{} {\\i{}The Quarterly Journal of Economics} 98, no. 3 (1983): 371\\uc0\\u8211{}400.","plainCitation":"Gary S. Becker, “A Theory of Competition among Pressure Groups for Political Influence,” The Quarterly Journal of Economics 98, no. 3 (1983): 371–400.","noteIndex":57},"citationItems":[{"id":5190,"uris":["http://zotero.org/users/1639190/items/X5E3RN4H"],"uri":["http://zotero.org/users/1639190/items/X5E3RN4H"],"itemData":{"id":5190,"type":"article-journal","container-title":"The quarterly journal of economics","issue":"3","note":"ISBN: 1531-4650\npublisher: MIT Press","page":"371-400","title":"A theory of competition among pressure groups for political influence","volume":"98","author":[{"family":"Becker","given":"Gary S."}],"issued":{"date-parts":[["1983"]]}}}],"schema":"https://github.com/citation-style-language/schema/raw/master/csl-citation.json"}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Gary S. Becker, “A Theory of Competition among Pressure Groups for Political Influence,” </w:t>
      </w:r>
      <w:r w:rsidRPr="005D6FB9">
        <w:rPr>
          <w:rFonts w:ascii="Times New Roman" w:hAnsi="Times New Roman"/>
          <w:i/>
          <w:iCs/>
        </w:rPr>
        <w:t>The Quarterly Journal of Economics</w:t>
      </w:r>
      <w:r w:rsidRPr="005D6FB9">
        <w:rPr>
          <w:rFonts w:ascii="Times New Roman" w:hAnsi="Times New Roman"/>
        </w:rPr>
        <w:t xml:space="preserve"> 98, no. 3 (1983): 371–400.</w:t>
      </w:r>
      <w:r w:rsidRPr="005D6FB9">
        <w:rPr>
          <w:rFonts w:ascii="Times New Roman" w:hAnsi="Times New Roman"/>
        </w:rPr>
        <w:fldChar w:fldCharType="end"/>
      </w:r>
    </w:p>
  </w:footnote>
  <w:footnote w:id="57">
    <w:p w14:paraId="6B58BB63"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{"citationID":"lmDLa306","properties":{"formattedCitation":"Mancur Olson, {\\i{}The Logic of Collective Action: Public Goods and the Theory of Groups}, 2nd ed. (Cambridge, MA: Harvard University Press, 1971).","plainCitation":"Mancur Olson, The Logic of Collective Action: Public Goods and the Theory of Groups, 2nd ed. (Cambridge, MA: Harvard University Press, 1971).","noteIndex":58},"citationItems":[{"id":193,"uris":["http://zotero.org/users/1639190/items/JG28JMGH"],"uri":["http://zotero.org/users/1639190/items/JG28JMGH"],"itemData":{"id":193,"type":"book","edition":"2nd","event-place":"Cambridge, MA","publisher":"Harvard University Press","publisher-place":"Cambridge, MA","title":"The logic of collective action: Public goods and the theory of groups","author":[{"family":"Olson","given":"Mancur"}],"issued":{"date-parts":[["1971"]]}}}],"schema":"https://github.com/citation-style-language/schema/raw/master/csl-citation.json"}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Mancur Olson, </w:t>
      </w:r>
      <w:r w:rsidRPr="005D6FB9">
        <w:rPr>
          <w:rFonts w:ascii="Times New Roman" w:hAnsi="Times New Roman"/>
          <w:i/>
          <w:iCs/>
        </w:rPr>
        <w:t>The Logic of Collective Action: Public Goods and the Theory of Groups</w:t>
      </w:r>
      <w:r w:rsidRPr="005D6FB9">
        <w:rPr>
          <w:rFonts w:ascii="Times New Roman" w:hAnsi="Times New Roman"/>
        </w:rPr>
        <w:t>, 2nd ed. (Cambridge, MA: Harvard University Press, 1971).</w:t>
      </w:r>
      <w:r w:rsidRPr="005D6FB9">
        <w:rPr>
          <w:rFonts w:ascii="Times New Roman" w:hAnsi="Times New Roman"/>
        </w:rPr>
        <w:fldChar w:fldCharType="end"/>
      </w:r>
    </w:p>
  </w:footnote>
  <w:footnote w:id="58">
    <w:p w14:paraId="4619C671"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lang w:val="pt-BR"/>
        </w:rPr>
        <w:fldChar w:fldCharType="begin"/>
      </w:r>
      <w:r w:rsidRPr="005D6FB9">
        <w:rPr>
          <w:rFonts w:ascii="Times New Roman" w:hAnsi="Times New Roman"/>
        </w:rPr>
        <w:instrText xml:space="preserve"> ADDIN ZOTERO_ITEM CSL_CITATION {"citationID":"9GdLjTRP","properties":{"formattedCitation":"Filippo Lancieri, \\uc0\\u8220{}Narrowing Data Protection\\uc0\\u8217{}s Enforcement Gap,\\uc0\\u8221{} {\\i{}Maine Law Review} 74, no. 1 (2022).","plainCitation":"Filippo Lancieri, “Narrowing Data Protection’s Enforcement Gap,” Maine Law Review 74, no. 1 (2022).","noteIndex":59},"citationItems":[{"id":2264,"uris":["http://zotero.org/users/1639190/items/ERARNDW6"],"uri":["http://zotero.org/users/1639190/items/ERARNDW6"],"itemData":{"id":2264,"type":"article-journal","container-title":"Maine Law Review","issue":"1","title":"Narrowing Data Protection's Enforcement Gap","volume":"74","author":[{"family":"Lancieri","given":"Filippo"}],"issued":{"date-parts":[["2022"]]}}}],"schema":"https://github.com/citation-style-language/schema/raw/master/csl-citation.json"} </w:instrText>
      </w:r>
      <w:r w:rsidRPr="005D6FB9">
        <w:rPr>
          <w:rFonts w:ascii="Times New Roman" w:hAnsi="Times New Roman"/>
          <w:lang w:val="pt-BR"/>
        </w:rPr>
        <w:fldChar w:fldCharType="separate"/>
      </w:r>
      <w:r w:rsidRPr="005D6FB9">
        <w:rPr>
          <w:rFonts w:ascii="Times New Roman" w:hAnsi="Times New Roman"/>
        </w:rPr>
        <w:t xml:space="preserve">Filippo Lancieri, “Narrowing Data Protection’s Enforcement Gap,” </w:t>
      </w:r>
      <w:r w:rsidRPr="005D6FB9">
        <w:rPr>
          <w:rFonts w:ascii="Times New Roman" w:hAnsi="Times New Roman"/>
          <w:i/>
          <w:iCs/>
        </w:rPr>
        <w:t>Maine Law Review</w:t>
      </w:r>
      <w:r w:rsidRPr="005D6FB9">
        <w:rPr>
          <w:rFonts w:ascii="Times New Roman" w:hAnsi="Times New Roman"/>
        </w:rPr>
        <w:t xml:space="preserve"> 74, no. 1 (2022).</w:t>
      </w:r>
      <w:r w:rsidRPr="005D6FB9">
        <w:rPr>
          <w:rFonts w:ascii="Times New Roman" w:hAnsi="Times New Roman"/>
          <w:lang w:val="pt-BR"/>
        </w:rPr>
        <w:fldChar w:fldCharType="end"/>
      </w:r>
      <w:r w:rsidRPr="005D6FB9">
        <w:rPr>
          <w:rFonts w:ascii="Times New Roman" w:hAnsi="Times New Roman"/>
        </w:rPr>
        <w:t xml:space="preserve"> at 32-33.</w:t>
      </w:r>
    </w:p>
  </w:footnote>
  <w:footnote w:id="59">
    <w:p w14:paraId="65DEB218"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Exceptions exist, such as when they plan to run for office in a later period.</w:t>
      </w:r>
    </w:p>
  </w:footnote>
  <w:footnote w:id="60">
    <w:p w14:paraId="2B6322C7"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For example, Judges tenured for life are more independent from Governmental priorities than serving-at-will technocrats; stricter or weaker anti-corruption or anti-conflict of interest rules impact the prospects of future employment, etc. </w:t>
      </w:r>
    </w:p>
  </w:footnote>
  <w:footnote w:id="61">
    <w:p w14:paraId="153A00E4"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{"citationID":"a2139da5j25","properties":{"formattedCitation":"Philippe Aghion and Jean Tirole, \\uc0\\u8220{}Formal and Real Authority in Organizations,\\uc0\\u8221{} {\\i{}Journal of Political Economy} 105, no. 1 (1997): 1\\uc0\\u8211{}29.","plainCitation":"Philippe Aghion and Jean Tirole, “Formal and Real Authority in Organizations,” Journal of Political Economy 105, no. 1 (1997): 1–29.","noteIndex":62},"citationItems":[{"id":5315,"uris":["http://zotero.org/users/1639190/items/PC44NH7W"],"uri":["http://zotero.org/users/1639190/items/PC44NH7W"],"itemData":{"id":5315,"type":"article-journal","container-title":"Journal of political economy","issue":"1","note":"ISBN: 0022-3808\npublisher: The University of Chicago Press","page":"1-29","title":"Formal and real authority in organizations","volume":"105","author":[{"family":"Aghion","given":"Philippe"},{"family":"Tirole","given":"Jean"}],"issued":{"date-parts":[["1997"]]}}}],"schema":"https://github.com/citation-style-language/schema/raw/master/csl-citation.json"}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Philippe Aghion and Jean Tirole, “Formal and Real Authority in Organizations,” </w:t>
      </w:r>
      <w:r w:rsidRPr="005D6FB9">
        <w:rPr>
          <w:rFonts w:ascii="Times New Roman" w:hAnsi="Times New Roman"/>
          <w:i/>
          <w:iCs/>
        </w:rPr>
        <w:t>Journal of Political Economy</w:t>
      </w:r>
      <w:r w:rsidRPr="005D6FB9">
        <w:rPr>
          <w:rFonts w:ascii="Times New Roman" w:hAnsi="Times New Roman"/>
        </w:rPr>
        <w:t xml:space="preserve"> 105, no. 1 (1997): 1–29.</w:t>
      </w:r>
      <w:r w:rsidRPr="005D6FB9">
        <w:rPr>
          <w:rFonts w:ascii="Times New Roman" w:hAnsi="Times New Roman"/>
        </w:rPr>
        <w:fldChar w:fldCharType="end"/>
      </w:r>
      <w:r w:rsidRPr="005D6FB9">
        <w:rPr>
          <w:rFonts w:ascii="Times New Roman" w:hAnsi="Times New Roman"/>
        </w:rPr>
        <w:t xml:space="preserve"> at 3 (outlining reasons why one would delegate decision-making power to a lower body if more expert/better informed); </w:t>
      </w:r>
      <w:r w:rsidRPr="005D6FB9">
        <w:rPr>
          <w:rFonts w:ascii="Times New Roman" w:hAnsi="Times New Roman"/>
        </w:rPr>
        <w:fldChar w:fldCharType="begin"/>
      </w:r>
      <w:r w:rsidRPr="005D6FB9">
        <w:rPr>
          <w:rFonts w:ascii="Times New Roman" w:hAnsi="Times New Roman"/>
        </w:rPr>
        <w:instrText xml:space="preserve"> ADDIN ZOTERO_ITEM CSL_CITATION {"citationID":"a15aubhns19","properties":{"formattedCitation":"Johannes Binswanger and Jens Pr\\uc0\\u252{}fer, \\uc0\\u8220{}Democracy, Populism, and (Un) Bounded Rationality,\\uc0\\u8221{} {\\i{}European Journal of Political Economy} 28, no. 3 (2012): 358\\uc0\\u8211{}72.","plainCitation":"Johannes Binswanger and Jens Prüfer, “Democracy, Populism, and (Un) Bounded Rationality,” European Journal of Political Economy 28, no. 3 (2012): 358–72.","noteIndex":62},"citationItems":[{"id":5550,"uris":["http://zotero.org/users/1639190/items/Z79EZ4PA"],"uri":["http://zotero.org/users/1639190/items/Z79EZ4PA"],"itemData":{"id":5550,"type":"article-journal","container-title":"European Journal of Political Economy","issue":"3","note":"ISBN: 0176-2680\npublisher: Elsevier","page":"358-372","title":"Democracy, populism, and (un) bounded rationality","volume":"28","author":[{"family":"Binswanger","given":"Johannes"},{"family":"Prüfer","given":"Jens"}],"issued":{"date-parts":[["2012"]]}}}],"schema":"https://github.com/citation-style-language/schema/raw/master/csl-citation.json"}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Johannes Binswanger and Jens Prüfer, “Democracy, Populism, and (Un) Bounded Rationality,” </w:t>
      </w:r>
      <w:r w:rsidRPr="005D6FB9">
        <w:rPr>
          <w:rFonts w:ascii="Times New Roman" w:hAnsi="Times New Roman"/>
          <w:i/>
          <w:iCs/>
        </w:rPr>
        <w:t>European Journal of Political Economy</w:t>
      </w:r>
      <w:r w:rsidRPr="005D6FB9">
        <w:rPr>
          <w:rFonts w:ascii="Times New Roman" w:hAnsi="Times New Roman"/>
        </w:rPr>
        <w:t xml:space="preserve"> 28, no. 3 (2012): 358–72.</w:t>
      </w:r>
      <w:r w:rsidRPr="005D6FB9">
        <w:rPr>
          <w:rFonts w:ascii="Times New Roman" w:hAnsi="Times New Roman"/>
        </w:rPr>
        <w:fldChar w:fldCharType="end"/>
      </w:r>
      <w:r w:rsidRPr="005D6FB9">
        <w:rPr>
          <w:rFonts w:ascii="Times New Roman" w:hAnsi="Times New Roman"/>
        </w:rPr>
        <w:t xml:space="preserve"> (modelling when delegation of policy decisions to experts can be optimal); </w:t>
      </w:r>
      <w:r w:rsidRPr="005D6FB9">
        <w:rPr>
          <w:rFonts w:ascii="Times New Roman" w:hAnsi="Times New Roman"/>
        </w:rPr>
        <w:fldChar w:fldCharType="begin"/>
      </w:r>
      <w:r w:rsidRPr="005D6FB9">
        <w:rPr>
          <w:rFonts w:ascii="Times New Roman" w:hAnsi="Times New Roman"/>
        </w:rPr>
        <w:instrText xml:space="preserve"> ADDIN ZOTERO_ITEM CSL_CITATION {"citationID":"AVOpXSLq","properties":{"formattedCitation":"Filippo Lancieri and Caio Mario Pereira Neto, \\uc0\\u8220{}Designing Remedies for Digital Markets: The Interplay between Antitrust and Regulation,\\uc0\\u8221{} {\\i{}Journal of Competition Law &amp; Economics}, 2021.","plainCitation":"Filippo Lancieri and Caio Mario Pereira Neto, “Designing Remedies for Digital Markets: The Interplay between Antitrust and Regulation,” Journal of Competition Law &amp; Economics, 2021.","noteIndex":62},"citationItems":[{"id":81,"uris":["http://zotero.org/users/1639190/items/HH25XABA"],"uri":["http://zotero.org/users/1639190/items/HH25XABA"],"itemData":{"id":81,"type":"article-journal","container-title":"Journal of Competition Law &amp; Economics","title":"Designing remedies for digital markets: the interplay between antitrust and regulation","author":[{"family":"Lancieri","given":"Filippo"},{"family":"Pereira Neto","given":"Caio Mario"}],"issued":{"date-parts":[["2021"]]}}}],"schema":"https://github.com/citation-style-language/schema/raw/master/csl-citation.json"}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Filippo Lancieri and Caio Mario Pereira Neto, “Designing Remedies for Digital Markets: The Interplay between Antitrust and Regulation,” </w:t>
      </w:r>
      <w:r w:rsidRPr="005D6FB9">
        <w:rPr>
          <w:rFonts w:ascii="Times New Roman" w:hAnsi="Times New Roman"/>
          <w:i/>
          <w:iCs/>
        </w:rPr>
        <w:t>Journal of Competition Law &amp; Economics</w:t>
      </w:r>
      <w:r w:rsidRPr="005D6FB9">
        <w:rPr>
          <w:rFonts w:ascii="Times New Roman" w:hAnsi="Times New Roman"/>
        </w:rPr>
        <w:t>, 2021.</w:t>
      </w:r>
      <w:r w:rsidRPr="005D6FB9">
        <w:rPr>
          <w:rFonts w:ascii="Times New Roman" w:hAnsi="Times New Roman"/>
        </w:rPr>
        <w:fldChar w:fldCharType="end"/>
      </w:r>
      <w:r w:rsidRPr="005D6FB9">
        <w:rPr>
          <w:rFonts w:ascii="Times New Roman" w:hAnsi="Times New Roman"/>
        </w:rPr>
        <w:t xml:space="preserve"> (discussing reasons why a specialized regulator may be better equipped than a general enforcer to handle certain aspects of policymaking in digital markets). </w:t>
      </w:r>
    </w:p>
  </w:footnote>
  <w:footnote w:id="62">
    <w:p w14:paraId="6D40E113"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{"citationID":"a1ask5rmhc","properties":{"formattedCitation":"Jesse Drucker and Danny Hakim, \\uc0\\u8220{}How Accounting Giants Craft Favorable Tax Rules From Inside Government,\\uc0\\u8221{} {\\i{}The New York Times}, September 19, 2021, sec. Business, https://www.nytimes.com/2021/09/19/business/accounting-firms-tax-loopholes-government.html.","plainCitation":"Jesse Drucker and Danny Hakim, “How Accounting Giants Craft Favorable Tax Rules From Inside Government,” The New York Times, September 19, 2021, sec. Business, https://www.nytimes.com/2021/09/19/business/accounting-firms-tax-loopholes-government.html.","noteIndex":63},"citationItems":[{"id":5256,"uris":["http://zotero.org/users/1639190/items/L5HX2EKN"],"uri":["http://zotero.org/users/1639190/items/L5HX2EKN"],"itemData":{"id":5256,"type":"article-newspaper","abstract":"Lawyers from top accounting firms do brief stints in the Treasury Department, with the expectation of big raises when they return.","container-title":"The New York Times","ISSN":"0362-4331","language":"en-US","section":"Business","source":"NYTimes.com","title":"How Accounting Giants Craft Favorable Tax Rules From Inside Government","URL":"https://www.nytimes.com/2021/09/19/business/accounting-firms-tax-loopholes-government.html","author":[{"family":"Drucker","given":"Jesse"},{"family":"Hakim","given":"Danny"}],"accessed":{"date-parts":[["2021",9,21]]},"issued":{"date-parts":[["2021",9,19]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Jesse Drucker and Danny Hakim, “How Accounting Giants Craft Favorable Tax Rules From Inside Government,” </w:t>
      </w:r>
      <w:r w:rsidRPr="005D6FB9">
        <w:rPr>
          <w:rFonts w:ascii="Times New Roman" w:hAnsi="Times New Roman"/>
          <w:i/>
          <w:iCs/>
        </w:rPr>
        <w:t>The New York Times</w:t>
      </w:r>
      <w:r w:rsidRPr="005D6FB9">
        <w:rPr>
          <w:rFonts w:ascii="Times New Roman" w:hAnsi="Times New Roman"/>
        </w:rPr>
        <w:t>, September 19, 2021, sec. Business, https://www.nytimes.com/2021/09/19/business/accounting-firms-tax-loopholes-government.html.</w:t>
      </w:r>
      <w:r w:rsidRPr="005D6FB9">
        <w:rPr>
          <w:rFonts w:ascii="Times New Roman" w:hAnsi="Times New Roman"/>
        </w:rPr>
        <w:fldChar w:fldCharType="end"/>
      </w:r>
    </w:p>
  </w:footnote>
  <w:footnote w:id="63">
    <w:p w14:paraId="6D078338"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{"citationID":"jJzagZlv","properties":{"formattedCitation":"Ivana Katic and Jerry W. Kim, \\uc0\\u8220{}Caught in the Revolving Door: Firm-Government Ties as Determinants of Regulatory Outcomes,\\uc0\\u8221{} in {\\i{}Academy of Management Proceedings}, vol. 2013 (Academy of Management Briarcliff Manor, NY 10510, 2013), 12899.","plainCitation":"Ivana Katic and Jerry W. Kim, “Caught in the Revolving Door: Firm-Government Ties as Determinants of Regulatory Outcomes,” in Academy of Management Proceedings, vol. 2013 (Academy of Management Briarcliff Manor, NY 10510, 2013), 12899.","noteIndex":64},"citationItems":[{"id":4,"uris":["http://zotero.org/users/1639190/items/Q3ZLR9T3"],"uri":["http://zotero.org/users/1639190/items/Q3ZLR9T3"],"itemData":{"id":4,"type":"paper-conference","container-title":"Academy of Management Proceedings","ISBN":"0065-0668","note":"issue: 1","page":"12899","publisher":"Academy of Management Briarcliff Manor, NY 10510","title":"Caught in the revolving door: firm-government ties as determinants of regulatory outcomes","volume":"2013","author":[{"family":"Katic","given":"Ivana"},{"family":"Kim","given":"Jerry W."}],"issued":{"date-parts":[["2013"]]}}}],"schema":"https://github.com/citation-style-language/schema/raw/master/csl-citation.json"}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Ivana Katic and Jerry W. Kim, “Caught in the Revolving Door: Firm-Government Ties as Determinants of Regulatory Outcomes,” in </w:t>
      </w:r>
      <w:r w:rsidRPr="005D6FB9">
        <w:rPr>
          <w:rFonts w:ascii="Times New Roman" w:hAnsi="Times New Roman"/>
          <w:i/>
          <w:iCs/>
        </w:rPr>
        <w:t>Academy of Management Proceedings</w:t>
      </w:r>
      <w:r w:rsidRPr="005D6FB9">
        <w:rPr>
          <w:rFonts w:ascii="Times New Roman" w:hAnsi="Times New Roman"/>
        </w:rPr>
        <w:t>, vol. 2013 (Academy of Management Briarcliff Manor, NY 10510, 2013), 12899.</w:t>
      </w:r>
      <w:r w:rsidRPr="005D6FB9">
        <w:rPr>
          <w:rFonts w:ascii="Times New Roman" w:hAnsi="Times New Roman"/>
        </w:rPr>
        <w:fldChar w:fldCharType="end"/>
      </w:r>
    </w:p>
  </w:footnote>
  <w:footnote w:id="64">
    <w:p w14:paraId="5441FC25"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{"citationID":"ciOT6DsM","properties":{"formattedCitation":"Cass R. Sunstein, \\uc0\\u8220{}Stigler\\uc0\\u8217{}s Interest-Group Theory of Regulation: A Skeptical Note,\\uc0\\u8221{} {\\i{}ProMarket} (blog), April 16, 2021, https://promarket.org/2021/04/16/george-stigler-theory-regulation-capture-cass-sunstein/.","plainCitation":"Cass R. Sunstein, “Stigler’s Interest-Group Theory of Regulation: A Skeptical Note,” ProMarket (blog), April 16, 2021, https://promarket.org/2021/04/16/george-stigler-theory-regulation-capture-cass-sunstein/.","noteIndex":65},"citationItems":[{"id":5202,"uris":["http://zotero.org/users/1639190/items/UAX2J38C"],"uri":["http://zotero.org/users/1639190/items/UAX2J38C"],"itemData":{"id":5202,"type":"post-weblog","abstract":"Almost all of the time, it greatly matters whether regulators believe that regulations will, all things considered, have good consequences.","container-title":"ProMarket","language":"en-US","title":"Stigler’s Interest-Group Theory of Regulation: A Skeptical Note","title-short":"Stigler’s Interest-Group Theory of Regulation","URL":"https://promarket.org/2021/04/16/george-stigler-theory-regulation-capture-cass-sunstein/","author":[{"family":"Sunstein","given":"Cass R."}],"issued":{"date-parts":[["2021",4,16]]}}}],"schema":"https://github.com/citation-style-language/schema/raw/master/csl-citation.json"}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Cass R. Sunstein, “Stigler’s Interest-Group Theory of Regulation: A Skeptical Note,” </w:t>
      </w:r>
      <w:r w:rsidRPr="005D6FB9">
        <w:rPr>
          <w:rFonts w:ascii="Times New Roman" w:hAnsi="Times New Roman"/>
          <w:i/>
          <w:iCs/>
        </w:rPr>
        <w:t>ProMarket</w:t>
      </w:r>
      <w:r w:rsidRPr="005D6FB9">
        <w:rPr>
          <w:rFonts w:ascii="Times New Roman" w:hAnsi="Times New Roman"/>
        </w:rPr>
        <w:t xml:space="preserve"> (blog), April 16, 2021, https://promarket.org/2021/04/16/george-stigler-theory-regulation-capture-cass-sunstein/.</w:t>
      </w:r>
      <w:r w:rsidRPr="005D6FB9">
        <w:rPr>
          <w:rFonts w:ascii="Times New Roman" w:hAnsi="Times New Roman"/>
        </w:rPr>
        <w:fldChar w:fldCharType="end"/>
      </w:r>
      <w:r w:rsidRPr="005D6FB9">
        <w:rPr>
          <w:rFonts w:ascii="Times New Roman" w:hAnsi="Times New Roman"/>
        </w:rPr>
        <w:t xml:space="preserve"> (explaining the term); </w:t>
      </w:r>
      <w:r w:rsidRPr="005D6FB9">
        <w:rPr>
          <w:rFonts w:ascii="Times New Roman" w:hAnsi="Times New Roman"/>
        </w:rPr>
        <w:fldChar w:fldCharType="begin"/>
      </w:r>
      <w:r w:rsidRPr="005D6FB9">
        <w:rPr>
          <w:rFonts w:ascii="Times New Roman" w:hAnsi="Times New Roman"/>
        </w:rPr>
        <w:instrText xml:space="preserve"> ADDIN ZOTERO_ITEM CSL_CITATION {"citationID":"3MlbmCVt","properties":{"formattedCitation":"Lancieri, \\uc0\\u8220{}Narrowing Data Protection\\uc0\\u8217{}s Enforcement Gap.\\uc0\\u8221{}","plainCitation":"Lancieri, “Narrowing Data Protection’s Enforcement Gap.”","noteIndex":65},"citationItems":[{"id":2264,"uris":["http://zotero.org/users/1639190/items/ERARNDW6"],"uri":["http://zotero.org/users/1639190/items/ERARNDW6"],"itemData":{"id":2264,"type":"article-journal","container-title":"Maine Law Review","issue":"1","title":"Narrowing Data Protection's Enforcement Gap","volume":"74","author":[{"family":"Lancieri","given":"Filippo"}],"issued":{"date-parts":[["2022"]]}}}],"schema":"https://github.com/citation-style-language/schema/raw/master/csl-citation.json"}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Lancieri, “Narrowing Data Protection’s Enforcement Gap.”</w:t>
      </w:r>
      <w:r w:rsidRPr="005D6FB9">
        <w:rPr>
          <w:rFonts w:ascii="Times New Roman" w:hAnsi="Times New Roman"/>
        </w:rPr>
        <w:fldChar w:fldCharType="end"/>
      </w:r>
      <w:r w:rsidRPr="005D6FB9">
        <w:rPr>
          <w:rFonts w:ascii="Times New Roman" w:hAnsi="Times New Roman"/>
        </w:rPr>
        <w:t xml:space="preserve"> (discussing its application to data protection policy).</w:t>
      </w:r>
    </w:p>
  </w:footnote>
  <w:footnote w:id="65">
    <w:p w14:paraId="0272FA93" w14:textId="77777777"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{"citationID":"a2m74dqpfdo","properties":{"formattedCitation":"Lancieri, \\uc0\\u8220{}Narrowing Data Protection\\uc0\\u8217{}s Enforcement Gap.\\uc0\\u8221{}","plainCitation":"Lancieri, “Narrowing Data Protection’s Enforcement Gap.”","noteIndex":66},"citationItems":[{"id":2264,"uris":["http://zotero.org/users/1639190/items/ERARNDW6"],"uri":["http://zotero.org/users/1639190/items/ERARNDW6"],"itemData":{"id":2264,"type":"article-journal","container-title":"Maine Law Review","issue":"1","title":"Narrowing Data Protection's Enforcement Gap","volume":"74","author":[{"family":"Lancieri","given":"Filippo"}],"issued":{"date-parts":[["2022"]]}}}],"schema":"https://github.com/citation-style-language/schema/raw/master/csl-citation.json"}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Lancieri, “Narrowing Data Protection’s Enforcement Gap.”</w:t>
      </w:r>
      <w:r w:rsidRPr="005D6FB9">
        <w:rPr>
          <w:rFonts w:ascii="Times New Roman" w:hAnsi="Times New Roman"/>
        </w:rPr>
        <w:fldChar w:fldCharType="end"/>
      </w:r>
    </w:p>
  </w:footnote>
  <w:footnote w:id="66">
    <w:p w14:paraId="100398CC"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{"citationID":"a1gm37flk56","properties":{"formattedCitation":"Aghion and Tirole, \\uc0\\u8220{}Formal and Real Authority in Organizations.\\uc0\\u8221{}","plainCitation":"Aghion and Tirole, “Formal and Real Authority in Organizations.”","noteIndex":67},"citationItems":[{"id":5315,"uris":["http://zotero.org/users/1639190/items/PC44NH7W"],"uri":["http://zotero.org/users/1639190/items/PC44NH7W"],"itemData":{"id":5315,"type":"article-journal","container-title":"Journal of political economy","issue":"1","note":"ISBN: 0022-3808\npublisher: The University of Chicago Press","page":"1-29","title":"Formal and real authority in organizations","volume":"105","author":[{"family":"Aghion","given":"Philippe"},{"family":"Tirole","given":"Jean"}],"issued":{"date-parts":[["1997"]]}}}],"schema":"https://github.com/citation-style-language/schema/raw/master/csl-citation.json"}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Aghion and Tirole, “Formal and Real Authority in Organizations.”</w:t>
      </w:r>
      <w:r w:rsidRPr="005D6FB9">
        <w:rPr>
          <w:rFonts w:ascii="Times New Roman" w:hAnsi="Times New Roman"/>
        </w:rPr>
        <w:fldChar w:fldCharType="end"/>
      </w:r>
      <w:r w:rsidRPr="005D6FB9">
        <w:rPr>
          <w:rFonts w:ascii="Times New Roman" w:hAnsi="Times New Roman"/>
        </w:rPr>
        <w:t>, at 2-3.</w:t>
      </w:r>
    </w:p>
  </w:footnote>
  <w:footnote w:id="67">
    <w:p w14:paraId="750970D9"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{"citationID":"wDJDSXru","properties":{"formattedCitation":"Luigi Zingales, \\uc0\\u8220{}Preventing Economists Capture,\\uc0\\u8221{} in {\\i{}Preventing Regulatory Capture: Special Interest Influence and How to Limit It} (Cambridge University Press, 2013).","plainCitation":"Luigi Zingales, “Preventing Economists Capture,” in Preventing Regulatory Capture: Special Interest Influence and How to Limit It (Cambridge University Press, 2013).","noteIndex":68},"citationItems":[{"id":1441,"uris":["http://zotero.org/users/1639190/items/78T57KJG"],"uri":["http://zotero.org/users/1639190/items/78T57KJG"],"itemData":{"id":1441,"type":"chapter","container-title":"Preventing regulatory capture: Special interest influence and how to limit it","ISBN":"1-107-51252-2","publisher":"Cambridge University Press","title":"Preventing Economists Capture","author":[{"family":"Zingales","given":"Luigi"}],"issued":{"date-parts":[["2013"]]}}}],"schema":"https://github.com/citation-style-language/schema/raw/master/csl-citation.json"}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Luigi Zingales, “Preventing Economists Capture,” in </w:t>
      </w:r>
      <w:r w:rsidRPr="005D6FB9">
        <w:rPr>
          <w:rFonts w:ascii="Times New Roman" w:hAnsi="Times New Roman"/>
          <w:i/>
          <w:iCs/>
        </w:rPr>
        <w:t>Preventing Regulatory Capture: Special Interest Influence and How to Limit It</w:t>
      </w:r>
      <w:r w:rsidRPr="005D6FB9">
        <w:rPr>
          <w:rFonts w:ascii="Times New Roman" w:hAnsi="Times New Roman"/>
        </w:rPr>
        <w:t xml:space="preserve"> (Cambridge University Press, 2013).</w:t>
      </w:r>
      <w:r w:rsidRPr="005D6FB9">
        <w:rPr>
          <w:rFonts w:ascii="Times New Roman" w:hAnsi="Times New Roman"/>
        </w:rPr>
        <w:fldChar w:fldCharType="end"/>
      </w:r>
      <w:r w:rsidRPr="005D6FB9">
        <w:rPr>
          <w:rFonts w:ascii="Times New Roman" w:hAnsi="Times New Roman"/>
        </w:rPr>
        <w:t xml:space="preserve">; </w:t>
      </w:r>
    </w:p>
  </w:footnote>
  <w:footnote w:id="68">
    <w:p w14:paraId="063B2228"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{"citationID":"zZu0EmCY","properties":{"formattedCitation":"Marianne Bertrand et al., \\uc0\\u8220{}Hall of Mirrors: Corporate Philanthropy and Strategic Advocacy\\uc0\\u8221{} (National Bureau of Economic Research, 2018).","plainCitation":"Marianne Bertrand et al., “Hall of Mirrors: Corporate Philanthropy and Strategic Advocacy” (National Bureau of Economic Research, 2018).","noteIndex":69},"citationItems":[{"id":5238,"uris":["http://zotero.org/users/1639190/items/265EVG7S"],"uri":["http://zotero.org/users/1639190/items/265EVG7S"],"itemData":{"id":5238,"type":"report","publisher":"National Bureau of Economic Research","title":"Hall of mirrors: Corporate philanthropy and strategic advocacy","author":[{"family":"Bertrand","given":"Marianne"},{"family":"Bombardini","given":"Matilde"},{"family":"Fisman","given":"Raymond"},{"family":"Hackinen","given":"Bradley"},{"family":"Trebbi","given":"Francesco"}],"issued":{"date-parts":[["2018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Marianne Bertrand et al., “Hall of Mirrors: Corporate Philanthropy and Strategic Advocacy” (National Bureau of Economic Research, 2018).</w:t>
      </w:r>
      <w:r w:rsidRPr="005D6FB9">
        <w:rPr>
          <w:rFonts w:ascii="Times New Roman" w:hAnsi="Times New Roman"/>
        </w:rPr>
        <w:fldChar w:fldCharType="end"/>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{"citationID":"3EyFM2dE","properties":{"formattedCitation":"Daisuke Wakabayashi, \\uc0\\u8220{}Big Tech Funds a Think Tank Pushing for Fewer Rules. For Big Tech.,\\uc0\\u8221{} {\\i{}The New York Times}, July 24, 2020, sec. Technology, https://www.nytimes.com/2020/07/24/technology/global-antitrust-institute-google-amazon-qualcomm.html.","plainCitation":"Daisuke Wakabayashi, “Big Tech Funds a Think Tank Pushing for Fewer Rules. For Big Tech.,” The New York Times, July 24, 2020, sec. Technology, https://www.nytimes.com/2020/07/24/technology/global-antitrust-institute-google-amazon-qualcomm.html.","noteIndex":69},"citationItems":[{"id":2056,"uris":["http://zotero.org/users/1639190/items/B3THVB6A"],"uri":["http://zotero.org/users/1639190/items/B3THVB6A"],"itemData":{"id":2056,"type":"article-newspaper","abstract":"Google, Amazon and Qualcomm finance a George Mason University institute teaching a hands-off approach to antitrust regulators and judges.","container-title":"The New York Times","ISSN":"0362-4331","language":"en-US","section":"Technology","source":"NYTimes.com","title":"Big Tech Funds a Think Tank Pushing for Fewer Rules. For Big Tech.","URL":"https://www.nytimes.com/2020/07/24/technology/global-antitrust-institute-google-amazon-qualcomm.html","author":[{"family":"Wakabayashi","given":"Daisuke"}],"issued":{"date-parts":[["2020",7,24]]}}}],"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Daisuke Wakabayashi, “Big Tech Funds a Think Tank Pushing for Fewer Rules. For Big Tech.,” </w:t>
      </w:r>
      <w:r w:rsidRPr="005D6FB9">
        <w:rPr>
          <w:rFonts w:ascii="Times New Roman" w:hAnsi="Times New Roman"/>
          <w:i/>
          <w:iCs/>
        </w:rPr>
        <w:t>The New York Times</w:t>
      </w:r>
      <w:r w:rsidRPr="005D6FB9">
        <w:rPr>
          <w:rFonts w:ascii="Times New Roman" w:hAnsi="Times New Roman"/>
        </w:rPr>
        <w:t>, July 24, 2020, sec. Technology, https://www.nytimes.com/2020/07/24/technology/global-antitrust-institute-google-amazon-qualcomm.html.</w:t>
      </w:r>
      <w:r w:rsidRPr="005D6FB9">
        <w:rPr>
          <w:rFonts w:ascii="Times New Roman" w:hAnsi="Times New Roman"/>
        </w:rPr>
        <w:fldChar w:fldCharType="end"/>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{"citationID":"atmkoqqd6q","properties":{"formattedCitation":"Rob Davis and Toni Schick, \\uc0\\u8220{}What Happened When a Public Institute Became a De Facto Lobbying Arm of the Timber Industry,\\uc0\\u8221{} ProPublica, August 4, 2020, https://www.propublica.org/article/what-happened-when-a-public-institute-became-a-de-facto-lobbying-arm-of-the-timber-industry.","plainCitation":"Rob Davis and Toni Schick, “What Happened When a Public Institute Became a De Facto Lobbying Arm of the Timber Industry,” ProPublica, August 4, 2020, https://www.propublica.org/article/what-happened-when-a-public-institute-became-a-de-facto-lobbying-arm-of-the-timber-industry.","noteIndex":69},"citationItems":[{"id":1714,"uris":["http://zotero.org/users/1639190/items/ZQAIQRSQ"],"uri":["http://zotero.org/users/1639190/items/ZQAIQRSQ"],"itemData":{"id":1714,"type":"webpage","abstract":"Internal emails show a tax-funded agency created to educate people about forestry has acted as a public-relations agency and lobbying arm for Oregon’s timber industry, in some cases skirting legal constraints that forbid it from doing so.","container-title":"ProPublica","language":"en","note":"source: www.propublica.org","title":"What Happened When a Public Institute Became a De Facto Lobbying Arm of the Timber Industry","URL":"https://www.propublica.org/article/what-happened-when-a-public-institute-became-a-de-facto-lobbying-arm-of-the-timber-industry","author":[{"family":"Davis","given":"Rob"},{"family":"Schick","given":"Toni"}],"accessed":{"date-parts":[["2020",8,5]]},"issued":{"date-parts":[["2020",8,4]]}}}],"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Rob Davis and Toni Schick, “What Happened When a Public Institute Became a De Facto Lobbying Arm of the Timber Industry,” ProPublica, August 4, 2020, https://www.propublica.org/article/what-happened-when-a-public-institute-became-a-de-facto-lobbying-arm-of-the-timber-industry.</w:t>
      </w:r>
      <w:r w:rsidRPr="005D6FB9">
        <w:rPr>
          <w:rFonts w:ascii="Times New Roman" w:hAnsi="Times New Roman"/>
        </w:rPr>
        <w:fldChar w:fldCharType="end"/>
      </w:r>
    </w:p>
  </w:footnote>
  <w:footnote w:id="69">
    <w:p w14:paraId="259A0C9C"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{"citationID":"jsg3ai4t","properties":{"formattedCitation":"Lancieri, \\uc0\\u8220{}Narrowing Data Protection\\uc0\\u8217{}s Enforcement Gap.\\uc0\\u8221{}","plainCitation":"Lancieri, “Narrowing Data Protection’s Enforcement Gap.”","noteIndex":70},"citationItems":[{"id":2264,"uris":["http://zotero.org/users/1639190/items/ERARNDW6"],"uri":["http://zotero.org/users/1639190/items/ERARNDW6"],"itemData":{"id":2264,"type":"article-journal","container-title":"Maine Law Review","issue":"1","title":"Narrowing Data Protection's Enforcement Gap","volume":"74","author":[{"family":"Lancieri","given":"Filippo"}],"issued":{"date-parts":[["2022"]]}}}],"schema":"https://github.com/citation-style-language/schema/raw/master/csl-citation.json"}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Lancieri, “Narrowing Data Protection’s Enforcement Gap.”</w:t>
      </w:r>
      <w:r w:rsidRPr="005D6FB9">
        <w:rPr>
          <w:rFonts w:ascii="Times New Roman" w:hAnsi="Times New Roman"/>
        </w:rPr>
        <w:fldChar w:fldCharType="end"/>
      </w:r>
    </w:p>
  </w:footnote>
  <w:footnote w:id="70">
    <w:p w14:paraId="21E2795E"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{"citationID":"nQLf7X0K","properties":{"formattedCitation":"Elliott Ash, Daniel L. Chen, and Suresh Naidu, \\uc0\\u8220{}Ideas Have Consequences: The Impact of Law and Economics on American Justice,\\uc0\\u8221{} {\\i{}Center for Law &amp; Economics Working Paper Series} 4 (2021).","plainCitation":"Elliott Ash, Daniel L. Chen, and Suresh Naidu, “Ideas Have Consequences: The Impact of Law and Economics on American Justice,” Center for Law &amp; Economics Working Paper Series 4 (2021).","noteIndex":71},"citationItems":[{"id":5206,"uris":["http://zotero.org/users/1639190/items/PF8TFILG"],"uri":["http://zotero.org/users/1639190/items/PF8TFILG"],"itemData":{"id":5206,"type":"article-journal","container-title":"Center for Law &amp; Economics Working Paper Series","note":"publisher: Center for Law &amp; Economics, ETH Zurich","title":"Ideas have consequences: The impact of law and economics on american justice","volume":"4","author":[{"family":"Ash","given":"Elliott"},{"family":"Chen","given":"Daniel L."},{"family":"Naidu","given":"Suresh"}],"issued":{"date-parts":[["2021"]]}}}],"schema":"https://github.com/citation-style-language/schema/raw/master/csl-citation.json"}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Elliott Ash, Daniel L. Chen, and Suresh Naidu, “Ideas Have Consequences: The Impact of Law and Economics on American Justice,” </w:t>
      </w:r>
      <w:r w:rsidRPr="005D6FB9">
        <w:rPr>
          <w:rFonts w:ascii="Times New Roman" w:hAnsi="Times New Roman"/>
          <w:i/>
          <w:iCs/>
        </w:rPr>
        <w:t>Center for Law &amp; Economics Working Paper Series</w:t>
      </w:r>
      <w:r w:rsidRPr="005D6FB9">
        <w:rPr>
          <w:rFonts w:ascii="Times New Roman" w:hAnsi="Times New Roman"/>
        </w:rPr>
        <w:t xml:space="preserve"> 4 (2021).</w:t>
      </w:r>
      <w:r w:rsidRPr="005D6FB9">
        <w:rPr>
          <w:rFonts w:ascii="Times New Roman" w:hAnsi="Times New Roman"/>
        </w:rPr>
        <w:fldChar w:fldCharType="end"/>
      </w:r>
    </w:p>
  </w:footnote>
  <w:footnote w:id="71">
    <w:p w14:paraId="0856C393"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{"citationID":"xaLgPmZ2","properties":{"formattedCitation":"Edward S. Herman and Noam Chomsky, {\\i{}Manufacturing Consent: The Political Economy of the Mass Media} (Random House, 2010).","plainCitation":"Edward S. Herman and Noam Chomsky, Manufacturing Consent: The Political Economy of the Mass Media (Random House, 2010).","noteIndex":72},"citationItems":[{"id":5237,"uris":["http://zotero.org/users/1639190/items/LBY48RSU"],"uri":["http://zotero.org/users/1639190/items/LBY48RSU"],"itemData":{"id":5237,"type":"book","ISBN":"1-4070-5405-8","publisher":"Random House","title":"Manufacturing consent: The political economy of the mass media","author":[{"family":"Herman","given":"Edward S."},{"family":"Chomsky","given":"Noam"}],"issued":{"date-parts":[["2010"]]}}}],"schema":"https://github.com/citation-style-language/schema/raw/master/csl-citation.json"}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Edward S. Herman and Noam Chomsky, </w:t>
      </w:r>
      <w:r w:rsidRPr="005D6FB9">
        <w:rPr>
          <w:rFonts w:ascii="Times New Roman" w:hAnsi="Times New Roman"/>
          <w:i/>
          <w:iCs/>
        </w:rPr>
        <w:t>Manufacturing Consent: The Political Economy of the Mass Media</w:t>
      </w:r>
      <w:r w:rsidRPr="005D6FB9">
        <w:rPr>
          <w:rFonts w:ascii="Times New Roman" w:hAnsi="Times New Roman"/>
        </w:rPr>
        <w:t xml:space="preserve"> (Random House, 2010).</w:t>
      </w:r>
      <w:r w:rsidRPr="005D6FB9">
        <w:rPr>
          <w:rFonts w:ascii="Times New Roman" w:hAnsi="Times New Roman"/>
        </w:rPr>
        <w:fldChar w:fldCharType="end"/>
      </w:r>
    </w:p>
  </w:footnote>
  <w:footnote w:id="72">
    <w:p w14:paraId="03998944"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After his description of such process for the news media in </w:t>
      </w:r>
      <w:r w:rsidRPr="005D6FB9">
        <w:rPr>
          <w:rFonts w:ascii="Times New Roman" w:hAnsi="Times New Roman"/>
        </w:rPr>
        <w:fldChar w:fldCharType="begin"/>
      </w:r>
      <w:r w:rsidRPr="005D6FB9">
        <w:rPr>
          <w:rFonts w:ascii="Times New Roman" w:hAnsi="Times New Roman"/>
        </w:rPr>
        <w:instrText xml:space="preserve"> ADDIN ZOTERO_ITEM CSL_CITATION {"citationID":"fiwj6idy","properties":{"formattedCitation":"Herman and Chomsky.","plainCitation":"Herman and Chomsky.","noteIndex":73},"citationItems":[{"id":5237,"uris":["http://zotero.org/users/1639190/items/LBY48RSU"],"uri":["http://zotero.org/users/1639190/items/LBY48RSU"],"itemData":{"id":5237,"type":"book","ISBN":"1-4070-5405-8","publisher":"Random House","title":"Manufacturing consent: The political economy of the mass media","author":[{"family":"Herman","given":"Edward S."},{"family":"Chomsky","given":"Noam"}],"issued":{"date-parts":[["2010"]]}}}],"schema":"https://github.com/citation-style-language/schema/raw/master/csl-citation.json"}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Herman and Chomsky.</w:t>
      </w:r>
      <w:r w:rsidRPr="005D6FB9">
        <w:rPr>
          <w:rFonts w:ascii="Times New Roman" w:hAnsi="Times New Roman"/>
        </w:rPr>
        <w:fldChar w:fldCharType="end"/>
      </w:r>
    </w:p>
  </w:footnote>
  <w:footnote w:id="73">
    <w:p w14:paraId="3433A549"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As Noam Chomsky explained when asked by a BBC journalist on whether he believed the journalist was self-censoring, “I am not saying you are self-censoring, I am saying that if you did not believe in what you believe, you would not be where you are”. </w:t>
      </w:r>
      <w:r w:rsidRPr="005D6FB9">
        <w:rPr>
          <w:rFonts w:ascii="Times New Roman" w:hAnsi="Times New Roman"/>
        </w:rPr>
        <w:fldChar w:fldCharType="begin"/>
      </w:r>
      <w:r w:rsidRPr="005D6FB9">
        <w:rPr>
          <w:rFonts w:ascii="Times New Roman" w:hAnsi="Times New Roman"/>
        </w:rPr>
        <w:instrText xml:space="preserve"> ADDIN ZOTERO_ITEM CSL_CITATION {"citationID":"ONuOLqgQ","properties":{"formattedCitation":"Noam Chomsky, The Big Idea - Noam Chomsky Interview with Andrew Marr, February 1996, https://www.youtube.com/watch?v=GjENnyQupow.","plainCitation":"Noam Chomsky, The Big Idea - Noam Chomsky Interview with Andrew Marr, February 1996, https://www.youtube.com/watch?v=GjENnyQupow.","noteIndex":74},"citationItems":[{"id":5239,"uris":["http://zotero.org/users/1639190/items/EIFPQQHU"],"uri":["http://zotero.org/users/1639190/items/EIFPQQHU"],"itemData":{"id":5239,"type":"interview","title":"The Big Idea - Noam Chomsky Interview with Andrew Marr","URL":"https://www.youtube.com/watch?v=GjENnyQupow","author":[{"family":"Chomsky","given":"Noam"}],"issued":{"date-parts":[["1996",2]]}}}],"schema":"https://github.com/citation-style-language/schema/raw/master/csl-citation.json"}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noProof/>
        </w:rPr>
        <w:t>Noam Chomsky, The Big Idea - Noam Chomsky Interview with Andrew Marr, February 1996, https://www.youtube.com/watch?v=GjENnyQupow.</w:t>
      </w:r>
      <w:r w:rsidRPr="005D6FB9">
        <w:rPr>
          <w:rFonts w:ascii="Times New Roman" w:hAnsi="Times New Roman"/>
        </w:rPr>
        <w:fldChar w:fldCharType="end"/>
      </w:r>
      <w:r w:rsidRPr="005D6FB9">
        <w:rPr>
          <w:rFonts w:ascii="Times New Roman" w:hAnsi="Times New Roman"/>
        </w:rPr>
        <w:t xml:space="preserve"> at 11’</w:t>
      </w:r>
    </w:p>
  </w:footnote>
  <w:footnote w:id="74">
    <w:p w14:paraId="3C58A21C" w14:textId="77777777"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As mentioned above, different market characteristics enable or hinder these dynamics, such as how concentrated the industry is and how aligned are the political interests of industry players, how disperse the group paying the rent is, how opaque is the rent payment itself, transaction costs in the political organization of dispersed agents, etc. See </w:t>
      </w:r>
      <w:r w:rsidRPr="005D6FB9">
        <w:rPr>
          <w:rFonts w:ascii="Times New Roman" w:hAnsi="Times New Roman"/>
        </w:rPr>
        <w:fldChar w:fldCharType="begin"/>
      </w:r>
      <w:r w:rsidRPr="005D6FB9">
        <w:rPr>
          <w:rFonts w:ascii="Times New Roman" w:hAnsi="Times New Roman"/>
        </w:rPr>
        <w:instrText xml:space="preserve"> ADDIN ZOTERO_ITEM CSL_CITATION {"citationID":"mkSKL88b","properties":{"formattedCitation":"Lancieri, \\uc0\\u8220{}Narrowing Data Protection\\uc0\\u8217{}s Enforcement Gap.\\uc0\\u8221{}","plainCitation":"Lancieri, “Narrowing Data Protection’s Enforcement Gap.”","noteIndex":75},"citationItems":[{"id":2264,"uris":["http://zotero.org/users/1639190/items/ERARNDW6"],"uri":["http://zotero.org/users/1639190/items/ERARNDW6"],"itemData":{"id":2264,"type":"article-journal","container-title":"Maine Law Review","issue":"1","title":"Narrowing Data Protection's Enforcement Gap","volume":"74","author":[{"family":"Lancieri","given":"Filippo"}],"issued":{"date-parts":[["2022"]]}}}],"schema":"https://github.com/citation-style-language/schema/raw/master/csl-citation.json"}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Lancieri, “Narrowing Data Protection’s Enforcement Gap.”</w:t>
      </w:r>
      <w:r w:rsidRPr="005D6FB9">
        <w:rPr>
          <w:rFonts w:ascii="Times New Roman" w:hAnsi="Times New Roman"/>
        </w:rPr>
        <w:fldChar w:fldCharType="end"/>
      </w:r>
      <w:r w:rsidRPr="005D6FB9">
        <w:rPr>
          <w:rFonts w:ascii="Times New Roman" w:hAnsi="Times New Roman"/>
        </w:rPr>
        <w:t xml:space="preserve"> at 32-33.</w:t>
      </w:r>
    </w:p>
  </w:footnote>
  <w:footnote w:id="75">
    <w:p w14:paraId="2F4FD5AE"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PnXLblZE","properties":{"formattedCitation":"Lancieri.","plainCitation":"Lancieri.","noteIndex":76},"citationItems":[{"id":2264,"uris":["http://zotero.org/users/1639190/items/ERARNDW6"],"uri":["http://zotero.org/users/1639190/items/ERARNDW6"],"itemData":{"id":2264,"type":"article-journal","container-title":"Maine Law Review","issue":"1","title":"Narrowing Data Protection's Enforcement Gap","volume":"74","author":[{"family":"Lancieri","given":"Filippo"}],"issued":{"date-parts":[["2022"]]}}}],"schema":"https://github.com/citation-style-language/schema/raw/master/csl-citation.json"}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Lancieri.</w:t>
      </w:r>
      <w:r w:rsidRPr="005D6FB9">
        <w:rPr>
          <w:rFonts w:ascii="Times New Roman" w:hAnsi="Times New Roman"/>
        </w:rPr>
        <w:fldChar w:fldCharType="end"/>
      </w:r>
      <w:r w:rsidRPr="005D6FB9">
        <w:rPr>
          <w:rFonts w:ascii="Times New Roman" w:hAnsi="Times New Roman"/>
        </w:rPr>
        <w:t xml:space="preserve"> at 39.</w:t>
      </w:r>
    </w:p>
  </w:footnote>
  <w:footnote w:id="76">
    <w:p w14:paraId="24C52EF5"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For example, requiring regulators to propose rules and solicit public comment before formally issuing those rules forces interest groups to submit comments and data, putting opponents on alert, and allowing them to respond by marshalling evidence and making arguments of their own.</w:t>
      </w:r>
    </w:p>
  </w:footnote>
  <w:footnote w:id="77">
    <w:p w14:paraId="3BA73011"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For example, a former PCAOB inspector hired by KPMG was able to provide the audit firm with advanced warnings of which engagements will be inspected. </w:t>
      </w:r>
      <w:r w:rsidRPr="005D6FB9">
        <w:rPr>
          <w:rFonts w:ascii="Times New Roman" w:hAnsi="Times New Roman"/>
        </w:rPr>
        <w:fldChar w:fldCharType="begin"/>
      </w:r>
      <w:r w:rsidRPr="005D6FB9">
        <w:rPr>
          <w:rFonts w:ascii="Times New Roman" w:hAnsi="Times New Roman"/>
        </w:rPr>
        <w:instrText xml:space="preserve"> ADDIN ZOTERO_ITEM CSL_CITATION {"citationID":"a28ddajg0u7","properties":{"formattedCitation":"Securities and Exchange Commission, \\uc0\\u8220{}Six Accountants Charged with Using Leaked Confidential PCAOB Data in Quest to Improve Inspection Results for KPMG,\\uc0\\u8221{} sec.gov, June 2018, https://www.sec.gov/news/press-release/2018-6.","plainCitation":"Securities and Exchange Commission, “Six Accountants Charged with Using Leaked Confidential PCAOB Data in Quest to Improve Inspection Results for KPMG,” sec.gov, June 2018, https://www.sec.gov/news/press-release/2018-6.","noteIndex":78},"citationItems":[{"id":5318,"uris":["http://zotero.org/users/1639190/items/P97VL8DS"],"uri":["http://zotero.org/users/1639190/items/P97VL8DS"],"itemData":{"id":5318,"type":"webpage","container-title":"sec.gov","title":"Six Accountants Charged with Using Leaked Confidential PCAOB Data in Quest to Improve Inspection Results for KPMG","URL":"https://www.sec.gov/news/press-release/2018-6","author":[{"literal":"Securities and Exchange Commission"}],"issued":{"date-parts":[["2018",6]]}}}],"schema":"https://github.com/citation-style-language/schema/raw/master/csl-citation.json"}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Securities and Exchange Commission, “Six Accountants Charged with Using Leaked Confidential PCAOB Data in Quest to Improve Inspection Results for KPMG,” sec.gov, June 2018, https://www.sec.gov/news/press-release/2018-6.</w:t>
      </w:r>
      <w:r w:rsidRPr="005D6FB9">
        <w:rPr>
          <w:rFonts w:ascii="Times New Roman" w:hAnsi="Times New Roman"/>
        </w:rPr>
        <w:fldChar w:fldCharType="end"/>
      </w:r>
    </w:p>
  </w:footnote>
  <w:footnote w:id="78">
    <w:p w14:paraId="17EBC575" w14:textId="77777777"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{"citationID":"apul42v4ol","properties":{"formattedCitation":"Jody Freeman and Sharon Jacobs, \\uc0\\u8220{}Structural Deregulation,\\uc0\\u8221{} {\\i{}Harvard Law Review, Forthcoming}, 2021.","plainCitation":"Jody Freeman and Sharon Jacobs, “Structural Deregulation,” Harvard Law Review, Forthcoming, 2021.","noteIndex":79},"citationItems":[{"id":5320,"uris":["http://zotero.org/users/1639190/items/XLWSP3ZN"],"uri":["http://zotero.org/users/1639190/items/XLWSP3ZN"],"itemData":{"id":5320,"type":"article-journal","container-title":"Harvard Law Review, Forthcoming","title":"Structural Deregulation","author":[{"family":"Freeman","given":"Jody"},{"family":"Jacobs","given":"Sharon"}],"issued":{"date-parts":[["2021"]]}}}],"schema":"https://github.com/citation-style-language/schema/raw/master/csl-citation.json"}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Jody Freeman and Sharon Jacobs, “Structural Deregulation,” </w:t>
      </w:r>
      <w:r w:rsidRPr="005D6FB9">
        <w:rPr>
          <w:rFonts w:ascii="Times New Roman" w:hAnsi="Times New Roman"/>
          <w:i/>
          <w:iCs/>
        </w:rPr>
        <w:t>Harvard Law Review, Forthcoming</w:t>
      </w:r>
      <w:r w:rsidRPr="005D6FB9">
        <w:rPr>
          <w:rFonts w:ascii="Times New Roman" w:hAnsi="Times New Roman"/>
        </w:rPr>
        <w:t>, 2021.</w:t>
      </w:r>
      <w:r w:rsidRPr="005D6FB9">
        <w:rPr>
          <w:rFonts w:ascii="Times New Roman" w:hAnsi="Times New Roman"/>
        </w:rPr>
        <w:fldChar w:fldCharType="end"/>
      </w:r>
    </w:p>
  </w:footnote>
  <w:footnote w:id="79">
    <w:p w14:paraId="4B02E5B5"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{"citationID":"z0G0wseI","properties":{"formattedCitation":"Andrei Shleifer, \\uc0\\u8220{}George Stigler\\uc0\\u8217{}s Paper on Regulation and the Rise of Political Economy,\\uc0\\u8221{} {\\i{}ProMarket} (blog), April 28, 2021, https://promarket.org/2021/04/28/george-stiglers-regulation-political-economy-capture/.","plainCitation":"Andrei Shleifer, “George Stigler’s Paper on Regulation and the Rise of Political Economy,” ProMarket (blog), April 28, 2021, https://promarket.org/2021/04/28/george-stiglers-regulation-political-economy-capture/.","noteIndex":80},"citationItems":[{"id":5024,"uris":["http://zotero.org/users/1639190/items/WCG8Y8EB"],"uri":["http://zotero.org/users/1639190/items/WCG8Y8EB"],"itemData":{"id":5024,"type":"post-weblog","abstract":"Stigler’s “The Theory of Economic Regulation” is not just the founding paper of economics of regulation, but also of political economy.","container-title":"ProMarket","language":"en-US","title":"George Stigler’s Paper on Regulation and the Rise of Political Economy","URL":"https://promarket.org/2021/04/28/george-stiglers-regulation-political-economy-capture/","author":[{"family":"Shleifer","given":"Andrei"}],"accessed":{"date-parts":[["2021",5,10]]},"issued":{"date-parts":[["2021",4,28]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Andrei Shleifer, “George Stigler’s Paper on Regulation and the Rise of Political Economy,” </w:t>
      </w:r>
      <w:r w:rsidRPr="005D6FB9">
        <w:rPr>
          <w:rFonts w:ascii="Times New Roman" w:hAnsi="Times New Roman"/>
          <w:i/>
          <w:iCs/>
        </w:rPr>
        <w:t>ProMarket</w:t>
      </w:r>
      <w:r w:rsidRPr="005D6FB9">
        <w:rPr>
          <w:rFonts w:ascii="Times New Roman" w:hAnsi="Times New Roman"/>
        </w:rPr>
        <w:t xml:space="preserve"> (blog), April 28, 2021, https://promarket.org/2021/04/28/george-stiglers-regulation-political-economy-capture/.</w:t>
      </w:r>
      <w:r w:rsidRPr="005D6FB9">
        <w:rPr>
          <w:rFonts w:ascii="Times New Roman" w:hAnsi="Times New Roman"/>
        </w:rPr>
        <w:fldChar w:fldCharType="end"/>
      </w:r>
    </w:p>
  </w:footnote>
  <w:footnote w:id="80">
    <w:p w14:paraId="5629CE03" w14:textId="6EBC0CAE"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{"citationID":"a10bd01eqah","properties":{"formattedCitation":"Daniel A. Crane, \\uc0\\u8220{}Antitrust Antitextualism,\\uc0\\u8221{} {\\i{}Notre Dame Law Review} 96, no. 1 (2021): 1204.","plainCitation":"Daniel A. Crane, “Antitrust Antitextualism,” Notre Dame Law Review 96, no. 1 (2021): 1204.","noteIndex":82},"citationItems":[{"id":5013,"uris":["http://zotero.org/users/1639190/items/8JGKEGH5"],"uri":["http://zotero.org/users/1639190/items/8JGKEGH5"],"itemData":{"id":5013,"type":"article-journal","container-title":"Notre Dame Law Review","issue":"1","page":"1204","title":"Antitrust Antitextualism","volume":"96","author":[{"family":"Crane","given":"Daniel A."}],"issued":{"date-parts":[["2021"]]}}}],"schema":"https://github.com/citation-style-language/schema/raw/master/csl-citation.json"}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Daniel A. Crane, “Antitrust Antitextualism,” </w:t>
      </w:r>
      <w:r w:rsidRPr="005D6FB9">
        <w:rPr>
          <w:rFonts w:ascii="Times New Roman" w:hAnsi="Times New Roman"/>
          <w:i/>
          <w:iCs/>
        </w:rPr>
        <w:t>Notre Dame Law Review</w:t>
      </w:r>
      <w:r w:rsidRPr="005D6FB9">
        <w:rPr>
          <w:rFonts w:ascii="Times New Roman" w:hAnsi="Times New Roman"/>
        </w:rPr>
        <w:t xml:space="preserve"> 96, no. 1 (2021): 1204.</w:t>
      </w:r>
      <w:r w:rsidRPr="005D6FB9">
        <w:rPr>
          <w:rFonts w:ascii="Times New Roman" w:hAnsi="Times New Roman"/>
        </w:rPr>
        <w:fldChar w:fldCharType="end"/>
      </w:r>
    </w:p>
  </w:footnote>
  <w:footnote w:id="81">
    <w:p w14:paraId="16548EB4" w14:textId="668A0805"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A possibly more important exception to this pattern of increasing antitrust liability and enforcement was a series of early New Deal statutes, including the National Industrial Recovery Act of 1933, which gave the federal government power to authorize and regulate cartels. But this short-lived experiment was a response to an economic emergency, and placed cartelization under the authority of the government, and so was not really an exception to the overall trend toward limiting the power of private corporations to collude or monopolized markets on their own.</w:t>
      </w:r>
    </w:p>
  </w:footnote>
  <w:footnote w:id="82">
    <w:p w14:paraId="3BDED856" w14:textId="38C6B3F7"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{"citationID":"a2mqm7n8f8e","properties":{"formattedCitation":"Earl W. Kintner, Christopher Smith, and David B. Goldston, \\uc0\\u8220{}The Effect of the Federal Trade Commission Improvements Act of 1980 on the FTC\\uc0\\u8217{}s Rulemaking and Enforcement Authority,\\uc0\\u8221{} {\\i{}Wash. ULQ} 58 (1980): 847.","plainCitation":"Earl W. Kintner, Christopher Smith, and David B. Goldston, “The Effect of the Federal Trade Commission Improvements Act of 1980 on the FTC’s Rulemaking and Enforcement Authority,” Wash. ULQ 58 (1980): 847.","noteIndex":84},"citationItems":[{"id":5551,"uris":["http://zotero.org/users/1639190/items/MFAL3SAQ"],"uri":["http://zotero.org/users/1639190/items/MFAL3SAQ"],"itemData":{"id":5551,"type":"article-journal","container-title":"Wash. ULQ","note":"publisher: HeinOnline","page":"847","title":"The Effect of the Federal Trade Commission Improvements Act of 1980 on the FTC's Rulemaking and Enforcement Authority","volume":"58","author":[{"family":"Kintner","given":"Earl W."},{"family":"Smith","given":"Christopher"},{"family":"Goldston","given":"David B."}],"issued":{"date-parts":[["1980"]]}}}],"schema":"https://github.com/citation-style-language/schema/raw/master/csl-citation.json"}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Earl W. Kintner, Christopher Smith, and David B. Goldston, “The Effect of the Federal Trade Commission Improvements Act of 1980 on the FTC’s Rulemaking and Enforcement Authority,” </w:t>
      </w:r>
      <w:r w:rsidRPr="005D6FB9">
        <w:rPr>
          <w:rFonts w:ascii="Times New Roman" w:hAnsi="Times New Roman"/>
          <w:i/>
          <w:iCs/>
        </w:rPr>
        <w:t>Wash. ULQ</w:t>
      </w:r>
      <w:r w:rsidRPr="005D6FB9">
        <w:rPr>
          <w:rFonts w:ascii="Times New Roman" w:hAnsi="Times New Roman"/>
        </w:rPr>
        <w:t xml:space="preserve"> 58 (1980): 847.</w:t>
      </w:r>
      <w:r w:rsidRPr="005D6FB9">
        <w:rPr>
          <w:rFonts w:ascii="Times New Roman" w:hAnsi="Times New Roman"/>
        </w:rPr>
        <w:fldChar w:fldCharType="end"/>
      </w:r>
      <w:r w:rsidRPr="005D6FB9">
        <w:rPr>
          <w:rFonts w:ascii="Times New Roman" w:hAnsi="Times New Roman"/>
        </w:rPr>
        <w:t xml:space="preserve"> at 847.</w:t>
      </w:r>
    </w:p>
  </w:footnote>
  <w:footnote w:id="83">
    <w:p w14:paraId="1AA1EA36" w14:textId="0DBC29C3"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15 U.S. Code § 6a.</w:t>
      </w:r>
    </w:p>
  </w:footnote>
  <w:footnote w:id="84">
    <w:p w14:paraId="3EEEA967" w14:textId="5D5FC945"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Op. cit.</w:t>
      </w:r>
    </w:p>
  </w:footnote>
  <w:footnote w:id="85">
    <w:p w14:paraId="2F71BF81" w14:textId="0EA10518"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{"citationID":"UzZEWDjB","properties":{"formattedCitation":"Andrew G. Howell, \\uc0\\u8220{}Why Premerger Review Needed Reform-and Still Does,\\uc0\\u8221{} {\\i{}Wm. &amp; Mary L. Rev.} 43 (2001): 1703.","plainCitation":"Andrew G. Howell, “Why Premerger Review Needed Reform-and Still Does,” Wm. &amp; Mary L. Rev. 43 (2001): 1703.","noteIndex":87},"citationItems":[{"id":5014,"uris":["http://zotero.org/users/1639190/items/H9NQYNN8"],"uri":["http://zotero.org/users/1639190/items/H9NQYNN8"],"itemData":{"id":5014,"type":"article-journal","container-title":"Wm. &amp; Mary L. Rev.","note":"publisher: HeinOnline","page":"1703","title":"Why premerger review needed reform-and still does","volume":"43","author":[{"family":"Howell","given":"Andrew G."}],"issued":{"date-parts":[["2001"]]}}}],"schema":"https://github.com/citation-style-language/schema/raw/master/csl-citation.json"}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Andrew G. Howell, “Why Premerger Review Needed Reform-and Still Does,” </w:t>
      </w:r>
      <w:r w:rsidRPr="005D6FB9">
        <w:rPr>
          <w:rFonts w:ascii="Times New Roman" w:hAnsi="Times New Roman"/>
          <w:i/>
          <w:iCs/>
        </w:rPr>
        <w:t>Wm. &amp; Mary L. Rev.</w:t>
      </w:r>
      <w:r w:rsidRPr="005D6FB9">
        <w:rPr>
          <w:rFonts w:ascii="Times New Roman" w:hAnsi="Times New Roman"/>
        </w:rPr>
        <w:t xml:space="preserve"> 43 (2001): 1703.</w:t>
      </w:r>
      <w:r w:rsidRPr="005D6FB9">
        <w:rPr>
          <w:rFonts w:ascii="Times New Roman" w:hAnsi="Times New Roman"/>
        </w:rPr>
        <w:fldChar w:fldCharType="end"/>
      </w:r>
      <w:r w:rsidRPr="005D6FB9">
        <w:rPr>
          <w:rFonts w:ascii="Times New Roman" w:hAnsi="Times New Roman"/>
        </w:rPr>
        <w:t xml:space="preserve"> at 1703-04. </w:t>
      </w:r>
    </w:p>
  </w:footnote>
  <w:footnote w:id="86">
    <w:p w14:paraId="737852AB" w14:textId="041402DA"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VPyTWzwM","properties":{"formattedCitation":"Howell.","plainCitation":"Howell.","noteIndex":88},"citationItems":[{"id":5014,"uris":["http://zotero.org/users/1639190/items/H9NQYNN8"],"uri":["http://zotero.org/users/1639190/items/H9NQYNN8"],"itemData":{"id":5014,"type":"article-journal","container-title":"Wm. &amp; Mary L. Rev.","note":"publisher: HeinOnline","page":"1703","title":"Why premerger review needed reform-and still does","volume":"43","author":[{"family":"Howell","given":"Andrew G."}],"issued":{"date-parts":[["2001"]]}}}],"schema":"https://github.com/citation-style-language/schema/raw/master/csl-citation.json"}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noProof/>
        </w:rPr>
        <w:t>Howell.</w:t>
      </w:r>
      <w:r w:rsidRPr="005D6FB9">
        <w:rPr>
          <w:rFonts w:ascii="Times New Roman" w:hAnsi="Times New Roman"/>
        </w:rPr>
        <w:fldChar w:fldCharType="end"/>
      </w:r>
      <w:r w:rsidRPr="005D6FB9">
        <w:rPr>
          <w:rFonts w:ascii="Times New Roman" w:hAnsi="Times New Roman"/>
        </w:rPr>
        <w:t xml:space="preserve"> at 1704.</w:t>
      </w:r>
    </w:p>
  </w:footnote>
  <w:footnote w:id="87">
    <w:p w14:paraId="200EC573" w14:textId="6BDF7E43"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{"citationID":"qVYNCf5t","properties":{"formattedCitation":"Frederick M. Rowe, \\uc0\\u8220{}Political Objectives and Economic Effects of the Robinson-Patman Act: A Conspicuous US Antitrust Policy Failure,\\uc0\\u8221{} {\\i{}Zeitschrift F\\uc0\\u252{}r Die Gesamte Staatswissenschaft/Journal of Institutional and Theoretical Economics}, no. H. 3 (1980): 499\\uc0\\u8211{}509.","plainCitation":"Frederick M. Rowe, “Political Objectives and Economic Effects of the Robinson-Patman Act: A Conspicuous US Antitrust Policy Failure,” Zeitschrift Für Die Gesamte Staatswissenschaft/Journal of Institutional and Theoretical Economics, no. H. 3 (1980): 499–509.","noteIndex":89},"citationItems":[{"id":5211,"uris":["http://zotero.org/users/1639190/items/4NARNINE"],"uri":["http://zotero.org/users/1639190/items/4NARNINE"],"itemData":{"id":5211,"type":"article-journal","container-title":"Zeitschrift für die gesamte Staatswissenschaft/Journal of Institutional and Theoretical Economics","issue":"H. 3","note":"ISBN: 0044-2550\npublisher: JSTOR","page":"499-509","title":"Political Objectives and Economic Effects of the Robinson-Patman Act: A Conspicuous US Antitrust Policy Failure","author":[{"family":"Rowe","given":"Frederick M."}],"issued":{"date-parts":[["1980"]]}}}],"schema":"https://github.com/citation-style-language/schema/raw/master/csl-citation.json"}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Frederick M. Rowe, “Political Objectives and Economic Effects of the Robinson-Patman Act: A Conspicuous US Antitrust Policy Failure,” </w:t>
      </w:r>
      <w:r w:rsidRPr="005D6FB9">
        <w:rPr>
          <w:rFonts w:ascii="Times New Roman" w:hAnsi="Times New Roman"/>
          <w:i/>
          <w:iCs/>
        </w:rPr>
        <w:t>Zeitschrift Für Die Gesamte Staatswissenschaft/Journal of Institutional and Theoretical Economics</w:t>
      </w:r>
      <w:r w:rsidRPr="005D6FB9">
        <w:rPr>
          <w:rFonts w:ascii="Times New Roman" w:hAnsi="Times New Roman"/>
        </w:rPr>
        <w:t>, no. H. 3 (1980): 499–509.</w:t>
      </w:r>
      <w:r w:rsidRPr="005D6FB9">
        <w:rPr>
          <w:rFonts w:ascii="Times New Roman" w:hAnsi="Times New Roman"/>
        </w:rPr>
        <w:fldChar w:fldCharType="end"/>
      </w:r>
      <w:r w:rsidRPr="005D6FB9">
        <w:rPr>
          <w:rFonts w:ascii="Times New Roman" w:hAnsi="Times New Roman"/>
        </w:rPr>
        <w:t xml:space="preserve"> at 500.</w:t>
      </w:r>
    </w:p>
  </w:footnote>
  <w:footnote w:id="88">
    <w:p w14:paraId="3A96DB59" w14:textId="7FBBF7BF"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{"citationID":"u8dT53WB","properties":{"formattedCitation":"\\uc0\\u8220{}Antitrust Commission Recommends Repeal of Robinson-Patman Act,\\uc0\\u8221{} {\\i{}NAW - National Association of Wholesale Distributors} (blog), December 2007, https://www.naw.org/advisory/antitrust-commission-recommends-repeal-robinson-patman-act/.","plainCitation":"“Antitrust Commission Recommends Repeal of Robinson-Patman Act,” NAW - National Association of Wholesale Distributors (blog), December 2007, https://www.naw.org/advisory/antitrust-commission-recommends-repeal-robinson-patman-act/.","noteIndex":90},"citationItems":[{"id":5212,"uris":["http://zotero.org/users/1639190/items/M8QGMSUE"],"uri":["http://zotero.org/users/1639190/items/M8QGMSUE"],"itemData":{"id":5212,"type":"post-weblog","abstract":"Antitrust Commission Recommends Repeal of Robinson-Patman Act","container-title":"NAW - National Association of Wholesale Distributors","language":"en-US","title":"Antitrust Commission Recommends Repeal of Robinson-Patman Act","URL":"https://www.naw.org/advisory/antitrust-commission-recommends-repeal-robinson-patman-act/","issued":{"date-parts":[["2007",12]]}}}],"schema":"https://github.com/citation-style-language/schema/raw/master/csl-citation.json"}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“Antitrust Commission Recommends Repeal of Robinson-Patman Act,” </w:t>
      </w:r>
      <w:r w:rsidRPr="005D6FB9">
        <w:rPr>
          <w:rFonts w:ascii="Times New Roman" w:hAnsi="Times New Roman"/>
          <w:i/>
          <w:iCs/>
        </w:rPr>
        <w:t>NAW - National Association of Wholesale Distributors</w:t>
      </w:r>
      <w:r w:rsidRPr="005D6FB9">
        <w:rPr>
          <w:rFonts w:ascii="Times New Roman" w:hAnsi="Times New Roman"/>
        </w:rPr>
        <w:t xml:space="preserve"> (blog), December 2007, https://www.naw.org/advisory/antitrust-commission-recommends-repeal-robinson-patman-act/.</w:t>
      </w:r>
      <w:r w:rsidRPr="005D6FB9">
        <w:rPr>
          <w:rFonts w:ascii="Times New Roman" w:hAnsi="Times New Roman"/>
        </w:rPr>
        <w:fldChar w:fldCharType="end"/>
      </w:r>
    </w:p>
  </w:footnote>
  <w:footnote w:id="89">
    <w:p w14:paraId="55189B8A" w14:textId="2B7AEC3E"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{"citationID":"y1Ox4eTV","properties":{"formattedCitation":"Roger D. Blair and Christina DePasquale, \\uc0\\u8220{}\\uc0\\u8216{}Antitrust\\uc0\\u8217{}s Least Glorious Hour\\uc0\\u8217{}: The Robinson-Patman Act,\\uc0\\u8221{} {\\i{}The Journal of Law and Economics} 57, no. S3 (2014): S201\\uc0\\u8211{}15.","plainCitation":"Roger D. Blair and Christina DePasquale, “‘Antitrust’s Least Glorious Hour’: The Robinson-Patman Act,” The Journal of Law and Economics 57, no. S3 (2014): S201–15.","noteIndex":91},"citationItems":[{"id":5214,"uris":["http://zotero.org/users/1639190/items/CMYRBEYD"],"uri":["http://zotero.org/users/1639190/items/CMYRBEYD"],"itemData":{"id":5214,"type":"article-journal","container-title":"The Journal of Law and Economics","issue":"S3","note":"ISBN: 0022-2186\npublisher: University of Chicago Press Chicago, IL","page":"S201-S215","title":"“Antitrust’s Least Glorious Hour”: The Robinson-Patman Act","volume":"57","author":[{"family":"Blair","given":"Roger D."},{"family":"DePasquale","given":"Christina"}],"issued":{"date-parts":[["2014"]]}}}],"schema":"https://github.com/citation-style-language/schema/raw/master/csl-citation.json"}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Roger D. Blair and Christina DePasquale, “‘Antitrust’s Least Glorious Hour’: The Robinson-Patman Act,” </w:t>
      </w:r>
      <w:r w:rsidRPr="005D6FB9">
        <w:rPr>
          <w:rFonts w:ascii="Times New Roman" w:hAnsi="Times New Roman"/>
          <w:i/>
          <w:iCs/>
        </w:rPr>
        <w:t>The Journal of Law and Economics</w:t>
      </w:r>
      <w:r w:rsidRPr="005D6FB9">
        <w:rPr>
          <w:rFonts w:ascii="Times New Roman" w:hAnsi="Times New Roman"/>
        </w:rPr>
        <w:t xml:space="preserve"> 57, no. S3 (2014): S201–15.</w:t>
      </w:r>
      <w:r w:rsidRPr="005D6FB9">
        <w:rPr>
          <w:rFonts w:ascii="Times New Roman" w:hAnsi="Times New Roman"/>
        </w:rPr>
        <w:fldChar w:fldCharType="end"/>
      </w:r>
      <w:r w:rsidRPr="005D6FB9">
        <w:rPr>
          <w:rFonts w:ascii="Times New Roman" w:hAnsi="Times New Roman"/>
        </w:rPr>
        <w:t xml:space="preserve"> at S212.</w:t>
      </w:r>
    </w:p>
  </w:footnote>
  <w:footnote w:id="90">
    <w:p w14:paraId="10B7DA44" w14:textId="66A1875A"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Luigi </w:t>
      </w:r>
      <w:proofErr w:type="spellStart"/>
      <w:r w:rsidRPr="005D6FB9">
        <w:rPr>
          <w:rFonts w:ascii="Times New Roman" w:hAnsi="Times New Roman"/>
        </w:rPr>
        <w:t>Zingales</w:t>
      </w:r>
      <w:proofErr w:type="spellEnd"/>
      <w:r w:rsidRPr="005D6FB9">
        <w:rPr>
          <w:rFonts w:ascii="Times New Roman" w:hAnsi="Times New Roman"/>
        </w:rPr>
        <w:t xml:space="preserve"> “The Political Limits of Economics” American Economic Review, Vol. 110, May 2020, 378-82.</w:t>
      </w:r>
    </w:p>
  </w:footnote>
  <w:footnote w:id="91">
    <w:p w14:paraId="1C3E1597" w14:textId="60E5DAFF"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Currently, half of US States have such Statutes. See </w:t>
      </w:r>
      <w:r w:rsidRPr="005D6FB9">
        <w:rPr>
          <w:rFonts w:ascii="Times New Roman" w:hAnsi="Times New Roman"/>
        </w:rPr>
        <w:fldChar w:fldCharType="begin"/>
      </w:r>
      <w:r w:rsidRPr="005D6FB9">
        <w:rPr>
          <w:rFonts w:ascii="Times New Roman" w:hAnsi="Times New Roman"/>
        </w:rPr>
        <w:instrText xml:space="preserve"> ADDIN ZOTERO_ITEM CSL_CITATION {"citationID":"UC5IDT8m","properties":{"formattedCitation":"Smith, \\uc0\\u8220{}The Indirect Purchaser Rule and Private Enforcement of Antitrust Law: A Reassessment.\\uc0\\u8221{}","plainCitation":"Smith, “The Indirect Purchaser Rule and Private Enforcement of Antitrust Law: A Reassessment.”","noteIndex":93},"citationItems":[{"id":4989,"uris":["http://zotero.org/users/1639190/items/UQVWH9DG"],"uri":["http://zotero.org/users/1639190/items/UQVWH9DG"],"itemData":{"id":4989,"type":"article-journal","container-title":"Journal of Competition Law &amp; Economics","title":"The Indirect Purchaser Rule and Private Enforcement of Antitrust Law: A Reassessment","author":[{"family":"Smith","given":"Spencer"}],"issued":{"date-parts":[["2021"]]}}}],"schema":"https://github.com/citation-style-language/schema/raw/master/csl-citation.json"}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Smith, “The Indirect Purchaser Rule and Private Enforcement of Antitrust Law: A Reassessment.”</w:t>
      </w:r>
      <w:r w:rsidRPr="005D6FB9">
        <w:rPr>
          <w:rFonts w:ascii="Times New Roman" w:hAnsi="Times New Roman"/>
        </w:rPr>
        <w:fldChar w:fldCharType="end"/>
      </w:r>
      <w:r w:rsidRPr="005D6FB9">
        <w:rPr>
          <w:rFonts w:ascii="Times New Roman" w:hAnsi="Times New Roman"/>
        </w:rPr>
        <w:t xml:space="preserve"> at 652.</w:t>
      </w:r>
    </w:p>
  </w:footnote>
  <w:footnote w:id="92">
    <w:p w14:paraId="42B436E4" w14:textId="1914936E"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As this paper goes to press, Congress is considering a budget that greatly expands resources for antitrust enforcement. Consistent with our findings elsewhere, the pro-antitrust legislation is publicly salient and democratically supported; the Biden campaign touted its support for stronger antitrust law. </w:t>
      </w:r>
      <w:hyperlink r:id="rId2" w:history="1">
        <w:r w:rsidRPr="005D6FB9">
          <w:rPr>
            <w:rStyle w:val="Hyperlink"/>
            <w:rFonts w:ascii="Times New Roman" w:hAnsi="Times New Roman"/>
          </w:rPr>
          <w:t>https://www.washingtonpost.com/us-policy/2021/09/09/democrats-tech-reconciliation/</w:t>
        </w:r>
      </w:hyperlink>
      <w:r w:rsidRPr="005D6FB9">
        <w:rPr>
          <w:rFonts w:ascii="Times New Roman" w:hAnsi="Times New Roman"/>
        </w:rPr>
        <w:t xml:space="preserve">. </w:t>
      </w:r>
    </w:p>
  </w:footnote>
  <w:footnote w:id="93">
    <w:p w14:paraId="22C844F3" w14:textId="634B6344"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Antitrust includes both “antitrust” and “anti-trust”. Monopoly includes “monopoly”, “monopolies” and “monopolistic”. Some mentions to monopoly were removed when they did not relate to economic policies, such as “monopoly over violence”, etc. In addition, we ran also collected and analyzed the term “competition” and variants, but decided not to include it because it yields largely similar but noisier results, as many mentions to competition are unrelated to antitrust (international competition with the USSR, fair competition in international trade, etc.).</w:t>
      </w:r>
      <w:r>
        <w:rPr>
          <w:rFonts w:ascii="Times New Roman" w:hAnsi="Times New Roman"/>
        </w:rPr>
        <w:t xml:space="preserve"> </w:t>
      </w:r>
      <w:r w:rsidRPr="005D6FB9">
        <w:rPr>
          <w:rFonts w:ascii="Times New Roman" w:hAnsi="Times New Roman"/>
        </w:rPr>
        <w:t>Each time the term is mentioned we count as one.</w:t>
      </w:r>
    </w:p>
  </w:footnote>
  <w:footnote w:id="94">
    <w:p w14:paraId="46598307" w14:textId="714144B1"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{"citationID":"a1hn78jh1kl","properties":{"formattedCitation":"Franklin Roosevelt, \\uc0\\u8220{}State of the Union Message to Congress,\\uc0\\u8221{} January 1944, https://www.presidency.ucsb.edu/documents/state-the-union-message-congress.","plainCitation":"Franklin Roosevelt, “State of the Union Message to Congress,” January 1944, https://www.presidency.ucsb.edu/documents/state-the-union-message-congress.","noteIndex":96},"citationItems":[{"id":5552,"uris":["http://zotero.org/users/1639190/items/LGSXTG6J"],"uri":["http://zotero.org/users/1639190/items/LGSXTG6J"],"itemData":{"id":5552,"type":"article","title":"State of the Union Message to Congress","URL":"https://www.presidency.ucsb.edu/documents/state-the-union-message-congress","author":[{"family":"Roosevelt","given":"Franklin"}],"issued":{"date-parts":[["1944",1]]}}}],"schema":"https://github.com/citation-style-language/schema/raw/master/csl-citation.json"}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Franklin Roosevelt, “State of the Union Message to Congress,” January 1944, https://www.presidency.ucsb.edu/documents/state-the-union-message-congress.</w:t>
      </w:r>
      <w:r w:rsidRPr="005D6FB9">
        <w:rPr>
          <w:rFonts w:ascii="Times New Roman" w:hAnsi="Times New Roman"/>
        </w:rPr>
        <w:fldChar w:fldCharType="end"/>
      </w:r>
    </w:p>
  </w:footnote>
  <w:footnote w:id="95">
    <w:p w14:paraId="66D121AF" w14:textId="5C9E22D5"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{"citationID":"a17ru13m57n","properties":{"formattedCitation":"Harry Truman, \\uc0\\u8220{}Annual Message to the Congress on the State of the Union,\\uc0\\u8221{} January 1948, https://www.presidency.ucsb.edu/documents/annual-message-the-congress-the-state-the-union-14.","plainCitation":"Harry Truman, “Annual Message to the Congress on the State of the Union,” January 1948, https://www.presidency.ucsb.edu/documents/annual-message-the-congress-the-state-the-union-14.","noteIndex":97},"citationItems":[{"id":5553,"uris":["http://zotero.org/users/1639190/items/55X8PJYB"],"uri":["http://zotero.org/users/1639190/items/55X8PJYB"],"itemData":{"id":5553,"type":"article","title":"Annual Message to the Congress on the State of the Union","URL":"https://www.presidency.ucsb.edu/documents/annual-message-the-congress-the-state-the-union-14","author":[{"family":"Truman","given":"Harry"}],"issued":{"date-parts":[["1948",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Harry Truman, “Annual Message to the Congress on the State of the Union,” January 1948, https://www.presidency.ucsb.edu/documents/annual-message-the-congress-the-state-the-union-14.</w:t>
      </w:r>
      <w:r w:rsidRPr="005D6FB9">
        <w:rPr>
          <w:rFonts w:ascii="Times New Roman" w:hAnsi="Times New Roman"/>
        </w:rPr>
        <w:fldChar w:fldCharType="end"/>
      </w:r>
    </w:p>
  </w:footnote>
  <w:footnote w:id="96">
    <w:p w14:paraId="7E9F3F12" w14:textId="4E3D047F"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{"citationID":"a83nij87db","properties":{"formattedCitation":"Dwight Eisenhower, \\uc0\\u8220{}Annual Message to the Congress on the State of the Union.,\\uc0\\u8221{} January 1961, https://www.presidency.ucsb.edu/documents/annual-message-the-congress-the-state-the-union-7.","plainCitation":"Dwight Eisenhower, “Annual Message to the Congress on the State of the Union.,” January 1961, https://www.presidency.ucsb.edu/documents/annual-message-the-congress-the-state-the-union-7.","noteIndex":98},"citationItems":[{"id":5554,"uris":["http://zotero.org/users/1639190/items/IIRQM32U"],"uri":["http://zotero.org/users/1639190/items/IIRQM32U"],"itemData":{"id":5554,"type":"article","title":"Annual Message to the Congress on the State of the Union.","URL":"https://www.presidency.ucsb.edu/documents/annual-message-the-congress-the-state-the-union-7","author":[{"family":"Eisenhower","given":"Dwight"}],"issued":{"date-parts":[["1961",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Dwight Eisenhower, “Annual Message to the Congress on the State of the Union.,” January 1961, https://www.presidency.ucsb.edu/documents/annual-message-the-congress-the-state-the-union-7.</w:t>
      </w:r>
      <w:r w:rsidRPr="005D6FB9">
        <w:rPr>
          <w:rFonts w:ascii="Times New Roman" w:hAnsi="Times New Roman"/>
        </w:rPr>
        <w:fldChar w:fldCharType="end"/>
      </w:r>
    </w:p>
  </w:footnote>
  <w:footnote w:id="97">
    <w:p w14:paraId="5CBDEBC9" w14:textId="789C498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{"citationID":"a20b2843fcl","properties":{"formattedCitation":"John F. Kennedy, \\uc0\\u8220{}Annual Message to the Congress on the State of the Union,\\uc0\\u8221{} January 1962, https://www.presidency.ucsb.edu/documents/annual-message-the-congress-the-state-the-union-4.","plainCitation":"John F. Kennedy, “Annual Message to the Congress on the State of the Union,” January 1962, https://www.presidency.ucsb.edu/documents/annual-message-the-congress-the-state-the-union-4.","noteIndex":99},"citationItems":[{"id":5555,"uris":["http://zotero.org/users/1639190/items/B8FA836I"],"uri":["http://zotero.org/users/1639190/items/B8FA836I"],"itemData":{"id":5555,"type":"article","title":"Annual Message to the Congress on the State of the Union","URL":"https://www.presidency.ucsb.edu/documents/annual-message-the-congress-the-state-the-union-4","author":[{"family":"Kennedy","given":"John F."}],"issued":{"date-parts":[["1962",1]]}}}],"schema":"https://github.com/citation-style-language/schema/raw/master/csl-citation.json"}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John F. Kennedy, “Annual Message to the Congress on the State of the Union,” January 1962, https://www.presidency.ucsb.edu/documents/annual-message-the-congress-the-state-the-union-4.</w:t>
      </w:r>
      <w:r w:rsidRPr="005D6FB9">
        <w:rPr>
          <w:rFonts w:ascii="Times New Roman" w:hAnsi="Times New Roman"/>
        </w:rPr>
        <w:fldChar w:fldCharType="end"/>
      </w:r>
    </w:p>
  </w:footnote>
  <w:footnote w:id="98">
    <w:p w14:paraId="35E44029" w14:textId="25FF85BE"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{"citationID":"a2a6udcvfnm","properties":{"formattedCitation":"Gerald Ford, \\uc0\\u8220{}Address Before a Joint Session of the Congress Reporting on the State of the Union,\\uc0\\u8221{} January 1976, https://www.presidency.ucsb.edu/documents/address-before-joint-session-the-congress-reporting-the-state-the-union.","plainCitation":"Gerald Ford, “Address Before a Joint Session of the Congress Reporting on the State of the Union,” January 1976, https://www.presidency.ucsb.edu/documents/address-before-joint-session-the-congress-reporting-the-state-the-union.","noteIndex":100},"citationItems":[{"id":5556,"uris":["http://zotero.org/users/1639190/items/2KM72MK6"],"uri":["http://zotero.org/users/1639190/items/2KM72MK6"],"itemData":{"id":5556,"type":"article","title":"Address Before a Joint Session of the Congress Reporting on the State of the Union","URL":"https://www.presidency.ucsb.edu/documents/address-before-joint-session-the-congress-reporting-the-state-the-union","author":[{"family":"Ford","given":"Gerald"}],"issued":{"date-parts":[["1976",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Gerald Ford, “Address Before a Joint Session of the Congress Reporting on the State of the Union,” January 1976, https://www.presidency.ucsb.edu/documents/address-before-joint-session-the-congress-reporting-the-state-the-union.</w:t>
      </w:r>
      <w:r w:rsidRPr="005D6FB9">
        <w:rPr>
          <w:rFonts w:ascii="Times New Roman" w:hAnsi="Times New Roman"/>
        </w:rPr>
        <w:fldChar w:fldCharType="end"/>
      </w:r>
    </w:p>
  </w:footnote>
  <w:footnote w:id="99">
    <w:p w14:paraId="75E25AE4" w14:textId="1B7A8996"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{"citationID":"a34nh6sre8","properties":{"formattedCitation":"Jimmy Carter, \\uc0\\u8220{}The State of the Union Annual Message to the Congress,\\uc0\\u8221{} January 1978, https://www.presidency.ucsb.edu/documents/the-state-the-union-annual-message-the-congress-2.","plainCitation":"Jimmy Carter, “The State of the Union Annual Message to the Congress,” January 1978, https://www.presidency.ucsb.edu/documents/the-state-the-union-annual-message-the-congress-2.","noteIndex":101},"citationItems":[{"id":5557,"uris":["http://zotero.org/users/1639190/items/P6GNCKJK"],"uri":["http://zotero.org/users/1639190/items/P6GNCKJK"],"itemData":{"id":5557,"type":"article","title":"The State of the Union Annual Message to the Congress","URL":"https://www.presidency.ucsb.edu/documents/the-state-the-union-annual-message-the-congress-2","author":[{"family":"Carter","given":"Jimmy"}],"issued":{"date-parts":[["1978",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Jimmy Carter, “The State of the Union Annual Message to the Congress,” January 1978, https://www.presidency.ucsb.edu/documents/the-state-the-union-annual-message-the-congress-2.</w:t>
      </w:r>
      <w:r w:rsidRPr="005D6FB9">
        <w:rPr>
          <w:rFonts w:ascii="Times New Roman" w:hAnsi="Times New Roman"/>
        </w:rPr>
        <w:fldChar w:fldCharType="end"/>
      </w:r>
    </w:p>
  </w:footnote>
  <w:footnote w:id="100">
    <w:p w14:paraId="1B665986" w14:textId="4457A77A"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{"citationID":"a12iuth42dn","properties":{"formattedCitation":"Jimmy Carter, \\uc0\\u8220{}The State of the Union Annual Message to the Congress,\\uc0\\u8221{} January 1979, https://www.presidency.ucsb.edu/documents/the-state-the-union-annual-message-the-congress-1.","plainCitation":"Jimmy Carter, “The State of the Union Annual Message to the Congress,” January 1979, https://www.presidency.ucsb.edu/documents/the-state-the-union-annual-message-the-congress-1.","noteIndex":102},"citationItems":[{"id":5558,"uris":["http://zotero.org/users/1639190/items/88XSICHC"],"uri":["http://zotero.org/users/1639190/items/88XSICHC"],"itemData":{"id":5558,"type":"article","title":"The State of the Union Annual Message to the Congress","URL":"https://www.presidency.ucsb.edu/documents/the-state-the-union-annual-message-the-congress-1","author":[{"family":"Carter","given":"Jimmy"}],"issued":{"date-parts":[["1979",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Jimmy Carter, “The State of the Union Annual Message to the Congress,” January 1979, https://www.presidency.ucsb.edu/documents/the-state-the-union-annual-message-the-congress-1.</w:t>
      </w:r>
      <w:r w:rsidRPr="005D6FB9">
        <w:rPr>
          <w:rFonts w:ascii="Times New Roman" w:hAnsi="Times New Roman"/>
        </w:rPr>
        <w:fldChar w:fldCharType="end"/>
      </w:r>
    </w:p>
  </w:footnote>
  <w:footnote w:id="101">
    <w:p w14:paraId="11A87FA4" w14:textId="54D599CB"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We employed the same methodology as described in footnote </w:t>
      </w:r>
      <w:r w:rsidRPr="005D6FB9">
        <w:rPr>
          <w:rFonts w:ascii="Times New Roman" w:hAnsi="Times New Roman"/>
          <w:highlight w:val="yellow"/>
        </w:rPr>
        <w:fldChar w:fldCharType="begin"/>
      </w:r>
      <w:r w:rsidRPr="005D6FB9">
        <w:rPr>
          <w:rFonts w:ascii="Times New Roman" w:hAnsi="Times New Roman"/>
        </w:rPr>
        <w:instrText xml:space="preserve"> NOTEREF _Ref92621412 \h </w:instrText>
      </w:r>
      <w:r w:rsidRPr="005D6FB9">
        <w:rPr>
          <w:rFonts w:ascii="Times New Roman" w:hAnsi="Times New Roman"/>
          <w:highlight w:val="yellow"/>
        </w:rPr>
        <w:instrText xml:space="preserve"> \* MERGEFORMAT </w:instrText>
      </w:r>
      <w:r w:rsidRPr="005D6FB9">
        <w:rPr>
          <w:rFonts w:ascii="Times New Roman" w:hAnsi="Times New Roman"/>
          <w:highlight w:val="yellow"/>
        </w:rPr>
      </w:r>
      <w:r w:rsidRPr="005D6FB9">
        <w:rPr>
          <w:rFonts w:ascii="Times New Roman" w:hAnsi="Times New Roman"/>
          <w:highlight w:val="yellow"/>
        </w:rPr>
        <w:fldChar w:fldCharType="separate"/>
      </w:r>
      <w:r w:rsidRPr="005D6FB9">
        <w:rPr>
          <w:rFonts w:ascii="Times New Roman" w:hAnsi="Times New Roman"/>
        </w:rPr>
        <w:t>93</w:t>
      </w:r>
      <w:r w:rsidRPr="005D6FB9">
        <w:rPr>
          <w:rFonts w:ascii="Times New Roman" w:hAnsi="Times New Roman"/>
          <w:highlight w:val="yellow"/>
        </w:rPr>
        <w:fldChar w:fldCharType="end"/>
      </w:r>
      <w:r w:rsidRPr="005D6FB9">
        <w:rPr>
          <w:rFonts w:ascii="Times New Roman" w:hAnsi="Times New Roman"/>
        </w:rPr>
        <w:t xml:space="preserve"> above.</w:t>
      </w:r>
    </w:p>
  </w:footnote>
  <w:footnote w:id="102">
    <w:p w14:paraId="18050F5B" w14:textId="2754C808"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{"citationID":"a1s53a4d4np","properties":{"formattedCitation":"Democratic party, \\uc0\\u8220{}1964 Democratic Party Platform,\\uc0\\u8221{} August 1964, https://www.presidency.ucsb.edu/documents/1964-democratic-party-platform.","plainCitation":"Democratic party, “1964 Democratic Party Platform,” August 1964, https://www.presidency.ucsb.edu/documents/1964-democratic-party-platform.","noteIndex":104},"citationItems":[{"id":5559,"uris":["http://zotero.org/users/1639190/items/6UM7W388"],"uri":["http://zotero.org/users/1639190/items/6UM7W388"],"itemData":{"id":5559,"type":"article","title":"1964 Democratic Party Platform","URL":"https://www.presidency.ucsb.edu/documents/1964-democratic-party-platform","author":[{"literal":"Democratic party"}],"issued":{"date-parts":[["1964",8]]}}}],"schema":"https://github.com/citation-style-language/schema/raw/master/csl-citation.json"}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Democratic party, “1964 Democratic Party Platform,” August 1964, https://www.presidency.ucsb.edu/documents/1964-democratic-party-platform.</w:t>
      </w:r>
      <w:r w:rsidRPr="005D6FB9">
        <w:rPr>
          <w:rFonts w:ascii="Times New Roman" w:hAnsi="Times New Roman"/>
        </w:rPr>
        <w:fldChar w:fldCharType="end"/>
      </w:r>
    </w:p>
  </w:footnote>
  <w:footnote w:id="103">
    <w:p w14:paraId="16D47DFF" w14:textId="03A50C68"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{"citationID":"a1indebnb2f","properties":{"formattedCitation":"Republican Party, \\uc0\\u8220{}Republican Party Platform of 1972,\\uc0\\u8221{} August 1972, https://www.presidency.ucsb.edu/documents/republican-party-platform-1972.","plainCitation":"Republican Party, “Republican Party Platform of 1972,” August 1972, https://www.presidency.ucsb.edu/documents/republican-party-platform-1972.","noteIndex":105},"citationItems":[{"id":5561,"uris":["http://zotero.org/users/1639190/items/QC8RGRK6"],"uri":["http://zotero.org/users/1639190/items/QC8RGRK6"],"itemData":{"id":5561,"type":"article","title":"Republican Party Platform of 1972","URL":"https://www.presidency.ucsb.edu/documents/republican-party-platform-1972","author":[{"literal":"Republican Party"}],"issued":{"date-parts":[["1972",8]]}}}],"schema":"https://github.com/citation-style-language/schema/raw/master/csl-citation.json"}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Republican Party, “Republican Party Platform of 1972,” August 1972, https://www.presidency.ucsb.edu/documents/republican-party-platform-1972.</w:t>
      </w:r>
      <w:r w:rsidRPr="005D6FB9">
        <w:rPr>
          <w:rFonts w:ascii="Times New Roman" w:hAnsi="Times New Roman"/>
        </w:rPr>
        <w:fldChar w:fldCharType="end"/>
      </w:r>
      <w:r w:rsidRPr="005D6FB9">
        <w:rPr>
          <w:rFonts w:ascii="Times New Roman" w:hAnsi="Times New Roman"/>
        </w:rPr>
        <w:t xml:space="preserve"> The 1968 Republican Platform stressed “A new Republican Administration will undertake an intensive program to aid small business, including economic incentives and technical assistance, with increased emphasis in rural and urban poverty areas. In addition to vigorous enforcement of the antitrust statutes, we pledge a thorough analysis of the structure and operation of these laws at home and abroad in the light of changes in the economy, in order to update our antitrust policy and enable it to serve us well in the future.” See </w:t>
      </w:r>
      <w:r w:rsidRPr="005D6FB9">
        <w:rPr>
          <w:rFonts w:ascii="Times New Roman" w:hAnsi="Times New Roman"/>
        </w:rPr>
        <w:fldChar w:fldCharType="begin"/>
      </w:r>
      <w:r w:rsidRPr="005D6FB9">
        <w:rPr>
          <w:rFonts w:ascii="Times New Roman" w:hAnsi="Times New Roman"/>
        </w:rPr>
        <w:instrText xml:space="preserve"> ADDIN ZOTERO_TEMP </w:instrText>
      </w:r>
      <w:r w:rsidRPr="005D6FB9">
        <w:rPr>
          <w:rFonts w:ascii="Times New Roman" w:hAnsi="Times New Roman"/>
        </w:rPr>
        <w:fldChar w:fldCharType="separate"/>
      </w:r>
      <w:r w:rsidRPr="005D6FB9">
        <w:rPr>
          <w:rFonts w:ascii="Times New Roman" w:hAnsi="Times New Roman"/>
          <w:u w:val="dash"/>
        </w:rPr>
        <w:t>Republican Party, “Republican Party Platform of 1968,” August 1968, https://www.presidency.ucsb.edu/documents/republican-party-platform-1968.</w:t>
      </w:r>
      <w:r w:rsidRPr="005D6FB9">
        <w:rPr>
          <w:rFonts w:ascii="Times New Roman" w:hAnsi="Times New Roman"/>
        </w:rPr>
        <w:fldChar w:fldCharType="end"/>
      </w:r>
    </w:p>
  </w:footnote>
  <w:footnote w:id="104">
    <w:p w14:paraId="7C647ADE" w14:textId="0E1F1FAC"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{"citationID":"a1speu5ledp","properties":{"formattedCitation":"Republican Party, \\uc0\\u8220{}Republican Party Platform of 1980,\\uc0\\u8221{} July 1980, https://www.presidency.ucsb.edu/documents/republican-party-platform-1980.","plainCitation":"Republican Party, “Republican Party Platform of 1980,” July 1980, https://www.presidency.ucsb.edu/documents/republican-party-platform-1980.","noteIndex":106},"citationItems":[{"id":5562,"uris":["http://zotero.org/users/1639190/items/B7QXXVAF"],"uri":["http://zotero.org/users/1639190/items/B7QXXVAF"],"itemData":{"id":5562,"type":"article","title":"Republican Party Platform of 1980","URL":"https://www.presidency.ucsb.edu/documents/republican-party-platform-1980","author":[{"literal":"Republican Party"}],"issued":{"date-parts":[["1980",7]]}}}],"schema":"https://github.com/citation-style-language/schema/raw/master/csl-citation.json"}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Republican Party, “Republican Party Platform of 1980,” July 1980, https://www.presidency.ucsb.edu/documents/republican-party-platform-1980.</w:t>
      </w:r>
      <w:r w:rsidRPr="005D6FB9">
        <w:rPr>
          <w:rFonts w:ascii="Times New Roman" w:hAnsi="Times New Roman"/>
        </w:rPr>
        <w:fldChar w:fldCharType="end"/>
      </w:r>
    </w:p>
  </w:footnote>
  <w:footnote w:id="105">
    <w:p w14:paraId="553B4B6E" w14:textId="1C7F9D6D"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{"citationID":"a1hk2c98fuu","properties":{"formattedCitation":"Republican Party, \\uc0\\u8220{}Republican Party Platform of 1988,\\uc0\\u8221{} August 1988, https://www.presidency.ucsb.edu/documents/republican-party-platform-1988.","plainCitation":"Republican Party, “Republican Party Platform of 1988,” August 1988, https://www.presidency.ucsb.edu/documents/republican-party-platform-1988.","noteIndex":107},"citationItems":[{"id":5563,"uris":["http://zotero.org/users/1639190/items/UBK4YYSZ"],"uri":["http://zotero.org/users/1639190/items/UBK4YYSZ"],"itemData":{"id":5563,"type":"article","title":"Republican Party Platform of 1988","URL":"https://www.presidency.ucsb.edu/documents/republican-party-platform-1988","author":[{"literal":"Republican Party"}],"issued":{"date-parts":[["1988",8]]}}}],"schema":"https://github.com/citation-style-language/schema/raw/master/csl-citation.json"}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Republican Party, “Republican Party Platform of 1988,” August 1988, https://www.presidency.ucsb.edu/documents/republican-party-platform-1988.</w:t>
      </w:r>
      <w:r w:rsidRPr="005D6FB9">
        <w:rPr>
          <w:rFonts w:ascii="Times New Roman" w:hAnsi="Times New Roman"/>
        </w:rPr>
        <w:fldChar w:fldCharType="end"/>
      </w:r>
    </w:p>
  </w:footnote>
  <w:footnote w:id="106">
    <w:p w14:paraId="4F1B5D16" w14:textId="00653712"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The 1992 Republican Party Platform stated that “We will modify outdated antitrust rules that prohibit hospitals from merging their resources to provide improved, cost-effective health care.”; the 1996 promised to “change anti-trust laws to let health care providers cooperate in holding down charges.” See </w:t>
      </w:r>
      <w:r w:rsidRPr="005D6FB9">
        <w:rPr>
          <w:rFonts w:ascii="Times New Roman" w:hAnsi="Times New Roman"/>
        </w:rPr>
        <w:fldChar w:fldCharType="begin"/>
      </w:r>
      <w:r w:rsidRPr="005D6FB9">
        <w:rPr>
          <w:rFonts w:ascii="Times New Roman" w:hAnsi="Times New Roman"/>
        </w:rPr>
        <w:instrText xml:space="preserve"> ADDIN ZOTERO_ITEM CSL_CITATION {"citationID":"a2lmd189r5e","properties":{"formattedCitation":"Republican Party, \\uc0\\u8220{}Republican Party Platform of 1992,\\uc0\\u8221{} August 1992, https://www.presidency.ucsb.edu/documents/republican-party-platform-1992.","plainCitation":"Republican Party, “Republican Party Platform of 1992,” August 1992, https://www.presidency.ucsb.edu/documents/republican-party-platform-1992.","noteIndex":108},"citationItems":[{"id":5564,"uris":["http://zotero.org/users/1639190/items/S9A6P6YA"],"uri":["http://zotero.org/users/1639190/items/S9A6P6YA"],"itemData":{"id":5564,"type":"article","title":"Republican Party Platform of 1992","URL":"https://www.presidency.ucsb.edu/documents/republican-party-platform-1992","author":[{"literal":"Republican Party"}],"issued":{"date-parts":[["1992",8]]}}}],"schema":"https://github.com/citation-style-language/schema/raw/master/csl-citation.json"}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Republican Party, “Republican Party Platform of 1992,” August 1992, https://www.presidency.ucsb.edu/documents/republican-party-platform-1992.</w:t>
      </w:r>
      <w:r w:rsidRPr="005D6FB9">
        <w:rPr>
          <w:rFonts w:ascii="Times New Roman" w:hAnsi="Times New Roman"/>
        </w:rPr>
        <w:fldChar w:fldCharType="end"/>
      </w:r>
      <w:r w:rsidRPr="005D6FB9">
        <w:rPr>
          <w:rFonts w:ascii="Times New Roman" w:hAnsi="Times New Roman"/>
        </w:rPr>
        <w:t xml:space="preserve"> and </w:t>
      </w:r>
      <w:r w:rsidRPr="005D6FB9">
        <w:rPr>
          <w:rFonts w:ascii="Times New Roman" w:hAnsi="Times New Roman"/>
        </w:rPr>
        <w:fldChar w:fldCharType="begin"/>
      </w:r>
      <w:r w:rsidRPr="005D6FB9">
        <w:rPr>
          <w:rFonts w:ascii="Times New Roman" w:hAnsi="Times New Roman"/>
        </w:rPr>
        <w:instrText xml:space="preserve"> ADDIN ZOTERO_ITEM CSL_CITATION {"citationID":"a1sibre1jf1","properties":{"formattedCitation":"Republican Party, \\uc0\\u8220{}Republican Party Platform of 1996,\\uc0\\u8221{} August 1996, https://www.presidency.ucsb.edu/documents/republican-party-platform-1996.","plainCitation":"Republican Party, “Republican Party Platform of 1996,” August 1996, https://www.presidency.ucsb.edu/documents/republican-party-platform-1996.","noteIndex":108},"citationItems":[{"id":5565,"uris":["http://zotero.org/users/1639190/items/R8JK53X8"],"uri":["http://zotero.org/users/1639190/items/R8JK53X8"],"itemData":{"id":5565,"type":"article","title":"Republican Party Platform of 1996","URL":"https://www.presidency.ucsb.edu/documents/republican-party-platform-1996","author":[{"literal":"Republican Party"}],"issued":{"date-parts":[["1996",8]]}}}],"schema":"https://github.com/citation-style-language/schema/raw/master/csl-citation.json"}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Republican Party, “Republican Party Platform of 1996,” August 1996, https://www.presidency.ucsb.edu/documents/republican-party-platform-1996.</w:t>
      </w:r>
      <w:r w:rsidRPr="005D6FB9">
        <w:rPr>
          <w:rFonts w:ascii="Times New Roman" w:hAnsi="Times New Roman"/>
        </w:rPr>
        <w:fldChar w:fldCharType="end"/>
      </w:r>
    </w:p>
  </w:footnote>
  <w:footnote w:id="107">
    <w:p w14:paraId="1781B761" w14:textId="17C6FBC8"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{"citationID":"afek6k7lnv","properties":{"formattedCitation":"Dwight Eisenhower, \\uc0\\u8220{}Executive Order 10712\\uc0\\u8212{}Inspection of Income, Excess-Profits, Declared-Value Excess-Profits, Capital-Stock, Estate, and Gift Tax Returns by the Senate Committee on the Judiciary,\\uc0\\u8221{} 1957, https://www.presidency.ucsb.edu/documents/executive-order-10712-inspection-income-excess-profits-declared-value-excess-profits; Dwight Eisenhower, \\uc0\\u8220{}Executive Order 10855\\uc0\\u8212{}Inspection of Income Tax Returns by the Senate Committee on the Judiciary,\\uc0\\u8221{} 1959, https://www.presidency.ucsb.edu/documents/executive-order-10855-inspection-income-tax-returns-the-senate-committee-the-judiciary.","plainCitation":"Dwight Eisenhower, “Executive Order 10712—Inspection of Income, Excess-Profits, Declared-Value Excess-Profits, Capital-Stock, Estate, and Gift Tax Returns by the Senate Committee on the Judiciary,” 1957, https://www.presidency.ucsb.edu/documents/executive-order-10712-inspection-income-excess-profits-declared-value-excess-profits; Dwight Eisenhower, “Executive Order 10855—Inspection of Income Tax Returns by the Senate Committee on the Judiciary,” 1959, https://www.presidency.ucsb.edu/documents/executive-order-10855-inspection-income-tax-returns-the-senate-committee-the-judiciary.","noteIndex":109},"citationItems":[{"id":5514,"uris":["http://zotero.org/users/1639190/items/B7NJILN6"],"uri":["http://zotero.org/users/1639190/items/B7NJILN6"],"itemData":{"id":5514,"type":"article","title":"Executive Order 10712—Inspection of Income, Excess-Profits, Declared-Value Excess-Profits, Capital-Stock, Estate, and Gift Tax Returns by the Senate Committee on the Judiciary","URL":"https://www.presidency.ucsb.edu/documents/executive-order-10712-inspection-income-excess-profits-declared-value-excess-profits","author":[{"literal":"Dwight Eisenhower"}],"issued":{"date-parts":[["1957"]]}}},{"id":5515,"uris":["http://zotero.org/users/1639190/items/62UB5XTB"],"uri":["http://zotero.org/users/1639190/items/62UB5XTB"],"itemData":{"id":5515,"type":"article","title":"Executive Order 10855—Inspection of Income Tax Returns by the Senate Committee on the Judiciary","URL":"https://www.presidency.ucsb.edu/documents/executive-order-10855-inspection-income-tax-returns-the-senate-committee-the-judiciary","author":[{"literal":"Dwight Eisenhower"}],"issued":{"date-parts":[["1959"]]}}}],"schema":"https://github.com/citation-style-language/schema/raw/master/csl-citation.json"}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Dwight Eisenhower, “Executive Order 10712—Inspection of Income, Excess-Profits, Declared-Value Excess-Profits, Capital-Stock, Estate, and Gift Tax Returns by the Senate Committee on the Judiciary,” 1957, https://www.presidency.ucsb.edu/documents/executive-order-10712-inspection-income-excess-profits-declared-value-excess-profits; Dwight Eisenhower, “Executive Order 10855—Inspection of Income Tax Returns by the Senate Committee on the Judiciary,” 1959, https://www.presidency.ucsb.edu/documents/executive-order-10855-inspection-income-tax-returns-the-senate-committee-the-judiciary.</w:t>
      </w:r>
      <w:r w:rsidRPr="005D6FB9">
        <w:rPr>
          <w:rFonts w:ascii="Times New Roman" w:hAnsi="Times New Roman"/>
        </w:rPr>
        <w:fldChar w:fldCharType="end"/>
      </w:r>
    </w:p>
  </w:footnote>
  <w:footnote w:id="108">
    <w:p w14:paraId="3E15326A" w14:textId="4DD3367D"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{"citationID":"amed5mhtm7","properties":{"formattedCitation":"John F. Kennedy, \\uc0\\u8220{}Executive Order 10.936\\uc0\\u8212{}Reports of Identical Bids,\\uc0\\u8221{} 1961, https://www.presidency.ucsb.edu/documents/executive-order-10936-reports-identical-bids.","plainCitation":"John F. Kennedy, “Executive Order 10.936—Reports of Identical Bids,” 1961, https://www.presidency.ucsb.edu/documents/executive-order-10936-reports-identical-bids.","noteIndex":110},"citationItems":[{"id":5508,"uris":["http://zotero.org/users/1639190/items/WUDXEKJG"],"uri":["http://zotero.org/users/1639190/items/WUDXEKJG"],"itemData":{"id":5508,"type":"article","title":"Executive Order 10.936—Reports of Identical Bids","URL":"https://www.presidency.ucsb.edu/documents/executive-order-10936-reports-identical-bids","author":[{"literal":"John F. Kennedy"}],"issued":{"date-parts":[["1961"]]}}}],"schema":"https://github.com/citation-style-language/schema/raw/master/csl-citation.json"}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John F. Kennedy, “Executive Order 10.936—Reports of Identical Bids,” 1961, https://www.presidency.ucsb.edu/documents/executive-order-10936-reports-identical-bids.</w:t>
      </w:r>
      <w:r w:rsidRPr="005D6FB9">
        <w:rPr>
          <w:rFonts w:ascii="Times New Roman" w:hAnsi="Times New Roman"/>
        </w:rPr>
        <w:fldChar w:fldCharType="end"/>
      </w:r>
    </w:p>
  </w:footnote>
  <w:footnote w:id="109">
    <w:p w14:paraId="03C1D16C" w14:textId="4A927C03"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{"citationID":"aibjeev70k","properties":{"formattedCitation":"Jimmy Carter, \\uc0\\u8220{}Executive Order 12022\\uc0\\u8212{}National Commission for the Review of Antitrust Laws and Procedures,\\uc0\\u8221{} 1977, https://www.presidency.ucsb.edu/documents/executive-order-12022-national-commission-for-the-review-antitrust-laws-and-procedures.","plainCitation":"Jimmy Carter, “Executive Order 12022—National Commission for the Review of Antitrust Laws and Procedures,” 1977, https://www.presidency.ucsb.edu/documents/executive-order-12022-national-commission-for-the-review-antitrust-laws-and-procedures.","noteIndex":111},"citationItems":[{"id":5509,"uris":["http://zotero.org/users/1639190/items/DZ9KDVVC"],"uri":["http://zotero.org/users/1639190/items/DZ9KDVVC"],"itemData":{"id":5509,"type":"article","title":"Executive Order 12022—National Commission for the Review of Antitrust Laws and Procedures","URL":"https://www.presidency.ucsb.edu/documents/executive-order-12022-national-commission-for-the-review-antitrust-laws-and-procedures","author":[{"literal":"Jimmy Carter"}],"issued":{"date-parts":[["1977"]]}}}],"schema":"https://github.com/citation-style-language/schema/raw/master/csl-citation.json"}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Jimmy Carter, “Executive Order 12022—National Commission for the Review of Antitrust Laws and Procedures,” 1977, https://www.presidency.ucsb.edu/documents/executive-order-12022-national-commission-for-the-review-antitrust-laws-and-procedures.</w:t>
      </w:r>
      <w:r w:rsidRPr="005D6FB9">
        <w:rPr>
          <w:rFonts w:ascii="Times New Roman" w:hAnsi="Times New Roman"/>
        </w:rPr>
        <w:fldChar w:fldCharType="end"/>
      </w:r>
    </w:p>
  </w:footnote>
  <w:footnote w:id="110">
    <w:p w14:paraId="6684AF9A" w14:textId="304196F5"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{"citationID":"ab7esc6kpm","properties":{"formattedCitation":"Barack Obama, \\uc0\\u8220{}Executive Order 13725\\uc0\\u8212{}Steps To Increase Competition and Better Inform Consumers and Workers To Support Continued Growth of the American Economy,\\uc0\\u8221{} 2016, https://www.presidency.ucsb.edu/documents/executive-order-13725-steps-increase-competition-and-better-inform-consumers-and-workers.","plainCitation":"Barack Obama, “Executive Order 13725—Steps To Increase Competition and Better Inform Consumers and Workers To Support Continued Growth of the American Economy,” 2016, https://www.presidency.ucsb.edu/documents/executive-order-13725-steps-increase-competition-and-better-inform-consumers-and-workers.","noteIndex":112},"citationItems":[{"id":5510,"uris":["http://zotero.org/users/1639190/items/K2535CC4"],"uri":["http://zotero.org/users/1639190/items/K2535CC4"],"itemData":{"id":5510,"type":"article","title":"Executive Order 13725—Steps To Increase Competition and Better Inform Consumers and Workers To Support Continued Growth of the American Economy","URL":"https://www.presidency.ucsb.edu/documents/executive-order-13725-steps-increase-competition-and-better-inform-consumers-and-workers","author":[{"literal":"Barack Obama"}],"issued":{"date-parts":[["2016"]]}}}],"schema":"https://github.com/citation-style-language/schema/raw/master/csl-citation.json"}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Barack Obama, “Executive Order 13725—Steps To Increase Competition and Better Inform Consumers and Workers To Support Continued Growth of the American Economy,” 2016, https://www.presidency.ucsb.edu/documents/executive-order-13725-steps-increase-competition-and-better-inform-consumers-and-workers.</w:t>
      </w:r>
      <w:r w:rsidRPr="005D6FB9">
        <w:rPr>
          <w:rFonts w:ascii="Times New Roman" w:hAnsi="Times New Roman"/>
        </w:rPr>
        <w:fldChar w:fldCharType="end"/>
      </w:r>
    </w:p>
  </w:footnote>
  <w:footnote w:id="111">
    <w:p w14:paraId="49A1F498" w14:textId="117E001A"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{"citationID":"a19u2to8ppc","properties":{"formattedCitation":"Joseph Biden, \\uc0\\u8220{}Executive Order 14036\\uc0\\u8212{}Promoting Competition in the American Economy,\\uc0\\u8221{} 2021, https://www.presidency.ucsb.edu/documents/executive-order-14036-promoting-competition-the-american-economy.","plainCitation":"Joseph Biden, “Executive Order 14036—Promoting Competition in the American Economy,” 2021, https://www.presidency.ucsb.edu/documents/executive-order-14036-promoting-competition-the-american-economy.","noteIndex":113},"citationItems":[{"id":5511,"uris":["http://zotero.org/users/1639190/items/QJRJBAQM"],"uri":["http://zotero.org/users/1639190/items/QJRJBAQM"],"itemData":{"id":5511,"type":"article","title":"Executive Order 14036—Promoting Competition in the American Economy","URL":"https://www.presidency.ucsb.edu/documents/executive-order-14036-promoting-competition-the-american-economy","author":[{"literal":"Joseph Biden"}],"issued":{"date-parts":[["2021"]]}}}],"schema":"https://github.com/citation-style-language/schema/raw/master/csl-citation.json"}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Joseph Biden, “Executive Order 14036—Promoting Competition in the American Economy,” 2021, https://www.presidency.ucsb.edu/documents/executive-order-14036-promoting-competition-the-american-economy.</w:t>
      </w:r>
      <w:r w:rsidRPr="005D6FB9">
        <w:rPr>
          <w:rFonts w:ascii="Times New Roman" w:hAnsi="Times New Roman"/>
        </w:rPr>
        <w:fldChar w:fldCharType="end"/>
      </w:r>
    </w:p>
  </w:footnote>
  <w:footnote w:id="112">
    <w:p w14:paraId="4D9B6F20" w14:textId="7E248EE2" w:rsidR="00222E83" w:rsidRPr="005D6FB9" w:rsidRDefault="00222E83" w:rsidP="00D61311">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Pr>
          <w:rFonts w:ascii="Times New Roman" w:hAnsi="Times New Roman"/>
        </w:rPr>
        <w:t>T</w:t>
      </w:r>
      <w:r w:rsidRPr="005D6FB9">
        <w:rPr>
          <w:rFonts w:ascii="Times New Roman" w:hAnsi="Times New Roman"/>
        </w:rPr>
        <w:t xml:space="preserve">wo minor exceptions are Reagan’s Executive Order 12430, which revoked Kennedy’s order on information sharing among agencies because it proved ineffective and consumed resources “that could be employed in a more effective manner to prevent antitrust violations” and Executive order 12661, which among others instructed a new National Commission on Superconductivity to assess whether the United States should grand semi-conductor companies a partial exemption to antitrust laws to increase research and development and improve competitiveness. See </w:t>
      </w:r>
      <w:r w:rsidRPr="005D6FB9">
        <w:rPr>
          <w:rFonts w:ascii="Times New Roman" w:hAnsi="Times New Roman"/>
        </w:rPr>
        <w:fldChar w:fldCharType="begin"/>
      </w:r>
      <w:r w:rsidRPr="005D6FB9">
        <w:rPr>
          <w:rFonts w:ascii="Times New Roman" w:hAnsi="Times New Roman"/>
        </w:rPr>
        <w:instrText xml:space="preserve"> ADDIN ZOTERO_ITEM CSL_CITATION {"citationID":"a17f6jh5em8","properties":{"formattedCitation":"Ronald Reagan, \\uc0\\u8220{}Executive Order 12430\\uc0\\u8212{}Reports of Identical Bids,\\uc0\\u8221{} 1983, https://www.presidency.ucsb.edu/documents/executive-order-12430-reports-identical-bids.","plainCitation":"Ronald Reagan, “Executive Order 12430—Reports of Identical Bids,” 1983, https://www.presidency.ucsb.edu/documents/executive-order-12430-reports-identical-bids.","noteIndex":114},"citationItems":[{"id":5512,"uris":["http://zotero.org/users/1639190/items/UIDNCRVB"],"uri":["http://zotero.org/users/1639190/items/UIDNCRVB"],"itemData":{"id":5512,"type":"article","title":"Executive Order 12430—Reports of Identical Bids","URL":"https://www.presidency.ucsb.edu/documents/executive-order-12430-reports-identical-bids","author":[{"literal":"Ronald Reagan"}],"issued":{"date-parts":[["1983"]]}}}],"schema":"https://github.com/citation-style-language/schema/raw/master/csl-citation.json"}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Ronald Reagan, “Executive Order 12430—Reports of Identical Bids,” 1983, https://www.presidency.ucsb.edu/documents/executive-order-12430-reports-identical-bids.</w:t>
      </w:r>
      <w:r w:rsidRPr="005D6FB9">
        <w:rPr>
          <w:rFonts w:ascii="Times New Roman" w:hAnsi="Times New Roman"/>
        </w:rPr>
        <w:fldChar w:fldCharType="end"/>
      </w:r>
      <w:r w:rsidRPr="005D6FB9">
        <w:rPr>
          <w:rFonts w:ascii="Times New Roman" w:hAnsi="Times New Roman"/>
        </w:rPr>
        <w:t xml:space="preserve"> and </w:t>
      </w:r>
      <w:r w:rsidRPr="005D6FB9">
        <w:rPr>
          <w:rFonts w:ascii="Times New Roman" w:hAnsi="Times New Roman"/>
        </w:rPr>
        <w:fldChar w:fldCharType="begin"/>
      </w:r>
      <w:r w:rsidRPr="005D6FB9">
        <w:rPr>
          <w:rFonts w:ascii="Times New Roman" w:hAnsi="Times New Roman"/>
        </w:rPr>
        <w:instrText xml:space="preserve"> ADDIN ZOTERO_ITEM CSL_CITATION {"citationID":"a29204iqnb3","properties":{"formattedCitation":"Ronald Reagan, \\uc0\\u8220{}Executive Order 12661\\uc0\\u8212{}Implementing the Omnibus Trade and Competitiveness Act of 1988 and Related International Trade Matters,\\uc0\\u8221{} 1988, https://www.presidency.ucsb.edu/documents/executive-order-12661-implementing-the-omnibus-trade-and-competitiveness-act-1988-and.","plainCitation":"Ronald Reagan, “Executive Order 12661—Implementing the Omnibus Trade and Competitiveness Act of 1988 and Related International Trade Matters,” 1988, https://www.presidency.ucsb.edu/documents/executive-order-12661-implementing-the-omnibus-trade-and-competitiveness-act-1988-and.","noteIndex":114},"citationItems":[{"id":5513,"uris":["http://zotero.org/users/1639190/items/HPQCB663"],"uri":["http://zotero.org/users/1639190/items/HPQCB663"],"itemData":{"id":5513,"type":"article","title":"Executive Order 12661—Implementing the Omnibus Trade and Competitiveness Act of 1988 and Related International Trade Matters","URL":"https://www.presidency.ucsb.edu/documents/executive-order-12661-implementing-the-omnibus-trade-and-competitiveness-act-1988-and","author":[{"literal":"Ronald Reagan"}],"issued":{"date-parts":[["1988"]]}}}],"schema":"https://github.com/citation-style-language/schema/raw/master/csl-citation.json"}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Ronald Reagan, “Executive Order 12661—Implementing the Omnibus Trade and Competitiveness Act of 1988 and Related International Trade Matters,” 1988, https://www.presidency.ucsb.edu/documents/executive-order-12661-implementing-the-omnibus-trade-and-competitiveness-act-1988-and.</w:t>
      </w:r>
      <w:r w:rsidRPr="005D6FB9">
        <w:rPr>
          <w:rFonts w:ascii="Times New Roman" w:hAnsi="Times New Roman"/>
        </w:rPr>
        <w:fldChar w:fldCharType="end"/>
      </w:r>
    </w:p>
  </w:footnote>
  <w:footnote w:id="113">
    <w:p w14:paraId="2338ED37" w14:textId="6801695F"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Including </w:t>
      </w:r>
      <w:r>
        <w:rPr>
          <w:rFonts w:ascii="Times New Roman" w:hAnsi="Times New Roman"/>
        </w:rPr>
        <w:t>“</w:t>
      </w:r>
      <w:r w:rsidRPr="005D6FB9">
        <w:rPr>
          <w:rFonts w:ascii="Times New Roman" w:hAnsi="Times New Roman"/>
        </w:rPr>
        <w:t>anti-trust</w:t>
      </w:r>
      <w:r>
        <w:rPr>
          <w:rFonts w:ascii="Times New Roman" w:hAnsi="Times New Roman"/>
        </w:rPr>
        <w:t>”</w:t>
      </w:r>
      <w:r w:rsidRPr="005D6FB9">
        <w:rPr>
          <w:rFonts w:ascii="Times New Roman" w:hAnsi="Times New Roman"/>
        </w:rPr>
        <w:t xml:space="preserve"> and variations of the </w:t>
      </w:r>
      <w:r>
        <w:rPr>
          <w:rFonts w:ascii="Times New Roman" w:hAnsi="Times New Roman"/>
        </w:rPr>
        <w:t>root</w:t>
      </w:r>
      <w:r w:rsidRPr="005D6FB9">
        <w:rPr>
          <w:rFonts w:ascii="Times New Roman" w:hAnsi="Times New Roman"/>
        </w:rPr>
        <w:t xml:space="preserve"> “</w:t>
      </w:r>
      <w:proofErr w:type="spellStart"/>
      <w:r w:rsidRPr="005D6FB9">
        <w:rPr>
          <w:rFonts w:ascii="Times New Roman" w:hAnsi="Times New Roman"/>
        </w:rPr>
        <w:t>monopol</w:t>
      </w:r>
      <w:proofErr w:type="spellEnd"/>
      <w:r w:rsidRPr="005D6FB9">
        <w:rPr>
          <w:rFonts w:ascii="Times New Roman" w:hAnsi="Times New Roman"/>
        </w:rPr>
        <w:t xml:space="preserve">” such as of the monopolies, monopolize, etc. as per the methodology explained in footnote </w:t>
      </w:r>
      <w:r w:rsidRPr="005D6FB9">
        <w:rPr>
          <w:rFonts w:ascii="Times New Roman" w:hAnsi="Times New Roman"/>
        </w:rPr>
        <w:fldChar w:fldCharType="begin"/>
      </w:r>
      <w:r w:rsidRPr="005D6FB9">
        <w:rPr>
          <w:rFonts w:ascii="Times New Roman" w:hAnsi="Times New Roman"/>
        </w:rPr>
        <w:instrText xml:space="preserve"> NOTEREF _Ref92621412 \h  \* MERGEFORMAT </w:instrText>
      </w:r>
      <w:r w:rsidRPr="005D6FB9">
        <w:rPr>
          <w:rFonts w:ascii="Times New Roman" w:hAnsi="Times New Roman"/>
        </w:rPr>
      </w:r>
      <w:r w:rsidRPr="005D6FB9">
        <w:rPr>
          <w:rFonts w:ascii="Times New Roman" w:hAnsi="Times New Roman"/>
        </w:rPr>
        <w:fldChar w:fldCharType="separate"/>
      </w:r>
      <w:r w:rsidRPr="005D6FB9">
        <w:rPr>
          <w:rFonts w:ascii="Times New Roman" w:hAnsi="Times New Roman"/>
        </w:rPr>
        <w:t>93</w:t>
      </w:r>
      <w:r w:rsidRPr="005D6FB9">
        <w:rPr>
          <w:rFonts w:ascii="Times New Roman" w:hAnsi="Times New Roman"/>
        </w:rPr>
        <w:fldChar w:fldCharType="end"/>
      </w:r>
      <w:r w:rsidRPr="005D6FB9">
        <w:rPr>
          <w:rFonts w:ascii="Times New Roman" w:hAnsi="Times New Roman"/>
        </w:rPr>
        <w:t xml:space="preserve"> above.  </w:t>
      </w:r>
    </w:p>
  </w:footnote>
  <w:footnote w:id="114">
    <w:p w14:paraId="59F12175" w14:textId="2923AE43"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{"citationID":"d4PhH849","properties":{"formattedCitation":"Jonathan Fuerbringer, \\uc0\\u8220{}Byrd Says Bork Nominiation Would Face Senate Trouble,\\uc0\\u8221{} {\\i{}The New York Times}, June 30, 1987, sec. U.S., https://www.nytimes.com/1987/06/30/us/byrd-says-bork-nomination-would-face-senate-trouble.html.","plainCitation":"Jonathan Fuerbringer, “Byrd Says Bork Nominiation Would Face Senate Trouble,” The New York Times, June 30, 1987, sec. U.S., https://www.nytimes.com/1987/06/30/us/byrd-says-bork-nomination-would-face-senate-trouble.html.","noteIndex":116},"citationItems":[{"id":5254,"uris":["http://zotero.org/users/1639190/items/GZ7NFP4S"],"uri":["http://zotero.org/users/1639190/items/GZ7NFP4S"],"itemData":{"id":5254,"type":"article-newspaper","container-title":"The New York Times","ISSN":"0362-4331","language":"en-US","section":"U.S.","source":"NYTimes.com","title":"Byrd Says Bork Nominiation Would Face Senate Trouble","URL":"https://www.nytimes.com/1987/06/30/us/byrd-says-bork-nomination-would-face-senate-trouble.html","author":[{"family":"Fuerbringer","given":"Jonathan"}],"issued":{"date-parts":[["1987",6,30]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Jonathan Fuerbringer, “Byrd Says Bork Nominiation Would Face Senate Trouble,” </w:t>
      </w:r>
      <w:r w:rsidRPr="005D6FB9">
        <w:rPr>
          <w:rFonts w:ascii="Times New Roman" w:hAnsi="Times New Roman"/>
          <w:i/>
          <w:iCs/>
        </w:rPr>
        <w:t>The New York Times</w:t>
      </w:r>
      <w:r w:rsidRPr="005D6FB9">
        <w:rPr>
          <w:rFonts w:ascii="Times New Roman" w:hAnsi="Times New Roman"/>
        </w:rPr>
        <w:t>, June 30, 1987, sec. U.S., https://www.nytimes.com/1987/06/30/us/byrd-says-bork-nomination-would-face-senate-trouble.html.</w:t>
      </w:r>
      <w:r w:rsidRPr="005D6FB9">
        <w:rPr>
          <w:rFonts w:ascii="Times New Roman" w:hAnsi="Times New Roman"/>
        </w:rPr>
        <w:fldChar w:fldCharType="end"/>
      </w:r>
    </w:p>
  </w:footnote>
  <w:footnote w:id="115">
    <w:p w14:paraId="129D747A" w14:textId="61665CB6" w:rsidR="00222E83" w:rsidRPr="005D6FB9" w:rsidRDefault="00222E83" w:rsidP="000C2EA5">
      <w:pPr>
        <w:pStyle w:val="NormalWeb"/>
        <w:spacing w:before="0" w:beforeAutospacing="0" w:after="0" w:afterAutospacing="0"/>
        <w:rPr>
          <w:sz w:val="20"/>
          <w:szCs w:val="20"/>
        </w:rPr>
      </w:pPr>
      <w:r w:rsidRPr="005D6FB9">
        <w:rPr>
          <w:rStyle w:val="FootnoteReference"/>
          <w:sz w:val="20"/>
          <w:szCs w:val="20"/>
        </w:rPr>
        <w:footnoteRef/>
      </w:r>
      <w:r w:rsidRPr="005D6FB9">
        <w:rPr>
          <w:sz w:val="20"/>
          <w:szCs w:val="20"/>
        </w:rPr>
        <w:t xml:space="preserve"> O’CONNOR: “Certainly I recognize that the object of the Sherman Act was to reduce or eliminate monopolies. To that extent, of course it has the effect of encouraging competition and encouraging smaller units to be in operation.”. </w:t>
      </w:r>
    </w:p>
  </w:footnote>
  <w:footnote w:id="116">
    <w:p w14:paraId="3D8A202C" w14:textId="5E12E581" w:rsidR="00222E83" w:rsidRPr="005D6FB9" w:rsidRDefault="00222E83" w:rsidP="000C2EA5">
      <w:pPr>
        <w:pStyle w:val="NormalWeb"/>
        <w:spacing w:before="0" w:beforeAutospacing="0" w:after="0" w:afterAutospacing="0"/>
        <w:rPr>
          <w:sz w:val="20"/>
          <w:szCs w:val="20"/>
        </w:rPr>
      </w:pPr>
      <w:r w:rsidRPr="005D6FB9">
        <w:rPr>
          <w:rStyle w:val="FootnoteReference"/>
          <w:sz w:val="20"/>
          <w:szCs w:val="20"/>
        </w:rPr>
        <w:footnoteRef/>
      </w:r>
      <w:r w:rsidRPr="005D6FB9">
        <w:rPr>
          <w:sz w:val="20"/>
          <w:szCs w:val="20"/>
        </w:rPr>
        <w:t xml:space="preserve"> SOUTER: “I also have been well educated by Senator Rudman over the years in the value of small business. Small business has no better friend than he has, and I think one of the lessons that I have absorbed from a long period of my professional lifetime with him, if I needed to absorb that from anyone else, is the importance of a degree of competition which will allow small business to emerge and allow for diversity in the American economy, which it is the object of the antitrust laws to secure, as much as that is possible.</w:t>
      </w:r>
    </w:p>
    <w:p w14:paraId="77010622" w14:textId="77777777" w:rsidR="00222E83" w:rsidRPr="005D6FB9" w:rsidRDefault="00222E83" w:rsidP="000C2EA5">
      <w:pPr>
        <w:pStyle w:val="NormalWeb"/>
        <w:spacing w:before="0" w:beforeAutospacing="0" w:after="0" w:afterAutospacing="0"/>
        <w:rPr>
          <w:sz w:val="20"/>
          <w:szCs w:val="20"/>
        </w:rPr>
      </w:pPr>
      <w:r w:rsidRPr="005D6FB9">
        <w:rPr>
          <w:sz w:val="20"/>
          <w:szCs w:val="20"/>
        </w:rPr>
        <w:t>Senator KOHL. Do you agree, Judge Souter, that an important purpose of the Sherman Act is to protect against consolidation of economic power and make sure that consumers are not abused by companies engaged in monopolistic business practices?</w:t>
      </w:r>
    </w:p>
    <w:p w14:paraId="7D55317F" w14:textId="77777777" w:rsidR="00222E83" w:rsidRPr="005D6FB9" w:rsidRDefault="00222E83" w:rsidP="000C2EA5">
      <w:pPr>
        <w:pStyle w:val="NormalWeb"/>
        <w:spacing w:before="0" w:beforeAutospacing="0" w:after="0" w:afterAutospacing="0"/>
        <w:rPr>
          <w:sz w:val="20"/>
          <w:szCs w:val="20"/>
        </w:rPr>
      </w:pPr>
      <w:r w:rsidRPr="005D6FB9">
        <w:rPr>
          <w:sz w:val="20"/>
          <w:szCs w:val="20"/>
        </w:rPr>
        <w:t>Judge SOUTER. There is simply no question about it, either as an historical matter or as a strictly legal matter, as one examines the precedents. The ultimate object of the system, it seems to me, has to be judged on its systemwide effects. I do not think the antitrust laws should even be seen as merely consumer laws or as anti-business laws, but as laws intended to assure a free and open and competitive economic system for everyone.”</w:t>
      </w:r>
    </w:p>
  </w:footnote>
  <w:footnote w:id="117">
    <w:p w14:paraId="4858CBBF" w14:textId="77777777" w:rsidR="00222E83" w:rsidRPr="005D6FB9" w:rsidRDefault="00222E83" w:rsidP="000C2EA5">
      <w:pPr>
        <w:pStyle w:val="NormalWeb"/>
        <w:spacing w:before="0" w:beforeAutospacing="0" w:after="0" w:afterAutospacing="0"/>
        <w:rPr>
          <w:sz w:val="20"/>
          <w:szCs w:val="20"/>
        </w:rPr>
      </w:pPr>
      <w:r w:rsidRPr="005D6FB9">
        <w:rPr>
          <w:rStyle w:val="FootnoteReference"/>
          <w:sz w:val="20"/>
          <w:szCs w:val="20"/>
        </w:rPr>
        <w:footnoteRef/>
      </w:r>
      <w:r w:rsidRPr="005D6FB9">
        <w:rPr>
          <w:sz w:val="20"/>
          <w:szCs w:val="20"/>
        </w:rPr>
        <w:t xml:space="preserve"> “Judge THOMAS. Senator, I think that all of our efforts, including the antitrust laws, to keep a free and open economy, one in which there is competitiveness, where the smaller businesses can have an opportunity to compete, and where consumers can benefit from that—those efforts, including the antitrust laws, have been beneficial to our country from my standpoint. </w:t>
      </w:r>
    </w:p>
    <w:p w14:paraId="118D4CE9" w14:textId="77777777" w:rsidR="00222E83" w:rsidRPr="005D6FB9" w:rsidRDefault="00222E83" w:rsidP="000C2EA5">
      <w:pPr>
        <w:rPr>
          <w:rFonts w:ascii="Times New Roman" w:eastAsia="Times New Roman" w:hAnsi="Times New Roman" w:cs="Times New Roman"/>
          <w:sz w:val="20"/>
          <w:szCs w:val="20"/>
        </w:rPr>
      </w:pPr>
      <w:r w:rsidRPr="005D6FB9">
        <w:rPr>
          <w:rFonts w:ascii="Times New Roman" w:eastAsia="Times New Roman" w:hAnsi="Times New Roman" w:cs="Times New Roman"/>
          <w:sz w:val="20"/>
          <w:szCs w:val="20"/>
        </w:rPr>
        <w:t xml:space="preserve">Senator KOHL. Judge, do you believe that an important purpose of the Sherman Act is to protect against consolidation of economic power to make sure that consumers are not charged high prices by large companies that have swallowed up their competition; that an important purpose of the Sherman Act is to protect against consolidation of economic power? </w:t>
      </w:r>
    </w:p>
    <w:p w14:paraId="74CC370C" w14:textId="77777777" w:rsidR="00222E83" w:rsidRPr="005D6FB9" w:rsidRDefault="00222E83" w:rsidP="000C2EA5">
      <w:pPr>
        <w:rPr>
          <w:rFonts w:ascii="Times New Roman" w:eastAsia="Times New Roman" w:hAnsi="Times New Roman" w:cs="Times New Roman"/>
          <w:sz w:val="20"/>
          <w:szCs w:val="20"/>
        </w:rPr>
      </w:pPr>
      <w:r w:rsidRPr="005D6FB9">
        <w:rPr>
          <w:rFonts w:ascii="Times New Roman" w:eastAsia="Times New Roman" w:hAnsi="Times New Roman" w:cs="Times New Roman"/>
          <w:sz w:val="20"/>
          <w:szCs w:val="20"/>
        </w:rPr>
        <w:t>Judge THOMAS. Yes, Senator.”</w:t>
      </w:r>
    </w:p>
  </w:footnote>
  <w:footnote w:id="118">
    <w:p w14:paraId="5968AE3C" w14:textId="41620DA8" w:rsidR="00222E83" w:rsidRPr="005D6FB9" w:rsidRDefault="00222E83" w:rsidP="000C2EA5">
      <w:pPr>
        <w:pStyle w:val="NormalWeb"/>
        <w:spacing w:before="0" w:beforeAutospacing="0" w:after="0" w:afterAutospacing="0"/>
        <w:rPr>
          <w:sz w:val="20"/>
          <w:szCs w:val="20"/>
        </w:rPr>
      </w:pPr>
      <w:r w:rsidRPr="005D6FB9">
        <w:rPr>
          <w:rStyle w:val="FootnoteReference"/>
          <w:sz w:val="20"/>
          <w:szCs w:val="20"/>
        </w:rPr>
        <w:footnoteRef/>
      </w:r>
      <w:r w:rsidRPr="005D6FB9">
        <w:rPr>
          <w:sz w:val="20"/>
          <w:szCs w:val="20"/>
        </w:rPr>
        <w:t xml:space="preserve"> GINSBURG: “Senator Metzenbaum, I think your recitation of the purposes of the antitrust law—to protect consumers, to protect the independent decision making of entrepreneurs—is entirely correct. I am pleased that you like my opinion in the </w:t>
      </w:r>
      <w:r w:rsidRPr="005D6FB9">
        <w:rPr>
          <w:i/>
          <w:iCs/>
          <w:sz w:val="20"/>
          <w:szCs w:val="20"/>
        </w:rPr>
        <w:t xml:space="preserve">Michigan Citizens </w:t>
      </w:r>
      <w:r w:rsidRPr="005D6FB9">
        <w:rPr>
          <w:sz w:val="20"/>
          <w:szCs w:val="20"/>
        </w:rPr>
        <w:t xml:space="preserve">(1989) case. It is a decision that I wrote. I think it gives the best picture of my views in this area. (…) You asked me if the only purpose of the antitrust law is efficiency. The cases indicate that the antitrust laws are focused on the interests of the consumer. There is also an interest in preserving the independence of entrepreneurs. I don't think the antitrust laws call into play only one particular economic theory. The Supreme Court made that clear in the </w:t>
      </w:r>
      <w:r w:rsidRPr="005D6FB9">
        <w:rPr>
          <w:i/>
          <w:iCs/>
          <w:sz w:val="20"/>
          <w:szCs w:val="20"/>
        </w:rPr>
        <w:t xml:space="preserve">Kodak </w:t>
      </w:r>
      <w:r w:rsidRPr="005D6FB9">
        <w:rPr>
          <w:sz w:val="20"/>
          <w:szCs w:val="20"/>
        </w:rPr>
        <w:t>(1992) case. But out of the context of a specific case, I can't say much more. No, I don't think efficiency is the sole drive.”</w:t>
      </w:r>
    </w:p>
  </w:footnote>
  <w:footnote w:id="119">
    <w:p w14:paraId="1FF11CC6" w14:textId="386148EF" w:rsidR="00222E83" w:rsidRPr="005D6FB9" w:rsidRDefault="00222E83" w:rsidP="000C2EA5">
      <w:pPr>
        <w:pStyle w:val="NormalWeb"/>
        <w:spacing w:before="0" w:beforeAutospacing="0" w:after="0" w:afterAutospacing="0"/>
        <w:rPr>
          <w:sz w:val="20"/>
          <w:szCs w:val="20"/>
        </w:rPr>
      </w:pPr>
      <w:r w:rsidRPr="005D6FB9">
        <w:rPr>
          <w:rStyle w:val="FootnoteReference"/>
          <w:sz w:val="20"/>
          <w:szCs w:val="20"/>
        </w:rPr>
        <w:footnoteRef/>
      </w:r>
      <w:r w:rsidRPr="005D6FB9">
        <w:rPr>
          <w:sz w:val="20"/>
          <w:szCs w:val="20"/>
        </w:rPr>
        <w:t xml:space="preserve"> KAGAN: “[I] think on the one hand it is clear that antitrust law needs to take account of economic theory and economic understandings, but it needs to do so in a careful way and to make sure that it does o in a way that is consistent with the purposes of the antitrust laws, which is to ensure competition, which is, as you say, to be a real charter of economic liberty.”</w:t>
      </w:r>
    </w:p>
  </w:footnote>
  <w:footnote w:id="120">
    <w:p w14:paraId="7FE99DC2"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“Senator Kohl: Do you agree that government enforcement of antitrust law is crucial to ensuring that consumers are protected from anticompetitive practices, such as price fixing and illegal maintenance of monopolies?</w:t>
      </w:r>
    </w:p>
    <w:p w14:paraId="405626C5" w14:textId="77777777" w:rsidR="00222E83" w:rsidRPr="005D6FB9" w:rsidRDefault="00222E83" w:rsidP="000C2EA5">
      <w:pPr>
        <w:pStyle w:val="FootnoteText"/>
        <w:ind w:firstLine="0"/>
        <w:jc w:val="left"/>
        <w:rPr>
          <w:rFonts w:ascii="Times New Roman" w:hAnsi="Times New Roman"/>
        </w:rPr>
      </w:pPr>
      <w:r w:rsidRPr="005D6FB9">
        <w:rPr>
          <w:rFonts w:ascii="Times New Roman" w:hAnsi="Times New Roman"/>
        </w:rPr>
        <w:t xml:space="preserve">Judge ROBERTS. Yes, I do, Senator. In fact, when I was in private practice, one of the cases I handled was the Microsoft antitrust case on behalf of government officials, the States in particular. A number of States retained me to argue that case before the D.C. Circuit </w:t>
      </w:r>
      <w:proofErr w:type="spellStart"/>
      <w:r w:rsidRPr="005D6FB9">
        <w:rPr>
          <w:rFonts w:ascii="Times New Roman" w:hAnsi="Times New Roman"/>
        </w:rPr>
        <w:t>en</w:t>
      </w:r>
      <w:proofErr w:type="spellEnd"/>
      <w:r w:rsidRPr="005D6FB9">
        <w:rPr>
          <w:rFonts w:ascii="Times New Roman" w:hAnsi="Times New Roman"/>
        </w:rPr>
        <w:t xml:space="preserve"> banc. </w:t>
      </w:r>
      <w:proofErr w:type="gramStart"/>
      <w:r w:rsidRPr="005D6FB9">
        <w:rPr>
          <w:rFonts w:ascii="Times New Roman" w:hAnsi="Times New Roman"/>
        </w:rPr>
        <w:t>So</w:t>
      </w:r>
      <w:proofErr w:type="gramEnd"/>
      <w:r w:rsidRPr="005D6FB9">
        <w:rPr>
          <w:rFonts w:ascii="Times New Roman" w:hAnsi="Times New Roman"/>
        </w:rPr>
        <w:t xml:space="preserve"> I certainly appreciate the role of governments, both State and Federal, in enforcing the protections of the antitrust laws, because as you know, there is concurrent authority in that area, the Sherman Act, of course, on the Federal level and then what people call the ‘‘Baby Sherman Acts’’ on the State level. (…) I do think that the system established under the Sherman Act of private antitrust enforcement, and, of course, the opportunity to recover additional damages and attorneys’ fees and other aspects, has been an effective tool in enforcing the law.”</w:t>
      </w:r>
    </w:p>
  </w:footnote>
  <w:footnote w:id="121">
    <w:p w14:paraId="441A20D1" w14:textId="7B2468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BREYER: “The point that I would frequently make in those conversations is that if you are going to have a free enterprise economy, if you are not going to have the Government running everything, then you must have a strong and effective antitrust law. If you are not going to regulate airlines, you must have a strong antitrust law for airlines. The reason is that antitrust law is the policeman. Antitrust law aims, through the competitive process, at bringing about low prices for consumers, better products, and more efficient methods of production. (…) Those three things, in my mind, are the key to antitrust law and really a strong justification for an economy in which there are winners and losers, and some people get rich and others do not. The justification lies in the fact that that kind of economy is better for almost everyone, and it will not be better for almost everyone unless the gains of productivity are spread. And the gains of productivity are spread through competition. That brings about low prices, better products, and more efficient methods of production. And that is what I think antitrust law is about, and that is what I think that policeman of the free enterprise system has to do. It is called protect the consumer.”</w:t>
      </w:r>
    </w:p>
  </w:footnote>
  <w:footnote w:id="122">
    <w:p w14:paraId="3969D62E" w14:textId="386732D7" w:rsidR="00222E83" w:rsidRPr="005D6FB9" w:rsidRDefault="00222E83" w:rsidP="000C2EA5">
      <w:pPr>
        <w:pStyle w:val="NormalWeb"/>
        <w:spacing w:before="0" w:beforeAutospacing="0" w:after="0" w:afterAutospacing="0"/>
        <w:rPr>
          <w:sz w:val="20"/>
          <w:szCs w:val="20"/>
        </w:rPr>
      </w:pPr>
      <w:r w:rsidRPr="005D6FB9">
        <w:rPr>
          <w:rStyle w:val="FootnoteReference"/>
          <w:sz w:val="20"/>
          <w:szCs w:val="20"/>
        </w:rPr>
        <w:footnoteRef/>
      </w:r>
      <w:r w:rsidRPr="005D6FB9">
        <w:rPr>
          <w:sz w:val="20"/>
          <w:szCs w:val="20"/>
        </w:rPr>
        <w:t xml:space="preserve"> GORSUCH: “Well, the real problem at the end of the day, I mean, you have a problem of lack of competition between competitors, and then of course that filters down to the consumer level. And what that yields are higher prices, and lower output, the dead weight loss to the economy, loss of production, and those are real harms. And the antitrust laws, as you know, were the original Federal regulatory regime. That was it for the national economy for a long time, and they are still vital and brilliant in their simplicity and design.”</w:t>
      </w:r>
    </w:p>
  </w:footnote>
  <w:footnote w:id="123">
    <w:p w14:paraId="473AC9EB" w14:textId="50891E4C"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{"citationID":"a1137g8ii3l","properties":{"formattedCitation":"Carl Shapiro, \\uc0\\u8220{}The 2010 Horizontal Merger Guidelines: From Hedgehog to Fox in Forty Years,\\uc0\\u8221{} {\\i{}Antitrust LJ} 77 (2010): 49.","plainCitation":"Carl Shapiro, “The 2010 Horizontal Merger Guidelines: From Hedgehog to Fox in Forty Years,” Antitrust LJ 77 (2010): 49.","noteIndex":125},"citationItems":[{"id":5580,"uris":["http://zotero.org/users/1639190/items/QIG8W7WR"],"uri":["http://zotero.org/users/1639190/items/QIG8W7WR"],"itemData":{"id":5580,"type":"article-journal","container-title":"Antitrust LJ","note":"publisher: HeinOnline","page":"49","title":"The 2010 horizontal merger guidelines: From hedgehog to fox in forty years","volume":"77","author":[{"family":"Shapiro","given":"Carl"}],"issued":{"date-parts":[["2010"]]}}}],"schema":"https://github.com/citation-style-language/schema/raw/master/csl-citation.json"}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Carl Shapiro, “The 2010 Horizontal Merger Guidelines: From Hedgehog to Fox in Forty Years,” </w:t>
      </w:r>
      <w:r w:rsidRPr="005D6FB9">
        <w:rPr>
          <w:rFonts w:ascii="Times New Roman" w:hAnsi="Times New Roman"/>
          <w:i/>
          <w:iCs/>
        </w:rPr>
        <w:t>Antitrust LJ</w:t>
      </w:r>
      <w:r w:rsidRPr="005D6FB9">
        <w:rPr>
          <w:rFonts w:ascii="Times New Roman" w:hAnsi="Times New Roman"/>
        </w:rPr>
        <w:t xml:space="preserve"> 77 (2010): 49.</w:t>
      </w:r>
      <w:r w:rsidRPr="005D6FB9">
        <w:rPr>
          <w:rFonts w:ascii="Times New Roman" w:hAnsi="Times New Roman"/>
        </w:rPr>
        <w:fldChar w:fldCharType="end"/>
      </w:r>
      <w:r w:rsidRPr="005D6FB9">
        <w:rPr>
          <w:rFonts w:ascii="Times New Roman" w:hAnsi="Times New Roman"/>
        </w:rPr>
        <w:t xml:space="preserve"> at 51.</w:t>
      </w:r>
    </w:p>
  </w:footnote>
  <w:footnote w:id="124">
    <w:p w14:paraId="35611922" w14:textId="4D37106B"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{"citationID":"a1549bko13n","properties":{"formattedCitation":"Ghosal, \\uc0\\u8220{}Regime Shift in Antitrust Laws, Economics, and Enforcement.\\uc0\\u8221{}","plainCitation":"Ghosal, “Regime Shift in Antitrust Laws, Economics, and Enforcement.”","noteIndex":126},"citationItems":[{"id":4987,"uris":["http://zotero.org/users/1639190/items/N2Q5BZBH"],"uri":["http://zotero.org/users/1639190/items/N2Q5BZBH"],"itemData":{"id":4987,"type":"article-journal","container-title":"Journal of Competition Law and Economics","issue":"4","note":"ISBN: 1744-6422\npublisher: Oxford University Press","page":"733-774","title":"Regime shift in antitrust laws, economics, and enforcement","volume":"7","author":[{"family":"Ghosal","given":"Vivek"}],"issued":{"date-parts":[["2011"]]}}}],"schema":"https://github.com/citation-style-language/schema/raw/master/csl-citation.json"}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Ghosal, “Regime Shift in Antitrust Laws, Economics, and Enforcement.”</w:t>
      </w:r>
      <w:r w:rsidRPr="005D6FB9">
        <w:rPr>
          <w:rFonts w:ascii="Times New Roman" w:hAnsi="Times New Roman"/>
        </w:rPr>
        <w:fldChar w:fldCharType="end"/>
      </w:r>
      <w:r w:rsidRPr="005D6FB9">
        <w:rPr>
          <w:rFonts w:ascii="Times New Roman" w:hAnsi="Times New Roman"/>
        </w:rPr>
        <w:t xml:space="preserve"> And </w:t>
      </w:r>
      <w:r w:rsidRPr="005D6FB9">
        <w:rPr>
          <w:rFonts w:ascii="Times New Roman" w:hAnsi="Times New Roman"/>
        </w:rPr>
        <w:fldChar w:fldCharType="begin"/>
      </w:r>
      <w:r w:rsidRPr="005D6FB9">
        <w:rPr>
          <w:rFonts w:ascii="Times New Roman" w:hAnsi="Times New Roman"/>
        </w:rPr>
        <w:instrText xml:space="preserve"> ADDIN ZOTERO_ITEM CSL_CITATION {"citationID":"a1ub7rjc8j0","properties":{"formattedCitation":"Kades, \\uc0\\u8220{}The State of US Federal Antitrust Enforcement.\\uc0\\u8221{}","plainCitation":"Kades, “The State of US Federal Antitrust Enforcement.”","noteIndex":126},"citationItems":[{"id":4991,"uris":["http://zotero.org/users/1639190/items/T3JXUHZU"],"uri":["http://zotero.org/users/1639190/items/T3JXUHZU"],"itemData":{"id":4991,"type":"article-journal","container-title":"Washington: Washington Center for Equitable Growth","title":"The state of US federal antitrust enforcement","URL":"https://equitablegrowth.org/research-paper/the-state-of-u-s-federal-antitrust-enforcement/?longform=true","author":[{"family":"Kades","given":"Michael"}],"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Kades, “The State of US Federal Antitrust Enforcement.”</w:t>
      </w:r>
      <w:r w:rsidRPr="005D6FB9">
        <w:rPr>
          <w:rFonts w:ascii="Times New Roman" w:hAnsi="Times New Roman"/>
        </w:rPr>
        <w:fldChar w:fldCharType="end"/>
      </w:r>
    </w:p>
  </w:footnote>
  <w:footnote w:id="125">
    <w:p w14:paraId="53B2905E" w14:textId="6CCBCF9D"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{"citationID":"ahi8ufq3qc","properties":{"formattedCitation":"Ramsi Woodcock, \\uc0\\u8220{}The Hidden Rules of a Modest Antitrust,\\uc0\\u8221{} {\\i{}Forthcoming, Minn. L. Rev}, 2021.","plainCitation":"Ramsi Woodcock, “The Hidden Rules of a Modest Antitrust,” Forthcoming, Minn. L. Rev, 2021.","noteIndex":127},"citationItems":[{"id":2138,"uris":["http://zotero.org/users/1639190/items/3Z3FMLZ4"],"uri":["http://zotero.org/users/1639190/items/3Z3FMLZ4"],"itemData":{"id":2138,"type":"article-journal","container-title":"Forthcoming, Minn. L. Rev","title":"The Hidden Rules of a Modest Antitrust","author":[{"family":"Woodcock","given":"Ramsi"}],"issued":{"date-parts":[["2021"]]}}}],"schema":"https://github.com/citation-style-language/schema/raw/master/csl-citation.json"}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Ramsi Woodcock, “The Hidden Rules of a Modest Antitrust,” </w:t>
      </w:r>
      <w:r w:rsidRPr="005D6FB9">
        <w:rPr>
          <w:rFonts w:ascii="Times New Roman" w:hAnsi="Times New Roman"/>
          <w:i/>
          <w:iCs/>
        </w:rPr>
        <w:t>Forthcoming, Minn. L. Rev</w:t>
      </w:r>
      <w:r w:rsidRPr="005D6FB9">
        <w:rPr>
          <w:rFonts w:ascii="Times New Roman" w:hAnsi="Times New Roman"/>
        </w:rPr>
        <w:t>, 2021.</w:t>
      </w:r>
      <w:r w:rsidRPr="005D6FB9">
        <w:rPr>
          <w:rFonts w:ascii="Times New Roman" w:hAnsi="Times New Roman"/>
        </w:rPr>
        <w:fldChar w:fldCharType="end"/>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{"citationID":"alek81er8a","properties":{"formattedCitation":"Paul A. Pautler, \\uc0\\u8220{}A History of the FTC\\uc0\\u8217{}s Bureau of Economics,\\uc0\\u8221{} in {\\i{}Healthcare Antitrust, Settlements, and the Federal Trade Commission} (Emerald Publishing Limited, 2018).","plainCitation":"Paul A. Pautler, “A History of the FTC’s Bureau of Economics,” in Healthcare Antitrust, Settlements, and the Federal Trade Commission (Emerald Publishing Limited, 2018).","noteIndex":127},"citationItems":[{"id":5251,"uris":["http://zotero.org/users/1639190/items/LV8FBCU8"],"uri":["http://zotero.org/users/1639190/items/LV8FBCU8"],"itemData":{"id":5251,"type":"chapter","container-title":"Healthcare Antitrust, Settlements, and the Federal Trade Commission","ISBN":"1-78756-600-5","publisher":"Emerald Publishing Limited","title":"A History of the FTC’s Bureau of Economics","author":[{"family":"Pautler","given":"Paul A."}],"issued":{"date-parts":[["2018"]]}}}],"schema":"https://github.com/citation-style-language/schema/raw/master/csl-citation.json"}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Paul A. Pautler, “A History of the FTC’s Bureau of Economics,” in </w:t>
      </w:r>
      <w:r w:rsidRPr="005D6FB9">
        <w:rPr>
          <w:rFonts w:ascii="Times New Roman" w:hAnsi="Times New Roman"/>
          <w:i/>
          <w:iCs/>
        </w:rPr>
        <w:t>Healthcare Antitrust, Settlements, and the Federal Trade Commission</w:t>
      </w:r>
      <w:r w:rsidRPr="005D6FB9">
        <w:rPr>
          <w:rFonts w:ascii="Times New Roman" w:hAnsi="Times New Roman"/>
        </w:rPr>
        <w:t xml:space="preserve"> (Emerald Publishing Limited, 2018).</w:t>
      </w:r>
      <w:r w:rsidRPr="005D6FB9">
        <w:rPr>
          <w:rFonts w:ascii="Times New Roman" w:hAnsi="Times New Roman"/>
        </w:rPr>
        <w:fldChar w:fldCharType="end"/>
      </w:r>
    </w:p>
  </w:footnote>
  <w:footnote w:id="126">
    <w:p w14:paraId="64DC3880" w14:textId="77777777"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hyperlink r:id="rId3" w:history="1">
        <w:r w:rsidRPr="005D6FB9">
          <w:rPr>
            <w:rStyle w:val="Hyperlink"/>
            <w:rFonts w:ascii="Times New Roman" w:hAnsi="Times New Roman"/>
          </w:rPr>
          <w:t>https://www.ftc.gov/sites/default/files/documents/hsr_statements/54-fr-48726/891124-54fr48726.pdf</w:t>
        </w:r>
      </w:hyperlink>
      <w:r w:rsidRPr="005D6FB9">
        <w:rPr>
          <w:rFonts w:ascii="Times New Roman" w:hAnsi="Times New Roman"/>
        </w:rPr>
        <w:t xml:space="preserve"> </w:t>
      </w:r>
    </w:p>
  </w:footnote>
  <w:footnote w:id="127">
    <w:p w14:paraId="58F24348" w14:textId="22B88737"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{"citationID":"LxlfoDU4","properties":{"formattedCitation":"Pautler, \\uc0\\u8220{}A History of the FTC\\uc0\\u8217{}s Bureau of Economics.\\uc0\\u8221{}","plainCitation":"Pautler, “A History of the FTC’s Bureau of Economics.”","noteIndex":130},"citationItems":[{"id":5251,"uris":["http://zotero.org/users/1639190/items/LV8FBCU8"],"uri":["http://zotero.org/users/1639190/items/LV8FBCU8"],"itemData":{"id":5251,"type":"chapter","container-title":"Healthcare Antitrust, Settlements, and the Federal Trade Commission","ISBN":"1-78756-600-5","publisher":"Emerald Publishing Limited","title":"A History of the FTC’s Bureau of Economics","author":[{"family":"Pautler","given":"Paul A."}],"issued":{"date-parts":[["2018"]]}}}],"schema":"https://github.com/citation-style-language/schema/raw/master/csl-citation.json"}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Pautler, “A History of the FTC’s Bureau of Economics.”</w:t>
      </w:r>
      <w:r w:rsidRPr="005D6FB9">
        <w:rPr>
          <w:rFonts w:ascii="Times New Roman" w:hAnsi="Times New Roman"/>
        </w:rPr>
        <w:fldChar w:fldCharType="end"/>
      </w:r>
    </w:p>
  </w:footnote>
  <w:footnote w:id="128">
    <w:p w14:paraId="610C1239" w14:textId="77777777"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We thank Marc </w:t>
      </w:r>
      <w:proofErr w:type="spellStart"/>
      <w:r w:rsidRPr="005D6FB9">
        <w:rPr>
          <w:rFonts w:ascii="Times New Roman" w:hAnsi="Times New Roman"/>
        </w:rPr>
        <w:t>Winerman</w:t>
      </w:r>
      <w:proofErr w:type="spellEnd"/>
      <w:r w:rsidRPr="005D6FB9">
        <w:rPr>
          <w:rFonts w:ascii="Times New Roman" w:hAnsi="Times New Roman"/>
        </w:rPr>
        <w:t xml:space="preserve"> for spurring us to look into this. </w:t>
      </w:r>
    </w:p>
  </w:footnote>
  <w:footnote w:id="129">
    <w:p w14:paraId="2723F238" w14:textId="3B67C969"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{"citationID":"atsgc7gsnl","properties":{"formattedCitation":"Pautler, \\uc0\\u8220{}A History of the FTC\\uc0\\u8217{}s Bureau of Economics.\\uc0\\u8221{}","plainCitation":"Pautler, “A History of the FTC’s Bureau of Economics.”","noteIndex":132},"citationItems":[{"id":5251,"uris":["http://zotero.org/users/1639190/items/LV8FBCU8"],"uri":["http://zotero.org/users/1639190/items/LV8FBCU8"],"itemData":{"id":5251,"type":"chapter","container-title":"Healthcare Antitrust, Settlements, and the Federal Trade Commission","ISBN":"1-78756-600-5","publisher":"Emerald Publishing Limited","title":"A History of the FTC’s Bureau of Economics","author":[{"family":"Pautler","given":"Paul A."}],"issued":{"date-parts":[["2018"]]}}}],"schema":"https://github.com/citation-style-language/schema/raw/master/csl-citation.json"}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Pautler, “A History of the FTC’s Bureau of Economics.”</w:t>
      </w:r>
      <w:r w:rsidRPr="005D6FB9">
        <w:rPr>
          <w:rFonts w:ascii="Times New Roman" w:hAnsi="Times New Roman"/>
        </w:rPr>
        <w:fldChar w:fldCharType="end"/>
      </w:r>
      <w:r w:rsidRPr="005D6FB9">
        <w:rPr>
          <w:rFonts w:ascii="Times New Roman" w:hAnsi="Times New Roman"/>
        </w:rPr>
        <w:t xml:space="preserve"> At 296.</w:t>
      </w:r>
    </w:p>
  </w:footnote>
  <w:footnote w:id="130">
    <w:p w14:paraId="29101C32" w14:textId="518D4D2D"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29ar9i0r5t","properties":{"formattedCitation":"Pautler.","plainCitation":"Pautler.","noteIndex":133},"citationItems":[{"id":5251,"uris":["http://zotero.org/users/1639190/items/LV8FBCU8"],"uri":["http://zotero.org/users/1639190/items/LV8FBCU8"],"itemData":{"id":5251,"type":"chapter","container-title":"Healthcare Antitrust, Settlements, and the Federal Trade Commission","ISBN":"1-78756-600-5","publisher":"Emerald Publishing Limited","title":"A History of the FTC’s Bureau of Economics","author":[{"family":"Pautler","given":"Paul A."}],"issued":{"date-parts":[["2018"]]}}}],"schema":"https://github.com/citation-style-language/schema/raw/master/csl-citation.json"}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Pautler.</w:t>
      </w:r>
      <w:r w:rsidRPr="005D6FB9">
        <w:rPr>
          <w:rFonts w:ascii="Times New Roman" w:hAnsi="Times New Roman"/>
        </w:rPr>
        <w:fldChar w:fldCharType="end"/>
      </w:r>
      <w:r w:rsidRPr="005D6FB9">
        <w:rPr>
          <w:rFonts w:ascii="Times New Roman" w:hAnsi="Times New Roman"/>
        </w:rPr>
        <w:t xml:space="preserve"> at 232-233; 297, 314-315; 318-320.</w:t>
      </w:r>
    </w:p>
  </w:footnote>
  <w:footnote w:id="131">
    <w:p w14:paraId="6A167970" w14:textId="20B6FB8E"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28ln5ttkol","properties":{"formattedCitation":"Pautler.","plainCitation":"Pautler.","noteIndex":134},"citationItems":[{"id":5251,"uris":["http://zotero.org/users/1639190/items/LV8FBCU8"],"uri":["http://zotero.org/users/1639190/items/LV8FBCU8"],"itemData":{"id":5251,"type":"chapter","container-title":"Healthcare Antitrust, Settlements, and the Federal Trade Commission","ISBN":"1-78756-600-5","publisher":"Emerald Publishing Limited","title":"A History of the FTC’s Bureau of Economics","author":[{"family":"Pautler","given":"Paul A."}],"issued":{"date-parts":[["2018"]]}}}],"schema":"https://github.com/citation-style-language/schema/raw/master/csl-citation.json"}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Pautler.</w:t>
      </w:r>
      <w:r w:rsidRPr="005D6FB9">
        <w:rPr>
          <w:rFonts w:ascii="Times New Roman" w:hAnsi="Times New Roman"/>
        </w:rPr>
        <w:fldChar w:fldCharType="end"/>
      </w:r>
      <w:r w:rsidRPr="005D6FB9">
        <w:rPr>
          <w:rFonts w:ascii="Times New Roman" w:hAnsi="Times New Roman"/>
        </w:rPr>
        <w:t xml:space="preserve"> at 320.</w:t>
      </w:r>
    </w:p>
  </w:footnote>
  <w:footnote w:id="132">
    <w:p w14:paraId="7B3D9E44" w14:textId="519DC80A"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UXbcZYjt","properties":{"formattedCitation":"Pautler.","plainCitation":"Pautler.","noteIndex":135},"citationItems":[{"id":5251,"uris":["http://zotero.org/users/1639190/items/LV8FBCU8"],"uri":["http://zotero.org/users/1639190/items/LV8FBCU8"],"itemData":{"id":5251,"type":"chapter","container-title":"Healthcare Antitrust, Settlements, and the Federal Trade Commission","ISBN":"1-78756-600-5","publisher":"Emerald Publishing Limited","title":"A History of the FTC’s Bureau of Economics","author":[{"family":"Pautler","given":"Paul A."}],"issued":{"date-parts":[["2018"]]}}}],"schema":"https://github.com/citation-style-language/schema/raw/master/csl-citation.json"}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Pautler.</w:t>
      </w:r>
      <w:r w:rsidRPr="005D6FB9">
        <w:rPr>
          <w:rFonts w:ascii="Times New Roman" w:hAnsi="Times New Roman"/>
        </w:rPr>
        <w:fldChar w:fldCharType="end"/>
      </w:r>
      <w:r w:rsidRPr="005D6FB9">
        <w:rPr>
          <w:rFonts w:ascii="Times New Roman" w:hAnsi="Times New Roman"/>
        </w:rPr>
        <w:t xml:space="preserve"> at 164-67. some reporting in particularly sensitive areas such as hospitals, oil and credit industries continued, but it mostly used publicly available data.</w:t>
      </w:r>
    </w:p>
  </w:footnote>
  <w:footnote w:id="133">
    <w:p w14:paraId="05ED9C14" w14:textId="2430F570"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{"citationID":"a1aoh3jok3h","properties":{"formattedCitation":"United States Government, \\uc0\\u8220{}PRA Approval Process | A Guide to the Paperwork Reduction Act,\\uc0\\u8221{} January 2022, https://pra.digital.gov/clearance-process/.","plainCitation":"United States Government, “PRA Approval Process | A Guide to the Paperwork Reduction Act,” January 2022, https://pra.digital.gov/clearance-process/.","noteIndex":136},"citationItems":[{"id":5581,"uris":["http://zotero.org/users/1639190/items/PEZ5GJEH"],"uri":["http://zotero.org/users/1639190/items/PEZ5GJEH"],"itemData":{"id":5581,"type":"webpage","title":"PRA approval process | A Guide to the Paperwork Reduction Act","URL":"https://pra.digital.gov/clearance-process/","author":[{"literal":"United States Government"}],"accessed":{"date-parts":[["2022",1,9]]},"issued":{"date-parts":[["2022",1]]}}}],"schema":"https://github.com/citation-style-language/schema/raw/master/csl-citation.json"}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United States Government, “PRA Approval Process | A Guide to the Paperwork Reduction Act,” January 2022, https://pra.digital.gov/clearance-process/.</w:t>
      </w:r>
      <w:r w:rsidRPr="005D6FB9">
        <w:rPr>
          <w:rFonts w:ascii="Times New Roman" w:hAnsi="Times New Roman"/>
        </w:rPr>
        <w:fldChar w:fldCharType="end"/>
      </w:r>
    </w:p>
  </w:footnote>
  <w:footnote w:id="134">
    <w:p w14:paraId="5E0A99E4" w14:textId="7777777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The Federal Employees Pay Comparability Act of 1990 (FEPCA) introduced a Locality Pay Area Adjustment for certain geographic regions with a high cost of living, one of them being the Washington-Baltimore-Arlington region. This increases salaries in roughly 30%. Both figures present the base GS-15 schedule average, without the pay adjustment, as the data for partners is nation-wide. The main conclusions that salary differentials greatly increased in the period hold even with the linear increase introduced by the FEPCA.</w:t>
      </w:r>
    </w:p>
  </w:footnote>
  <w:footnote w:id="135">
    <w:p w14:paraId="7BCB89FB" w14:textId="744A0FB5"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For two we could not find reliable information: Newell Clapp and Mayo Thompson.</w:t>
      </w:r>
    </w:p>
  </w:footnote>
  <w:footnote w:id="136">
    <w:p w14:paraId="78B52BE0" w14:textId="7DDBC9AC"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The graphic below reports a 1975 breakpoint that is aligned with the estimations of structural breaks in enforcement described in Part I. However, the overall trends and levels are consistent with a 1980’s breakpoint. </w:t>
      </w:r>
    </w:p>
  </w:footnote>
  <w:footnote w:id="137">
    <w:p w14:paraId="15FB1D7E" w14:textId="5F02BEFE"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While we do not have a time series data, the involvement of academics in consulting for antitrust defendants has received attention in recent years. </w:t>
      </w:r>
      <w:r w:rsidRPr="005D6FB9">
        <w:rPr>
          <w:rFonts w:ascii="Times New Roman" w:hAnsi="Times New Roman"/>
        </w:rPr>
        <w:fldChar w:fldCharType="begin"/>
      </w:r>
      <w:r w:rsidRPr="005D6FB9">
        <w:rPr>
          <w:rFonts w:ascii="Times New Roman" w:hAnsi="Times New Roman"/>
        </w:rPr>
        <w:instrText xml:space="preserve"> ADDIN ZOTERO_ITEM CSL_CITATION {"citationID":"VdWxdrZs","properties":{"formattedCitation":"Eisinger Jesse and Elliot Justin, \\uc0\\u8220{}These Professors Make More Than a Thousand Bucks an Hour Peddling Mega-Mergers,\\uc0\\u8221{} ProPublica, November 16, 2016, https://www.propublica.org/article/these-professors-make-more-than-thousand-bucks-hour-peddling-mega-mergers?token=66qLWQOC8-aKmhz5ZMZX7A6VtNhdKyrS.","plainCitation":"Eisinger Jesse and Elliot Justin, “These Professors Make More Than a Thousand Bucks an Hour Peddling Mega-Mergers,” ProPublica, November 16, 2016, https://www.propublica.org/article/these-professors-make-more-than-thousand-bucks-hour-peddling-mega-mergers?token=66qLWQOC8-aKmhz5ZMZX7A6VtNhdKyrS.","noteIndex":140},"citationItems":[{"id":5247,"uris":["http://zotero.org/users/1639190/items/PQV9KHKP"],"uri":["http://zotero.org/users/1639190/items/PQV9KHKP"],"itemData":{"id":5247,"type":"webpage","abstract":"The economists are leveraging their academic prestige with secret reports justifying corporate concentration. Their predictions are often wrong and consumers pay the price.","container-title":"ProPublica","language":"en","title":"These Professors Make More Than a Thousand Bucks an Hour Peddling Mega-Mergers","URL":"https://www.propublica.org/article/these-professors-make-more-than-thousand-bucks-hour-peddling-mega-mergers?token=66qLWQOC8-aKmhz5ZMZX7A6VtNhdKyrS","author":[{"family":"Jesse","given":"Eisinger"},{"family":"Justin","given":"Elliot"}],"issued":{"date-parts":[["2016",11,16]]}}}],"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Eisinger Jesse and Elliot Justin, “These Professors Make More Than a Thousand Bucks an Hour Peddling Mega-Mergers,” ProPublica, November 16, 2016, https://www.propublica.org/article/these-professors-make-more-than-thousand-bucks-hour-peddling-mega-mergers?token=66qLWQOC8-aKmhz5ZMZX7A6VtNhdKyrS.</w:t>
      </w:r>
      <w:r w:rsidRPr="005D6FB9">
        <w:rPr>
          <w:rFonts w:ascii="Times New Roman" w:hAnsi="Times New Roman"/>
        </w:rPr>
        <w:fldChar w:fldCharType="end"/>
      </w:r>
      <w:r w:rsidRPr="005D6FB9">
        <w:rPr>
          <w:rFonts w:ascii="Times New Roman" w:hAnsi="Times New Roman"/>
        </w:rPr>
        <w:t xml:space="preserve"> (Describing the impact and prevalence of economics professors doing consulting in antitrust litigation.); </w:t>
      </w:r>
      <w:r w:rsidRPr="005D6FB9">
        <w:rPr>
          <w:rFonts w:ascii="Times New Roman" w:hAnsi="Times New Roman"/>
        </w:rPr>
        <w:fldChar w:fldCharType="begin"/>
      </w:r>
      <w:r w:rsidRPr="005D6FB9">
        <w:rPr>
          <w:rFonts w:ascii="Times New Roman" w:hAnsi="Times New Roman"/>
        </w:rPr>
        <w:instrText xml:space="preserve"> ADDIN ZOTERO_ITEM CSL_CITATION {"citationID":"adbq5h1caq","properties":{"formattedCitation":"Rick Claypool, \\uc0\\u8220{}75% of FTC Officials Have Revolving Door Conflicts With Tech Corporations and Other Industries,\\uc0\\u8221{} Public Citizen, May 23, 2019, https://www.citizen.org/article/ftc-big-tech-revolving-door-problem-report/.","plainCitation":"Rick Claypool, “75% of FTC Officials Have Revolving Door Conflicts With Tech Corporations and Other Industries,” Public Citizen, May 23, 2019, https://www.citizen.org/article/ftc-big-tech-revolving-door-problem-report/.","noteIndex":140},"citationItems":[{"id":5018,"uris":["http://zotero.org/users/1639190/items/I7DLG48L"],"uri":["http://zotero.org/users/1639190/items/I7DLG48L"],"itemData":{"id":5018,"type":"webpage","abstract":"Corporations have little to fear from an FTC whose leaders held or take jobs helping corporations fight the agency.","container-title":"Public Citizen","language":"en","title":"75% of FTC Officials Have Revolving Door Conflicts With Tech Corporations and Other Industries","URL":"https://www.citizen.org/article/ftc-big-tech-revolving-door-problem-report/","author":[{"family":"Claypool","given":"Rick"}],"issued":{"date-parts":[["2019",5,23]]}}}],"schema":"https://github.com/citation-style-language/schema/raw/master/csl-citation.json"}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Rick Claypool, “75% of FTC Officials Have Revolving Door Conflicts With Tech Corporations and Other Industries,” Public Citizen, May 23, 2019, https://www.citizen.org/article/ftc-big-tech-revolving-door-problem-report/.</w:t>
      </w:r>
      <w:r w:rsidRPr="005D6FB9">
        <w:rPr>
          <w:rFonts w:ascii="Times New Roman" w:hAnsi="Times New Roman"/>
        </w:rPr>
        <w:fldChar w:fldCharType="end"/>
      </w:r>
      <w:r w:rsidRPr="005D6FB9">
        <w:rPr>
          <w:rFonts w:ascii="Times New Roman" w:hAnsi="Times New Roman"/>
        </w:rPr>
        <w:t xml:space="preserve"> (also describing a growing revolving door at the FTC).</w:t>
      </w:r>
    </w:p>
  </w:footnote>
  <w:footnote w:id="138">
    <w:p w14:paraId="6AA3E58A" w14:textId="787BAF31"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for example, </w:t>
      </w:r>
      <w:r w:rsidRPr="005D6FB9">
        <w:rPr>
          <w:rFonts w:ascii="Times New Roman" w:hAnsi="Times New Roman"/>
        </w:rPr>
        <w:fldChar w:fldCharType="begin"/>
      </w:r>
      <w:r w:rsidRPr="005D6FB9">
        <w:rPr>
          <w:rFonts w:ascii="Times New Roman" w:hAnsi="Times New Roman"/>
        </w:rPr>
        <w:instrText xml:space="preserve"> ADDIN ZOTERO_ITEM CSL_CITATION {"citationID":"MLGaFyqL","properties":{"formattedCitation":"Crane, \\uc0\\u8220{}Antitrust Antitextualism.\\uc0\\u8221{}","plainCitation":"Crane, “Antitrust Antitextualism.”","noteIndex":141},"citationItems":[{"id":5013,"uris":["http://zotero.org/users/1639190/items/8JGKEGH5"],"uri":["http://zotero.org/users/1639190/items/8JGKEGH5"],"itemData":{"id":5013,"type":"article-journal","container-title":"Notre Dame Law Review","issue":"1","page":"1204","title":"Antitrust Antitextualism","volume":"96","author":[{"family":"Crane","given":"Daniel A."}],"issued":{"date-parts":[["2021"]]}}}],"schema":"https://github.com/citation-style-language/schema/raw/master/csl-citation.json"}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Crane, “Antitrust Antitextualism.”</w:t>
      </w:r>
      <w:r w:rsidRPr="005D6FB9">
        <w:rPr>
          <w:rFonts w:ascii="Times New Roman" w:hAnsi="Times New Roman"/>
        </w:rPr>
        <w:fldChar w:fldCharType="end"/>
      </w:r>
      <w:r w:rsidRPr="005D6FB9">
        <w:rPr>
          <w:rFonts w:ascii="Times New Roman" w:hAnsi="Times New Roman"/>
        </w:rPr>
        <w:t xml:space="preserve"> at 1207.</w:t>
      </w:r>
    </w:p>
  </w:footnote>
  <w:footnote w:id="139">
    <w:p w14:paraId="2CA9DE96" w14:textId="4187B3B5"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for example, </w:t>
      </w:r>
      <w:r w:rsidRPr="005D6FB9">
        <w:rPr>
          <w:rFonts w:ascii="Times New Roman" w:hAnsi="Times New Roman"/>
        </w:rPr>
        <w:fldChar w:fldCharType="begin"/>
      </w:r>
      <w:r w:rsidRPr="005D6FB9">
        <w:rPr>
          <w:rFonts w:ascii="Times New Roman" w:hAnsi="Times New Roman"/>
        </w:rPr>
        <w:instrText xml:space="preserve"> ADDIN ZOTERO_ITEM CSL_CITATION {"citationID":"a88an33766","properties":{"formattedCitation":"United States v. EC Knight Co., 156 US 1 (1895).","plainCitation":"United States v. EC Knight Co., 156 US 1 (1895).","noteIndex":142},"citationItems":[{"id":5566,"uris":["http://zotero.org/users/1639190/items/JESLU2SR"],"uri":["http://zotero.org/users/1639190/items/JESLU2SR"],"itemData":{"id":5566,"type":"legal_case","note":"issue: No. 675\ncontainer-title: US\npublisher: Supreme Court","page":"1","title":"United States v. EC Knight Co.","volume":"156","issued":{"date-parts":[["1895"]]}}}],"schema":"https://github.com/citation-style-language/schema/raw/master/csl-citation.json"}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United States v. EC Knight Co., 156 US 1 (1895).</w:t>
      </w:r>
      <w:r w:rsidRPr="005D6FB9">
        <w:rPr>
          <w:rFonts w:ascii="Times New Roman" w:hAnsi="Times New Roman"/>
        </w:rPr>
        <w:fldChar w:fldCharType="end"/>
      </w:r>
      <w:r w:rsidRPr="005D6FB9">
        <w:rPr>
          <w:rFonts w:ascii="Times New Roman" w:hAnsi="Times New Roman"/>
        </w:rPr>
        <w:t xml:space="preserve"> And </w:t>
      </w:r>
      <w:r w:rsidRPr="005D6FB9">
        <w:rPr>
          <w:rFonts w:ascii="Times New Roman" w:hAnsi="Times New Roman"/>
        </w:rPr>
        <w:fldChar w:fldCharType="begin"/>
      </w:r>
      <w:r w:rsidRPr="005D6FB9">
        <w:rPr>
          <w:rFonts w:ascii="Times New Roman" w:hAnsi="Times New Roman"/>
        </w:rPr>
        <w:instrText xml:space="preserve"> ADDIN ZOTERO_ITEM CSL_CITATION {"citationID":"a1cpgofb5n9","properties":{"formattedCitation":"Laura Phillips Sawyer, \\uc0\\u8220{}US Antitrust Law and Policy in Historical Perspective,\\uc0\\u8221{} in {\\i{}Oxford Research Encyclopedia of American History}, 2019.","plainCitation":"Laura Phillips Sawyer, “US Antitrust Law and Policy in Historical Perspective,” in Oxford Research Encyclopedia of American History, 2019.","noteIndex":142},"citationItems":[{"id":5252,"uris":["http://zotero.org/users/1639190/items/V3L99JCR"],"uri":["http://zotero.org/users/1639190/items/V3L99JCR"],"itemData":{"id":5252,"type":"chapter","container-title":"Oxford Research Encyclopedia of American History","title":"US antitrust law and policy in historical perspective","author":[{"family":"Sawyer","given":"Laura Phillips"}],"issued":{"date-parts":[["2019"]]}}}],"schema":"https://github.com/citation-style-language/schema/raw/master/csl-citation.json"}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Laura Phillips Sawyer, “US Antitrust Law and Policy in Historical Perspective,” in </w:t>
      </w:r>
      <w:r w:rsidRPr="005D6FB9">
        <w:rPr>
          <w:rFonts w:ascii="Times New Roman" w:hAnsi="Times New Roman"/>
          <w:i/>
          <w:iCs/>
        </w:rPr>
        <w:t>Oxford Research Encyclopedia of American History</w:t>
      </w:r>
      <w:r w:rsidRPr="005D6FB9">
        <w:rPr>
          <w:rFonts w:ascii="Times New Roman" w:hAnsi="Times New Roman"/>
        </w:rPr>
        <w:t>, 2019.</w:t>
      </w:r>
      <w:r w:rsidRPr="005D6FB9">
        <w:rPr>
          <w:rFonts w:ascii="Times New Roman" w:hAnsi="Times New Roman"/>
        </w:rPr>
        <w:fldChar w:fldCharType="end"/>
      </w:r>
      <w:r w:rsidRPr="005D6FB9">
        <w:rPr>
          <w:rFonts w:ascii="Times New Roman" w:hAnsi="Times New Roman"/>
        </w:rPr>
        <w:t xml:space="preserve"> at 7.</w:t>
      </w:r>
    </w:p>
  </w:footnote>
  <w:footnote w:id="140">
    <w:p w14:paraId="0BCCF936" w14:textId="13987974"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{"citationID":"a12jbdnmafn","properties":{"formattedCitation":"Crane, \\uc0\\u8220{}Antitrust Antitextualism.\\uc0\\u8221{}","plainCitation":"Crane, “Antitrust Antitextualism.”","noteIndex":143},"citationItems":[{"id":5013,"uris":["http://zotero.org/users/1639190/items/8JGKEGH5"],"uri":["http://zotero.org/users/1639190/items/8JGKEGH5"],"itemData":{"id":5013,"type":"article-journal","container-title":"Notre Dame Law Review","issue":"1","page":"1204","title":"Antitrust Antitextualism","volume":"96","author":[{"family":"Crane","given":"Daniel A."}],"issued":{"date-parts":[["2021"]]}}}],"schema":"https://github.com/citation-style-language/schema/raw/master/csl-citation.json"}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Crane, “Antitrust Antitextualism.”</w:t>
      </w:r>
      <w:r w:rsidRPr="005D6FB9">
        <w:rPr>
          <w:rFonts w:ascii="Times New Roman" w:hAnsi="Times New Roman"/>
        </w:rPr>
        <w:fldChar w:fldCharType="end"/>
      </w:r>
    </w:p>
  </w:footnote>
  <w:footnote w:id="141">
    <w:p w14:paraId="5181427D" w14:textId="76D32034"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{"citationID":"a2j5jdaqk26","properties":{"formattedCitation":"Illinois Brick Co. v. Illinois, 431 US 720 (1977); Associated Gen. Contractors of Cal., Inc. v. Carpenters, 459 US 519 (1983).","plainCitation":"Illinois Brick Co. v. Illinois, 431 US 720 (1977); Associated Gen. Contractors of Cal., Inc. v. Carpenters, 459 US 519 (1983).","noteIndex":144},"citationItems":[{"id":5568,"uris":["http://zotero.org/users/1639190/items/CIQAX5QM"],"uri":["http://zotero.org/users/1639190/items/CIQAX5QM"],"itemData":{"id":5568,"type":"legal_case","note":"issue: No. 76-404\ncontainer-title: US\npublisher: Supreme Court","page":"720","title":"Illinois Brick Co. v. Illinois","volume":"431","issued":{"date-parts":[["1977"]]}}},{"id":5569,"uris":["http://zotero.org/users/1639190/items/JEUQPW5A"],"uri":["http://zotero.org/users/1639190/items/JEUQPW5A"],"itemData":{"id":5569,"type":"legal_case","note":"issue: No. 81-334\ncontainer-title: US\npublisher: Supreme Court","page":"519","title":"Associated Gen. Contractors of Cal., Inc. v. Carpenters","volume":"459","issued":{"date-parts":[["1983"]]}}}],"schema":"https://github.com/citation-style-language/schema/raw/master/csl-citation.json"}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Illinois Brick Co. v. Illinois, 431 US 720 (1977); Associated Gen. Contractors of Cal., Inc. v. Carpenters, 459 US 519 (1983).</w:t>
      </w:r>
      <w:r w:rsidRPr="005D6FB9">
        <w:rPr>
          <w:rFonts w:ascii="Times New Roman" w:hAnsi="Times New Roman"/>
        </w:rPr>
        <w:fldChar w:fldCharType="end"/>
      </w:r>
      <w:r w:rsidRPr="005D6FB9">
        <w:rPr>
          <w:rFonts w:ascii="Times New Roman" w:hAnsi="Times New Roman"/>
        </w:rPr>
        <w:t xml:space="preserve">   Illinois Brick; AGC. See also </w:t>
      </w:r>
      <w:r w:rsidRPr="005D6FB9">
        <w:rPr>
          <w:rFonts w:ascii="Times New Roman" w:hAnsi="Times New Roman"/>
        </w:rPr>
        <w:fldChar w:fldCharType="begin"/>
      </w:r>
      <w:r w:rsidRPr="005D6FB9">
        <w:rPr>
          <w:rFonts w:ascii="Times New Roman" w:hAnsi="Times New Roman"/>
        </w:rPr>
        <w:instrText xml:space="preserve"> ADDIN ZOTERO_ITEM CSL_CITATION {"citationID":"ASl0PRnQ","properties":{"formattedCitation":"Smith, \\uc0\\u8220{}The Indirect Purchaser Rule and Private Enforcement of Antitrust Law: A Reassessment.\\uc0\\u8221{}","plainCitation":"Smith, “The Indirect Purchaser Rule and Private Enforcement of Antitrust Law: A Reassessment.”","noteIndex":144},"citationItems":[{"id":4989,"uris":["http://zotero.org/users/1639190/items/UQVWH9DG"],"uri":["http://zotero.org/users/1639190/items/UQVWH9DG"],"itemData":{"id":4989,"type":"article-journal","container-title":"Journal of Competition Law &amp; Economics","title":"The Indirect Purchaser Rule and Private Enforcement of Antitrust Law: A Reassessment","author":[{"family":"Smith","given":"Spencer"}],"issued":{"date-parts":[["2021"]]}}}],"schema":"https://github.com/citation-style-language/schema/raw/master/csl-citation.json"}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Smith, “The Indirect Purchaser Rule and Private Enforcement of Antitrust Law: A Reassessment.”</w:t>
      </w:r>
      <w:r w:rsidRPr="005D6FB9">
        <w:rPr>
          <w:rFonts w:ascii="Times New Roman" w:hAnsi="Times New Roman"/>
        </w:rPr>
        <w:fldChar w:fldCharType="end"/>
      </w:r>
    </w:p>
  </w:footnote>
  <w:footnote w:id="142">
    <w:p w14:paraId="66E0A640" w14:textId="5A2AFF85"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{"citationID":"a1r7ce8k0p9","properties":{"formattedCitation":"Bell Atlantic Corp. v. Twombly, 550 US 544 (2007).","plainCitation":"Bell Atlantic Corp. v. Twombly, 550 US 544 (2007).","noteIndex":145},"citationItems":[{"id":5570,"uris":["http://zotero.org/users/1639190/items/LNMMPJTJ"],"uri":["http://zotero.org/users/1639190/items/LNMMPJTJ"],"itemData":{"id":5570,"type":"legal_case","note":"issue: No. 05-1126\ncontainer-title: US\npublisher: Supreme Court","page":"544","title":"Bell Atlantic Corp. v. Twombly","volume":"550","issued":{"date-parts":[["2007"]]}}}],"schema":"https://github.com/citation-style-language/schema/raw/master/csl-citation.json"}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Bell Atlantic Corp. v. Twombly, 550 US 544 (2007).</w:t>
      </w:r>
      <w:r w:rsidRPr="005D6FB9">
        <w:rPr>
          <w:rFonts w:ascii="Times New Roman" w:hAnsi="Times New Roman"/>
        </w:rPr>
        <w:fldChar w:fldCharType="end"/>
      </w:r>
    </w:p>
  </w:footnote>
  <w:footnote w:id="143">
    <w:p w14:paraId="5356D438" w14:textId="55DA716C"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{"citationID":"a2d3bsiapa9","properties":{"formattedCitation":"Matsushita Elec. Industrial Co. v. Zenith Radio Corp. (1986).","plainCitation":"Matsushita Elec. Industrial Co. v. Zenith Radio Corp. (1986).","noteIndex":146},"citationItems":[{"id":1654,"uris":["http://zotero.org/users/1639190/items/MFQM95LE"],"uri":["http://zotero.org/users/1639190/items/MFQM95LE"],"itemData":{"id":1654,"type":"legal_case","page":"574","title":"Matsushita Elec. Industrial Co. v. Zenith Radio Corp.","volume":"475","issued":{"date-parts":[["1986"]]}}}],"schema":"https://github.com/citation-style-language/schema/raw/master/csl-citation.json"}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Matsushita Elec. Industrial Co. v. Zenith Radio Corp. (1986).</w:t>
      </w:r>
      <w:r w:rsidRPr="005D6FB9">
        <w:rPr>
          <w:rFonts w:ascii="Times New Roman" w:hAnsi="Times New Roman"/>
        </w:rPr>
        <w:fldChar w:fldCharType="end"/>
      </w:r>
    </w:p>
  </w:footnote>
  <w:footnote w:id="144">
    <w:p w14:paraId="4518428F" w14:textId="6E882B09"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{"citationID":"acsef50lsp","properties":{"formattedCitation":"T. V. Continental, {\\i{}Inc. v. GTE Sylvania} (Inc, 1977); Leegin Creative Leather Products v. PSKS, Inc. (2007); Jefferson Parish Hospital Dist. No. 2 v. Hyde (1984).","plainCitation":"T. V. Continental, Inc. v. GTE Sylvania (Inc, 1977); Leegin Creative Leather Products v. PSKS, Inc. (2007); Jefferson Parish Hospital Dist. No. 2 v. Hyde (1984).","noteIndex":147},"citationItems":[{"id":955,"uris":["http://zotero.org/users/1639190/items/75GRBBJF"],"uri":["http://zotero.org/users/1639190/items/75GRBBJF"],"itemData":{"id":955,"type":"book","publisher":"Inc","title":"Inc. v. GTE Sylvania","author":[{"family":"Continental","given":"T. V."}],"issued":{"date-parts":[["1977"]]}}},{"id":1312,"uris":["http://zotero.org/users/1639190/items/4A44DCIG"],"uri":["http://zotero.org/users/1639190/items/4A44DCIG"],"itemData":{"id":1312,"type":"legal_case","page":"2705","title":"Leegin Creative Leather Products v. PSKS, Inc.","volume":"127","issued":{"date-parts":[["2007"]]}}},{"id":1309,"uris":["http://zotero.org/users/1639190/items/V86FJ3M2"],"uri":["http://zotero.org/users/1639190/items/V86FJ3M2"],"itemData":{"id":1309,"type":"legal_case","page":"2","title":"Jefferson Parish Hospital Dist. No. 2 v. Hyde","volume":"466","issued":{"date-parts":[["1984"]]}}}],"schema":"https://github.com/citation-style-language/schema/raw/master/csl-citation.json"}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T. V. Continental, </w:t>
      </w:r>
      <w:r w:rsidRPr="005D6FB9">
        <w:rPr>
          <w:rFonts w:ascii="Times New Roman" w:hAnsi="Times New Roman"/>
          <w:i/>
          <w:iCs/>
        </w:rPr>
        <w:t>Inc. v. GTE Sylvania</w:t>
      </w:r>
      <w:r w:rsidRPr="005D6FB9">
        <w:rPr>
          <w:rFonts w:ascii="Times New Roman" w:hAnsi="Times New Roman"/>
        </w:rPr>
        <w:t xml:space="preserve"> (Inc, 1977); Leegin Creative Leather Products v. PSKS, Inc. (2007); Jefferson Parish Hospital Dist. No. 2 v. Hyde (1984).</w:t>
      </w:r>
      <w:r w:rsidRPr="005D6FB9">
        <w:rPr>
          <w:rFonts w:ascii="Times New Roman" w:hAnsi="Times New Roman"/>
        </w:rPr>
        <w:fldChar w:fldCharType="end"/>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{"citationID":"a139sla85oo","properties":{"formattedCitation":"State Oil Co. v. Khan, 522 S.Ct 3 (Supreme Court 1997).","plainCitation":"State Oil Co. v. Khan, 522 S.Ct 3 (Supreme Court 1997).","noteIndex":147},"citationItems":[{"id":1314,"uris":["http://zotero.org/users/1639190/items/Z8GVHBJU"],"uri":["http://zotero.org/users/1639190/items/Z8GVHBJU"],"itemData":{"id":1314,"type":"legal_case","authority":"Supreme Court","container-title":"S.Ct","page":"3","title":"State Oil Co. v. Khan","volume":"522","issued":{"date-parts":[["1997"]]}}}],"schema":"https://github.com/citation-style-language/schema/raw/master/csl-citation.json"}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State Oil Co. v. Khan, 522 S.Ct 3 (Supreme Court 1997).</w:t>
      </w:r>
      <w:r w:rsidRPr="005D6FB9">
        <w:rPr>
          <w:rFonts w:ascii="Times New Roman" w:hAnsi="Times New Roman"/>
        </w:rPr>
        <w:fldChar w:fldCharType="end"/>
      </w:r>
      <w:r w:rsidRPr="005D6FB9">
        <w:rPr>
          <w:rFonts w:ascii="Times New Roman" w:hAnsi="Times New Roman"/>
        </w:rPr>
        <w:t xml:space="preserve"> and many others. It is worth stressing the long-lasting impacts of these shifts to antitrust enforcement. Michael Carrier reviewed 222 cases where Federal Courts applied the rule of reason in antitrust cases and concluded that plaintiffs lost in 221 of them. 97% of the cases are dismissed in the first stage because plaintiffs fail to show anticompetitive effects. </w:t>
      </w:r>
      <w:r w:rsidRPr="005D6FB9">
        <w:rPr>
          <w:rFonts w:ascii="Times New Roman" w:hAnsi="Times New Roman"/>
        </w:rPr>
        <w:fldChar w:fldCharType="begin"/>
      </w:r>
      <w:r w:rsidRPr="005D6FB9">
        <w:rPr>
          <w:rFonts w:ascii="Times New Roman" w:hAnsi="Times New Roman"/>
        </w:rPr>
        <w:instrText xml:space="preserve"> ADDIN ZOTERO_ITEM CSL_CITATION {"citationID":"a2qsd7nleqt","properties":{"formattedCitation":"Michael A. Carrier, \\uc0\\u8220{}Rule of Reason: An Empirical Update for the 21st Century,\\uc0\\u8221{} {\\i{}Geo. Mason L. Rev.} 16 (2008): 827.","plainCitation":"Michael A. Carrier, “Rule of Reason: An Empirical Update for the 21st Century,” Geo. Mason L. Rev. 16 (2008): 827.","noteIndex":147},"citationItems":[{"id":5588,"uris":["http://zotero.org/users/1639190/items/ZFZMPQ8N"],"uri":["http://zotero.org/users/1639190/items/ZFZMPQ8N"],"itemData":{"id":5588,"type":"article-journal","container-title":"Geo. Mason L. Rev.","note":"publisher: HeinOnline","page":"827","title":"Rule of reason: An empirical update for the 21st century","volume":"16","author":[{"family":"Carrier","given":"Michael A."}],"issued":{"date-parts":[["2008"]]}}}],"schema":"https://github.com/citation-style-language/schema/raw/master/csl-citation.json"}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Michael A. Carrier, “Rule of Reason: An Empirical Update for the 21st Century,” </w:t>
      </w:r>
      <w:r w:rsidRPr="005D6FB9">
        <w:rPr>
          <w:rFonts w:ascii="Times New Roman" w:hAnsi="Times New Roman"/>
          <w:i/>
          <w:iCs/>
        </w:rPr>
        <w:t>Geo. Mason L. Rev.</w:t>
      </w:r>
      <w:r w:rsidRPr="005D6FB9">
        <w:rPr>
          <w:rFonts w:ascii="Times New Roman" w:hAnsi="Times New Roman"/>
        </w:rPr>
        <w:t xml:space="preserve"> 16 (2008): 827.</w:t>
      </w:r>
      <w:r w:rsidRPr="005D6FB9">
        <w:rPr>
          <w:rFonts w:ascii="Times New Roman" w:hAnsi="Times New Roman"/>
        </w:rPr>
        <w:fldChar w:fldCharType="end"/>
      </w:r>
      <w:r w:rsidRPr="005D6FB9">
        <w:rPr>
          <w:rFonts w:ascii="Times New Roman" w:hAnsi="Times New Roman"/>
        </w:rPr>
        <w:t xml:space="preserve"> at 829-830.</w:t>
      </w:r>
    </w:p>
  </w:footnote>
  <w:footnote w:id="145">
    <w:p w14:paraId="4EBE3619" w14:textId="4B9A4D82"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{"citationID":"a1ij35a1khe","properties":{"formattedCitation":"Brooke Group Ltd. v. Brown &amp; Williamson Tobacco Corp. (1993); Volvo Trucks North America, Inc. v. Reeder-Simco GMC, Inc., 546 US 164 (2006).","plainCitation":"Brooke Group Ltd. v. Brown &amp; Williamson Tobacco Corp. (1993); Volvo Trucks North America, Inc. v. Reeder-Simco GMC, Inc., 546 US 164 (2006).","noteIndex":148},"citationItems":[{"id":1655,"uris":["http://zotero.org/users/1639190/items/NN7Z8GU8"],"uri":["http://zotero.org/users/1639190/items/NN7Z8GU8"],"itemData":{"id":1655,"type":"legal_case","page":"209","title":"Brooke Group Ltd. v. Brown &amp; Williamson Tobacco Corp.","volume":"509","issued":{"date-parts":[["1993"]]}}},{"id":5574,"uris":["http://zotero.org/users/1639190/items/AGHKMJD5"],"uri":["http://zotero.org/users/1639190/items/AGHKMJD5"],"itemData":{"id":5574,"type":"legal_case","note":"issue: No. 04-905\ncontainer-title: US\npublisher: Supreme Court","page":"164","title":"Volvo Trucks North America, Inc. v. Reeder-Simco GMC, Inc.","volume":"546","issued":{"date-parts":[["2006"]]}}}],"schema":"https://github.com/citation-style-language/schema/raw/master/csl-citation.json"}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Brooke Group Ltd. v. Brown &amp; Williamson Tobacco Corp. (1993); Volvo Trucks North America, Inc. v. Reeder-Simco GMC, Inc., 546 US 164 (2006).</w:t>
      </w:r>
      <w:r w:rsidRPr="005D6FB9">
        <w:rPr>
          <w:rFonts w:ascii="Times New Roman" w:hAnsi="Times New Roman"/>
        </w:rPr>
        <w:fldChar w:fldCharType="end"/>
      </w:r>
    </w:p>
  </w:footnote>
  <w:footnote w:id="146">
    <w:p w14:paraId="722E483A" w14:textId="146C518D"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{"citationID":"aiv9nm9071","properties":{"formattedCitation":"Brooke Group Ltd. v. Brown &amp; Williamson Tobacco Corp., 509.","plainCitation":"Brooke Group Ltd. v. Brown &amp; Williamson Tobacco Corp., 509.","noteIndex":149},"citationItems":[{"id":1655,"uris":["http://zotero.org/users/1639190/items/NN7Z8GU8"],"uri":["http://zotero.org/users/1639190/items/NN7Z8GU8"],"itemData":{"id":1655,"type":"legal_case","page":"209","title":"Brooke Group Ltd. v. Brown &amp; Williamson Tobacco Corp.","volume":"509","issued":{"date-parts":[["1993"]]}}}],"schema":"https://github.com/citation-style-language/schema/raw/master/csl-citation.json"}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Brooke Group Ltd. v. Brown &amp; Williamson Tobacco Corp., 509.</w:t>
      </w:r>
      <w:r w:rsidRPr="005D6FB9">
        <w:rPr>
          <w:rFonts w:ascii="Times New Roman" w:hAnsi="Times New Roman"/>
        </w:rPr>
        <w:fldChar w:fldCharType="end"/>
      </w:r>
    </w:p>
  </w:footnote>
  <w:footnote w:id="147">
    <w:p w14:paraId="7495CF87" w14:textId="482794BB"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{"citationID":"a24nipovdn6","properties":{"formattedCitation":"Ohio et al vs. American Express Co et al, No. 585 (June 25, 2018).","plainCitation":"Ohio et al vs. American Express Co et al, No. 585 (June 25, 2018).","noteIndex":150},"citationItems":[{"id":1543,"uris":["http://zotero.org/users/1639190/items/YC6W9M36"],"uri":["http://zotero.org/users/1639190/items/YC6W9M36"],"itemData":{"id":1543,"type":"legal_case","number":"585","page":"2274","title":"Ohio et al vs. American Express Co et al","volume":"138","issued":{"date-parts":[["2018",6,25]]}}}],"schema":"https://github.com/citation-style-language/schema/raw/master/csl-citation.json"}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Ohio et al vs. American Express Co et al, No. 585 (June 25, 2018).</w:t>
      </w:r>
      <w:r w:rsidRPr="005D6FB9">
        <w:rPr>
          <w:rFonts w:ascii="Times New Roman" w:hAnsi="Times New Roman"/>
        </w:rPr>
        <w:fldChar w:fldCharType="end"/>
      </w:r>
      <w:r w:rsidRPr="005D6FB9">
        <w:rPr>
          <w:rFonts w:ascii="Times New Roman" w:hAnsi="Times New Roman"/>
        </w:rPr>
        <w:t xml:space="preserve">. For in-depth analysis of the merits and problems with the decision, see </w:t>
      </w:r>
      <w:r w:rsidRPr="005D6FB9">
        <w:rPr>
          <w:rFonts w:ascii="Times New Roman" w:hAnsi="Times New Roman"/>
        </w:rPr>
        <w:fldChar w:fldCharType="begin"/>
      </w:r>
      <w:r w:rsidRPr="005D6FB9">
        <w:rPr>
          <w:rFonts w:ascii="Times New Roman" w:hAnsi="Times New Roman"/>
        </w:rPr>
        <w:instrText xml:space="preserve"> ADDIN ZOTERO_TEMP </w:instrText>
      </w:r>
      <w:r w:rsidRPr="005D6FB9">
        <w:rPr>
          <w:rFonts w:ascii="Times New Roman" w:hAnsi="Times New Roman"/>
        </w:rPr>
        <w:fldChar w:fldCharType="separate"/>
      </w:r>
      <w:r w:rsidRPr="005D6FB9">
        <w:rPr>
          <w:rFonts w:ascii="Times New Roman" w:hAnsi="Times New Roman"/>
        </w:rPr>
        <w:t xml:space="preserve">Caio Mario Pereira Neto and Filippo Lancieri, “Towards a Layered Approach to Relevant Markets in Multi-Sided Transaction Platforms,” </w:t>
      </w:r>
      <w:r w:rsidRPr="005D6FB9">
        <w:rPr>
          <w:rFonts w:ascii="Times New Roman" w:hAnsi="Times New Roman"/>
          <w:i/>
          <w:iCs/>
        </w:rPr>
        <w:t>Antitrust Law Journal</w:t>
      </w:r>
      <w:r w:rsidRPr="005D6FB9">
        <w:rPr>
          <w:rFonts w:ascii="Times New Roman" w:hAnsi="Times New Roman"/>
        </w:rPr>
        <w:t xml:space="preserve"> 83, no. 2 (2020): 701.</w:t>
      </w:r>
      <w:r w:rsidRPr="005D6FB9">
        <w:rPr>
          <w:rFonts w:ascii="Times New Roman" w:hAnsi="Times New Roman"/>
        </w:rPr>
        <w:fldChar w:fldCharType="end"/>
      </w:r>
    </w:p>
  </w:footnote>
  <w:footnote w:id="148">
    <w:p w14:paraId="324774FD" w14:textId="6B3C505D"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{"citationID":"a1h679rk3m7","properties":{"formattedCitation":"American Exp. v. Italian Colors Restaurant, 133 S. Ct. 2304 (2013).","plainCitation":"American Exp. v. Italian Colors Restaurant, 133 S. Ct. 2304 (2013).","noteIndex":151},"citationItems":[{"id":5575,"uris":["http://zotero.org/users/1639190/items/989I423J"],"uri":["http://zotero.org/users/1639190/items/989I423J"],"itemData":{"id":5575,"type":"legal_case","note":"issue: No. 12-133\ncontainer-title: S. Ct.\npublisher: Supreme Court","page":"2304","title":"American Exp. v. Italian Colors Restaurant","volume":"133","issued":{"date-parts":[["2013"]]}}}],"schema":"https://github.com/citation-style-language/schema/raw/master/csl-citation.json"}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American Exp. v. Italian Colors Restaurant, 133 S. Ct. 2304 (2013).</w:t>
      </w:r>
      <w:r w:rsidRPr="005D6FB9">
        <w:rPr>
          <w:rFonts w:ascii="Times New Roman" w:hAnsi="Times New Roman"/>
        </w:rPr>
        <w:fldChar w:fldCharType="end"/>
      </w:r>
    </w:p>
  </w:footnote>
  <w:footnote w:id="149">
    <w:p w14:paraId="7A5FECFE" w14:textId="19E05B47"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for example, recent decisions such as </w:t>
      </w:r>
      <w:r w:rsidRPr="005D6FB9">
        <w:rPr>
          <w:rFonts w:ascii="Times New Roman" w:hAnsi="Times New Roman"/>
        </w:rPr>
        <w:fldChar w:fldCharType="begin"/>
      </w:r>
      <w:r w:rsidRPr="005D6FB9">
        <w:rPr>
          <w:rFonts w:ascii="Times New Roman" w:hAnsi="Times New Roman"/>
        </w:rPr>
        <w:instrText xml:space="preserve"> ADDIN ZOTERO_ITEM CSL_CITATION {"citationID":"a4mlrugd5u","properties":{"formattedCitation":"FTC v. Qualcomm Inc., 969 F. 3d 974 (2020); US v. AT&amp;T, INC., 916 F. 3d 1029 (2019).","plainCitation":"FTC v. Qualcomm Inc., 969 F. 3d 974 (2020); US v. AT&amp;T, INC., 916 F. 3d 1029 (2019).","noteIndex":152},"citationItems":[{"id":5577,"uris":["http://zotero.org/users/1639190/items/ER6AJWYL"],"uri":["http://zotero.org/users/1639190/items/ER6AJWYL"],"itemData":{"id":5577,"type":"legal_case","note":"issue: No. 19-16122\ncontainer-title: F. 3d\npublisher: Court of Appeals, 9th Circuit","page":"974","title":"FTC v. Qualcomm Inc.","volume":"969","issued":{"date-parts":[["2020"]]}}},{"id":5576,"uris":["http://zotero.org/users/1639190/items/N3AJASVK"],"uri":["http://zotero.org/users/1639190/items/N3AJASVK"],"itemData":{"id":5576,"type":"legal_case","note":"issue: No. 18-5214\ncontainer-title: F. 3d\npublisher: Court of Appeals, Dist. of Columbia Circuit","page":"1029","title":"US v. AT&amp;T, INC.","volume":"916","issued":{"date-parts":[["2019"]]}}}],"schema":"https://github.com/citation-style-language/schema/raw/master/csl-citation.json"}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FTC v. Qualcomm Inc., 969 F. 3d 974 (2020); US v. AT&amp;T, INC., 916 F. 3d 1029 (2019).</w:t>
      </w:r>
      <w:r w:rsidRPr="005D6FB9">
        <w:rPr>
          <w:rFonts w:ascii="Times New Roman" w:hAnsi="Times New Roman"/>
        </w:rPr>
        <w:fldChar w:fldCharType="end"/>
      </w:r>
      <w:r w:rsidRPr="005D6FB9">
        <w:rPr>
          <w:rFonts w:ascii="Times New Roman" w:hAnsi="Times New Roman"/>
        </w:rPr>
        <w:t>, and many other decisions that make it harder to challenge mergers in general.</w:t>
      </w:r>
    </w:p>
  </w:footnote>
  <w:footnote w:id="150">
    <w:p w14:paraId="4D13B95E" w14:textId="1C7C8EE1"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{"citationID":"a16msr4kclt","properties":{"formattedCitation":"Hanover Shoe, Inc. v. United Shoe Machinery Corp., 392 US 481 (1968).","plainCitation":"Hanover Shoe, Inc. v. United Shoe Machinery Corp., 392 US 481 (1968).","noteIndex":153},"citationItems":[{"id":5578,"uris":["http://zotero.org/users/1639190/items/7II3RR8X"],"uri":["http://zotero.org/users/1639190/items/7II3RR8X"],"itemData":{"id":5578,"type":"legal_case","note":"issue: No. 335\ncontainer-title: US\npublisher: Supreme Court","page":"481","title":"Hanover Shoe, Inc. v. United Shoe Machinery Corp.","volume":"392","issued":{"date-parts":[["1968"]]}}}],"schema":"https://github.com/citation-style-language/schema/raw/master/csl-citation.json"}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Hanover Shoe, Inc. v. United Shoe Machinery Corp., 392 US 481 (1968).</w:t>
      </w:r>
      <w:r w:rsidRPr="005D6FB9">
        <w:rPr>
          <w:rFonts w:ascii="Times New Roman" w:hAnsi="Times New Roman"/>
        </w:rPr>
        <w:fldChar w:fldCharType="end"/>
      </w:r>
      <w:r w:rsidRPr="005D6FB9">
        <w:rPr>
          <w:rFonts w:ascii="Times New Roman" w:hAnsi="Times New Roman"/>
        </w:rPr>
        <w:t xml:space="preserve"> And  </w:t>
      </w:r>
      <w:r w:rsidRPr="005D6FB9">
        <w:rPr>
          <w:rFonts w:ascii="Times New Roman" w:hAnsi="Times New Roman"/>
        </w:rPr>
        <w:fldChar w:fldCharType="begin"/>
      </w:r>
      <w:r w:rsidRPr="005D6FB9">
        <w:rPr>
          <w:rFonts w:ascii="Times New Roman" w:hAnsi="Times New Roman"/>
        </w:rPr>
        <w:instrText xml:space="preserve"> ADDIN ZOTERO_ITEM CSL_CITATION {"citationID":"A7NHJzl5","properties":{"formattedCitation":"Smith, \\uc0\\u8220{}The Indirect Purchaser Rule and Private Enforcement of Antitrust Law: A Reassessment.\\uc0\\u8221{}","plainCitation":"Smith, “The Indirect Purchaser Rule and Private Enforcement of Antitrust Law: A Reassessment.”","noteIndex":153},"citationItems":[{"id":4989,"uris":["http://zotero.org/users/1639190/items/UQVWH9DG"],"uri":["http://zotero.org/users/1639190/items/UQVWH9DG"],"itemData":{"id":4989,"type":"article-journal","container-title":"Journal of Competition Law &amp; Economics","title":"The Indirect Purchaser Rule and Private Enforcement of Antitrust Law: A Reassessment","author":[{"family":"Smith","given":"Spencer"}],"issued":{"date-parts":[["2021"]]}}}],"schema":"https://github.com/citation-style-language/schema/raw/master/csl-citation.json"}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Smith, “The Indirect Purchaser Rule and Private Enforcement of Antitrust Law: A Reassessment.”</w:t>
      </w:r>
      <w:r w:rsidRPr="005D6FB9">
        <w:rPr>
          <w:rFonts w:ascii="Times New Roman" w:hAnsi="Times New Roman"/>
        </w:rPr>
        <w:fldChar w:fldCharType="end"/>
      </w:r>
      <w:r w:rsidRPr="005D6FB9">
        <w:rPr>
          <w:rFonts w:ascii="Times New Roman" w:hAnsi="Times New Roman"/>
        </w:rPr>
        <w:t xml:space="preserve"> (analyzing the impact of the changes introduced by Hanover Shoe and Illinois Brick and the subsequent weakening of enforcement).</w:t>
      </w:r>
    </w:p>
  </w:footnote>
  <w:footnote w:id="151">
    <w:p w14:paraId="08BB36F9" w14:textId="4F30C345"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Compare </w:t>
      </w:r>
      <w:r w:rsidRPr="005D6FB9">
        <w:rPr>
          <w:rFonts w:ascii="Times New Roman" w:hAnsi="Times New Roman"/>
        </w:rPr>
        <w:fldChar w:fldCharType="begin"/>
      </w:r>
      <w:r w:rsidRPr="005D6FB9">
        <w:rPr>
          <w:rFonts w:ascii="Times New Roman" w:hAnsi="Times New Roman"/>
        </w:rPr>
        <w:instrText xml:space="preserve"> ADDIN ZOTERO_ITEM CSL_CITATION {"citationID":"aiuo5hgh8d","properties":{"formattedCitation":"Aspen Skiing Co. v. Aspen Highlands Skiing Corp. (1985); Eastman Kodak Co. v. Image Technical Services, Inc. (1992).","plainCitation":"Aspen Skiing Co. v. Aspen Highlands Skiing Corp. (1985); Eastman Kodak Co. v. Image Technical Services, Inc. (1992).","noteIndex":154},"citationItems":[{"id":1301,"uris":["http://zotero.org/users/1639190/items/AE7FZ2NN"],"uri":["http://zotero.org/users/1639190/items/AE7FZ2NN"],"itemData":{"id":1301,"type":"legal_case","page":"585","title":"Aspen Skiing Co. v. Aspen Highlands Skiing Corp.","volume":"472","issued":{"date-parts":[["1985"]]}}},{"id":1306,"uris":["http://zotero.org/users/1639190/items/LXL2ZYMU"],"uri":["http://zotero.org/users/1639190/items/LXL2ZYMU"],"itemData":{"id":1306,"type":"legal_case","page":"451","title":"Eastman Kodak Co. v. Image Technical Services, Inc.","volume":"504","issued":{"date-parts":[["1992"]]}}}],"schema":"https://github.com/citation-style-language/schema/raw/master/csl-citation.json"}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Aspen Skiing Co. v. Aspen Highlands Skiing Corp. (1985); Eastman Kodak Co. v. Image Technical Services, Inc. (1992).</w:t>
      </w:r>
      <w:r w:rsidRPr="005D6FB9">
        <w:rPr>
          <w:rFonts w:ascii="Times New Roman" w:hAnsi="Times New Roman"/>
        </w:rPr>
        <w:fldChar w:fldCharType="end"/>
      </w:r>
      <w:r w:rsidRPr="005D6FB9">
        <w:rPr>
          <w:rFonts w:ascii="Times New Roman" w:hAnsi="Times New Roman"/>
        </w:rPr>
        <w:t xml:space="preserve"> and </w:t>
      </w:r>
      <w:r w:rsidRPr="005D6FB9">
        <w:rPr>
          <w:rFonts w:ascii="Times New Roman" w:hAnsi="Times New Roman"/>
        </w:rPr>
        <w:fldChar w:fldCharType="begin"/>
      </w:r>
      <w:r w:rsidRPr="005D6FB9">
        <w:rPr>
          <w:rFonts w:ascii="Times New Roman" w:hAnsi="Times New Roman"/>
        </w:rPr>
        <w:instrText xml:space="preserve"> ADDIN ZOTERO_ITEM CSL_CITATION {"citationID":"a2i89ga7bgf","properties":{"formattedCitation":"Verizon Communications Inc. v. Law Offices of Curtis V. Trinko, LLP (2004).","plainCitation":"Verizon Communications Inc. v. Law Offices of Curtis V. Trinko, LLP (2004).","noteIndex":154},"citationItems":[{"id":1317,"uris":["http://zotero.org/users/1639190/items/K45VISFE"],"uri":["http://zotero.org/users/1639190/items/K45VISFE"],"itemData":{"id":1317,"type":"legal_case","page":"398","title":"Verizon Communications Inc. v. Law Offices of Curtis V. Trinko, LLP","volume":"540","issued":{"date-parts":[["2004"]]}}}],"schema":"https://github.com/citation-style-language/schema/raw/master/csl-citation.json"}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Verizon Communications Inc. v. Law Offices of Curtis V. Trinko, LLP (2004).</w:t>
      </w:r>
      <w:r w:rsidRPr="005D6FB9">
        <w:rPr>
          <w:rFonts w:ascii="Times New Roman" w:hAnsi="Times New Roman"/>
        </w:rPr>
        <w:fldChar w:fldCharType="end"/>
      </w:r>
      <w:r w:rsidRPr="005D6FB9">
        <w:rPr>
          <w:rFonts w:ascii="Times New Roman" w:hAnsi="Times New Roman"/>
        </w:rPr>
        <w:t>.</w:t>
      </w:r>
    </w:p>
  </w:footnote>
  <w:footnote w:id="152">
    <w:p w14:paraId="1138B08C" w14:textId="6CF7B918"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{"citationID":"a1ah97t3pdd","properties":{"formattedCitation":"Apple Inc. v. Pepper, 139 S. Ct. 1514 (2019).","plainCitation":"Apple Inc. v. Pepper, 139 S. Ct. 1514 (2019).","noteIndex":155},"citationItems":[{"id":5579,"uris":["http://zotero.org/users/1639190/items/LDERADDV"],"uri":["http://zotero.org/users/1639190/items/LDERADDV"],"itemData":{"id":5579,"type":"legal_case","note":"issue: No. 17-204\ncontainer-title: S. Ct.\npublisher: Supreme Court","page":"1514","title":"Apple Inc. v. Pepper","volume":"139","issued":{"date-parts":[["2019"]]}}}],"schema":"https://github.com/citation-style-language/schema/raw/master/csl-citation.json"}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Apple Inc. v. Pepper, 139 S. Ct. 1514 (2019).</w:t>
      </w:r>
      <w:r w:rsidRPr="005D6FB9">
        <w:rPr>
          <w:rFonts w:ascii="Times New Roman" w:hAnsi="Times New Roman"/>
        </w:rPr>
        <w:fldChar w:fldCharType="end"/>
      </w:r>
    </w:p>
  </w:footnote>
  <w:footnote w:id="153">
    <w:p w14:paraId="46D9A647" w14:textId="1A4103B9"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for example, </w:t>
      </w:r>
      <w:r w:rsidRPr="005D6FB9">
        <w:rPr>
          <w:rFonts w:ascii="Times New Roman" w:hAnsi="Times New Roman"/>
        </w:rPr>
        <w:fldChar w:fldCharType="begin"/>
      </w:r>
      <w:r w:rsidRPr="005D6FB9">
        <w:rPr>
          <w:rFonts w:ascii="Times New Roman" w:hAnsi="Times New Roman"/>
        </w:rPr>
        <w:instrText xml:space="preserve"> ADDIN ZOTERO_ITEM CSL_CITATION {"citationID":"2ADQnvuR","properties":{"formattedCitation":"Crane, \\uc0\\u8220{}Antitrust Antitextualism.\\uc0\\u8221{}","plainCitation":"Crane, “Antitrust Antitextualism.”","noteIndex":156},"citationItems":[{"id":5013,"uris":["http://zotero.org/users/1639190/items/8JGKEGH5"],"uri":["http://zotero.org/users/1639190/items/8JGKEGH5"],"itemData":{"id":5013,"type":"article-journal","container-title":"Notre Dame Law Review","issue":"1","page":"1204","title":"Antitrust Antitextualism","volume":"96","author":[{"family":"Crane","given":"Daniel A."}],"issued":{"date-parts":[["2021"]]}}}],"schema":"https://github.com/citation-style-language/schema/raw/master/csl-citation.json"}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Crane, “Antitrust Antitextualism.”</w:t>
      </w:r>
      <w:r w:rsidRPr="005D6FB9">
        <w:rPr>
          <w:rFonts w:ascii="Times New Roman" w:hAnsi="Times New Roman"/>
        </w:rPr>
        <w:fldChar w:fldCharType="end"/>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{"citationID":"a21hop0q65u","properties":{"formattedCitation":"Khan, \\uc0\\u8220{}Amazon\\uc0\\u8217{}s Antitrust Paradox.\\uc0\\u8221{}","plainCitation":"Khan, “Amazon’s Antitrust Paradox.”","noteIndex":156},"citationItems":[{"id":1063,"uris":["http://zotero.org/users/1639190/items/VH7FH533"],"uri":["http://zotero.org/users/1639190/items/VH7FH533"],"itemData":{"id":1063,"type":"article-journal","container-title":"The Yale Law Journal","issue":"3","page":"710-805","title":"Amazon's Antitrust Paradox","volume":"126","author":[{"family":"Khan","given":"Lina"}],"issued":{"date-parts":[["2017"]]}}}],"schema":"https://github.com/citation-style-language/schema/raw/master/csl-citation.json"}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Khan, “Amazon’s Antitrust Paradox.”</w:t>
      </w:r>
      <w:r w:rsidRPr="005D6FB9">
        <w:rPr>
          <w:rFonts w:ascii="Times New Roman" w:hAnsi="Times New Roman"/>
        </w:rPr>
        <w:fldChar w:fldCharType="end"/>
      </w:r>
    </w:p>
  </w:footnote>
  <w:footnote w:id="154">
    <w:p w14:paraId="1077119A" w14:textId="7D98D051"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Our sample starts in the 1951-1952 term (capturing the beginning of the Warren Court which starts in 1953) and goes until the 2021 term. The individual justice vote data comes from Washington University Supreme Court database: Harold J. Spaeth, Lee Epstein, Andrew D. Martin, Jeffrey A. Segal, Theodore J. Ruger, and Sara C. </w:t>
      </w:r>
      <w:proofErr w:type="spellStart"/>
      <w:r w:rsidRPr="005D6FB9">
        <w:rPr>
          <w:rFonts w:ascii="Times New Roman" w:hAnsi="Times New Roman"/>
        </w:rPr>
        <w:t>Benesh</w:t>
      </w:r>
      <w:proofErr w:type="spellEnd"/>
      <w:r w:rsidRPr="005D6FB9">
        <w:rPr>
          <w:rFonts w:ascii="Times New Roman" w:hAnsi="Times New Roman"/>
        </w:rPr>
        <w:t xml:space="preserve">. 2020 Supreme Court Database, Version 2021 Release 01. URL: </w:t>
      </w:r>
      <w:hyperlink r:id="rId4" w:history="1">
        <w:r w:rsidRPr="005D6FB9">
          <w:rPr>
            <w:rStyle w:val="Hyperlink"/>
            <w:rFonts w:ascii="Times New Roman" w:hAnsi="Times New Roman"/>
          </w:rPr>
          <w:t>http://Supremecourtdatabase.org</w:t>
        </w:r>
      </w:hyperlink>
      <w:r w:rsidRPr="005D6FB9">
        <w:rPr>
          <w:rFonts w:ascii="Times New Roman" w:hAnsi="Times New Roman"/>
        </w:rPr>
        <w:t xml:space="preserve"> .</w:t>
      </w:r>
    </w:p>
  </w:footnote>
  <w:footnote w:id="155">
    <w:p w14:paraId="1B6EA240" w14:textId="49C9647E"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The initial search for all decisions mentioning the Sherman Act yielded 411 cases. We then read all of them to remove cases where antitrust was not the main topic under discussion (for example, many decisions in which the Sherman Act was only mentioned in a footnote). The clean database resulted in a total of 227 cases.</w:t>
      </w:r>
    </w:p>
  </w:footnote>
  <w:footnote w:id="156">
    <w:p w14:paraId="5DB2F8BA" w14:textId="5E964823"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{"citationID":"a2i1cblrevn","properties":{"formattedCitation":"Besser Mfg. Co. v. United States, 343 US 444 (1952).","plainCitation":"Besser Mfg. Co. v. United States, 343 US 444 (1952).","noteIndex":159},"citationItems":[{"id":5583,"uris":["http://zotero.org/users/1639190/items/M44LMVQJ"],"uri":["http://zotero.org/users/1639190/items/M44LMVQJ"],"itemData":{"id":5583,"type":"legal_case","note":"issue: No. 230\ncontainer-title: US\npublisher: Supreme Court","page":"444","title":"Besser Mfg. Co. v. United States","volume":"343","issued":{"date-parts":[["1952"]]}}}],"schema":"https://github.com/citation-style-language/schema/raw/master/csl-citation.json"}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Besser Mfg. Co. v. United States, 343 US 444 (1952).</w:t>
      </w:r>
      <w:r w:rsidRPr="005D6FB9">
        <w:rPr>
          <w:rFonts w:ascii="Times New Roman" w:hAnsi="Times New Roman"/>
        </w:rPr>
        <w:fldChar w:fldCharType="end"/>
      </w:r>
      <w:r w:rsidRPr="005D6FB9">
        <w:rPr>
          <w:rFonts w:ascii="Times New Roman" w:hAnsi="Times New Roman"/>
        </w:rPr>
        <w:t xml:space="preserve"> and </w:t>
      </w:r>
      <w:r w:rsidRPr="005D6FB9">
        <w:rPr>
          <w:rFonts w:ascii="Times New Roman" w:hAnsi="Times New Roman"/>
        </w:rPr>
        <w:fldChar w:fldCharType="begin"/>
      </w:r>
      <w:r w:rsidRPr="005D6FB9">
        <w:rPr>
          <w:rFonts w:ascii="Times New Roman" w:hAnsi="Times New Roman"/>
        </w:rPr>
        <w:instrText xml:space="preserve"> ADDIN ZOTERO_ITEM CSL_CITATION {"citationID":"a2qr7ra425m","properties":{"formattedCitation":"National Collegiate Athletic Assn. v. Alston, 141 S. Ct. 2141 (2021).","plainCitation":"National Collegiate Athletic Assn. v. Alston, 141 S. Ct. 2141 (2021).","noteIndex":159},"citationItems":[{"id":5584,"uris":["http://zotero.org/users/1639190/items/Z57GY6NU"],"uri":["http://zotero.org/users/1639190/items/Z57GY6NU"],"itemData":{"id":5584,"type":"legal_case","note":"issue: No. 20-512\ncontainer-title: S. Ct.\npublisher: Supreme Court","page":"2141","title":"National Collegiate Athletic Assn. v. Alston","volume":"141","issued":{"date-parts":[["2021"]]}}}],"schema":"https://github.com/citation-style-language/schema/raw/master/csl-citation.json"}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National Collegiate Athletic Assn. v. Alston, 141 S. Ct. 2141 (2021).</w:t>
      </w:r>
      <w:r w:rsidRPr="005D6FB9">
        <w:rPr>
          <w:rFonts w:ascii="Times New Roman" w:hAnsi="Times New Roman"/>
        </w:rPr>
        <w:fldChar w:fldCharType="end"/>
      </w:r>
    </w:p>
  </w:footnote>
  <w:footnote w:id="157">
    <w:p w14:paraId="7D3EC570" w14:textId="1196B02F"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The Anti-Enforcement variable generally took the value of 0 if the initial plaintiff won the antitrust litigation and 1 otherwise. More precisely, the variable took the value of 0 if: (</w:t>
      </w:r>
      <w:proofErr w:type="spellStart"/>
      <w:r w:rsidRPr="005D6FB9">
        <w:rPr>
          <w:rFonts w:ascii="Times New Roman" w:hAnsi="Times New Roman"/>
        </w:rPr>
        <w:t>i</w:t>
      </w:r>
      <w:proofErr w:type="spellEnd"/>
      <w:r w:rsidRPr="005D6FB9">
        <w:rPr>
          <w:rFonts w:ascii="Times New Roman" w:hAnsi="Times New Roman"/>
        </w:rPr>
        <w:t xml:space="preserve">) the decision was in favor of the government against a private party (generally); and (ii) the decision was in favor of a smaller business/individual/class action against a larger business (in general); with the exceptions of: (iii) if a private party or Federal Government won a case challenging State Regulation (State Action) case; (iv) the FTC/DOJ or a private party won a case challenging regulations that fixed prices or other competitive conditions (ICC, shipping or insurance cases, for example); (v) a private party lost a case affirming </w:t>
      </w:r>
      <w:proofErr w:type="spellStart"/>
      <w:r w:rsidRPr="005D6FB9">
        <w:rPr>
          <w:rFonts w:ascii="Times New Roman" w:hAnsi="Times New Roman"/>
        </w:rPr>
        <w:t>Noerr</w:t>
      </w:r>
      <w:proofErr w:type="spellEnd"/>
      <w:r w:rsidRPr="005D6FB9">
        <w:rPr>
          <w:rFonts w:ascii="Times New Roman" w:hAnsi="Times New Roman"/>
        </w:rPr>
        <w:t>-Pennington or other antitrust exemptions; and (iv) a plaintiff lost a case challenging a Union contract and the Union claimed a labor exemption.</w:t>
      </w:r>
    </w:p>
  </w:footnote>
  <w:footnote w:id="158">
    <w:p w14:paraId="6DFF4F8B" w14:textId="733CB754"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The Pro-Large Company variable also generally took the variable of 0 if the initial plaintiff (a smaller company or an individual/class action plaintiff) won the litigation, and 1 otherwise. We analyzed all cases to consider the relative sizes of the parties involved and hand-coded them. In two cases we could not easily determine relative sizes, so we remove the cases from the sample. These were </w:t>
      </w:r>
      <w:r w:rsidRPr="005D6FB9">
        <w:rPr>
          <w:rFonts w:ascii="Times New Roman" w:hAnsi="Times New Roman"/>
        </w:rPr>
        <w:fldChar w:fldCharType="begin"/>
      </w:r>
      <w:r w:rsidRPr="005D6FB9">
        <w:rPr>
          <w:rFonts w:ascii="Times New Roman" w:hAnsi="Times New Roman"/>
        </w:rPr>
        <w:instrText xml:space="preserve"> ADDIN ZOTERO_ITEM CSL_CITATION {"citationID":"a1rpo1kepq3","properties":{"formattedCitation":"Tampa Electric Co. v. Nashville Co., 365 US 320 (1961); Broadcast Music, Inc. v. Columbia Broadcasting System, Inc., 441 US 1 (1979).","plainCitation":"Tampa Electric Co. v. Nashville Co., 365 US 320 (1961); Broadcast Music, Inc. v. Columbia Broadcasting System, Inc., 441 US 1 (1979).","noteIndex":161},"citationItems":[{"id":5585,"uris":["http://zotero.org/users/1639190/items/MA6XG9MH"],"uri":["http://zotero.org/users/1639190/items/MA6XG9MH"],"itemData":{"id":5585,"type":"legal_case","note":"issue: No. 87\ncontainer-title: US\npublisher: Supreme Court","page":"320","title":"Tampa Electric Co. v. Nashville Co.","volume":"365","issued":{"date-parts":[["1961"]]}}},{"id":5586,"uris":["http://zotero.org/users/1639190/items/B7N7JLNR"],"uri":["http://zotero.org/users/1639190/items/B7N7JLNR"],"itemData":{"id":5586,"type":"legal_case","note":"issue: No. 77-1578\ncontainer-title: US\npublisher: Supreme Court","page":"1","title":"Broadcast Music, Inc. v. Columbia Broadcasting System, Inc.","volume":"441","issued":{"date-parts":[["1979"]]}}}],"schema":"https://github.com/citation-style-language/schema/raw/master/csl-citation.json"}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Tampa Electric Co. v. Nashville Co., 365 US 320 (1961); Broadcast Music, Inc. v. Columbia Broadcasting System, Inc., 441 US 1 (1979).</w:t>
      </w:r>
      <w:r w:rsidRPr="005D6FB9">
        <w:rPr>
          <w:rFonts w:ascii="Times New Roman" w:hAnsi="Times New Roman"/>
        </w:rPr>
        <w:fldChar w:fldCharType="end"/>
      </w:r>
    </w:p>
  </w:footnote>
  <w:footnote w:id="159">
    <w:p w14:paraId="0F8E5C53" w14:textId="1062383F"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{"citationID":"a14ibj36hg","properties":{"formattedCitation":"Lee Epstein, William M. Landes, and Richard A. Posner, \\uc0\\u8220{}How Business Fares in the Supreme Court,\\uc0\\u8221{} {\\i{}Minn. L. Rev.} 97 (2012): 1431.","plainCitation":"Lee Epstein, William M. Landes, and Richard A. Posner, “How Business Fares in the Supreme Court,” Minn. L. Rev. 97 (2012): 1431.","noteIndex":162},"citationItems":[{"id":5323,"uris":["http://zotero.org/users/1639190/items/E4QS7YPS"],"uri":["http://zotero.org/users/1639190/items/E4QS7YPS"],"itemData":{"id":5323,"type":"article-journal","container-title":"Minn. L. Rev.","note":"publisher: HeinOnline","page":"1431","title":"How business fares in the supreme court","volume":"97","author":[{"family":"Epstein","given":"Lee"},{"family":"Landes","given":"William M."},{"family":"Posner","given":"Richard A."}],"issued":{"date-parts":[["2012"]]}}}],"schema":"https://github.com/citation-style-language/schema/raw/master/csl-citation.json"}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Lee Epstein, William M. Landes, and Richard A. Posner, “How Business Fares in the Supreme Court,” </w:t>
      </w:r>
      <w:r w:rsidRPr="005D6FB9">
        <w:rPr>
          <w:rFonts w:ascii="Times New Roman" w:hAnsi="Times New Roman"/>
          <w:i/>
          <w:iCs/>
        </w:rPr>
        <w:t>Minn. L. Rev.</w:t>
      </w:r>
      <w:r w:rsidRPr="005D6FB9">
        <w:rPr>
          <w:rFonts w:ascii="Times New Roman" w:hAnsi="Times New Roman"/>
        </w:rPr>
        <w:t xml:space="preserve"> 97 (2012): 1431.</w:t>
      </w:r>
      <w:r w:rsidRPr="005D6FB9">
        <w:rPr>
          <w:rFonts w:ascii="Times New Roman" w:hAnsi="Times New Roman"/>
        </w:rPr>
        <w:fldChar w:fldCharType="end"/>
      </w:r>
      <w:r w:rsidRPr="005D6FB9">
        <w:rPr>
          <w:rFonts w:ascii="Times New Roman" w:hAnsi="Times New Roman"/>
        </w:rPr>
        <w:t xml:space="preserve"> The original Epstein, </w:t>
      </w:r>
      <w:proofErr w:type="spellStart"/>
      <w:r w:rsidRPr="005D6FB9">
        <w:rPr>
          <w:rFonts w:ascii="Times New Roman" w:hAnsi="Times New Roman"/>
        </w:rPr>
        <w:t>Landes</w:t>
      </w:r>
      <w:proofErr w:type="spellEnd"/>
      <w:r w:rsidRPr="005D6FB9">
        <w:rPr>
          <w:rFonts w:ascii="Times New Roman" w:hAnsi="Times New Roman"/>
        </w:rPr>
        <w:t xml:space="preserve"> and Posner’s analysis cover the period from 1946 to 2011. However, Lee Epstein was very kind to provide us access to an updated dataset that covers the 2020 Supreme Court term. We are very thankful to her for making the data available. </w:t>
      </w:r>
    </w:p>
  </w:footnote>
  <w:footnote w:id="160">
    <w:p w14:paraId="19B97D6B" w14:textId="46FF7FE1"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For example, if a term had two cases involving a business interest and in one 6 Justices voted in favor of business and 3 against and in the other 5 Justices voted in favor of business and 4 against, the average business-friendly score for the year is 0.58 (11/18 votes in favor of business)</w:t>
      </w:r>
    </w:p>
  </w:footnote>
  <w:footnote w:id="161">
    <w:p w14:paraId="239736A6" w14:textId="1CA601FE"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{"citationID":"a16e64eqc04","properties":{"formattedCitation":"Epstein, Landes, and Posner, \\uc0\\u8220{}How Business Fares in the Supreme Court.\\uc0\\u8221{}","plainCitation":"Epstein, Landes, and Posner, “How Business Fares in the Supreme Court.”","noteIndex":164},"citationItems":[{"id":5323,"uris":["http://zotero.org/users/1639190/items/E4QS7YPS"],"uri":["http://zotero.org/users/1639190/items/E4QS7YPS"],"itemData":{"id":5323,"type":"article-journal","container-title":"Minn. L. Rev.","note":"publisher: HeinOnline","page":"1431","title":"How business fares in the supreme court","volume":"97","author":[{"family":"Epstein","given":"Lee"},{"family":"Landes","given":"William M."},{"family":"Posner","given":"Richard A."}],"issued":{"date-parts":[["2012"]]}}}],"schema":"https://github.com/citation-style-language/schema/raw/master/csl-citation.json"}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Epstein, Landes, and Posner, “How Business Fares in the Supreme Court.”</w:t>
      </w:r>
      <w:r w:rsidRPr="005D6FB9">
        <w:rPr>
          <w:rFonts w:ascii="Times New Roman" w:hAnsi="Times New Roman"/>
        </w:rPr>
        <w:fldChar w:fldCharType="end"/>
      </w:r>
      <w:r w:rsidRPr="005D6FB9">
        <w:rPr>
          <w:rFonts w:ascii="Times New Roman" w:hAnsi="Times New Roman"/>
        </w:rPr>
        <w:t xml:space="preserve"> at 1453.</w:t>
      </w:r>
    </w:p>
  </w:footnote>
  <w:footnote w:id="162">
    <w:p w14:paraId="7B1831ED" w14:textId="77777777"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These are cases that featured in the front-page of the NYTimes, which the authors use as a proxy for important cases.</w:t>
      </w:r>
    </w:p>
  </w:footnote>
  <w:footnote w:id="163">
    <w:p w14:paraId="1D60AA6A" w14:textId="77777777"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The closer to 1, the more business-friendly and the more anti-antitrust enforcement the Justice is. </w:t>
      </w:r>
    </w:p>
  </w:footnote>
  <w:footnote w:id="164">
    <w:p w14:paraId="2252717B" w14:textId="3461597E"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{"citationID":"a22kdo5fmp3","properties":{"formattedCitation":"Steven M. Teles, {\\i{}The Rise of the Conservative Legal Movement} (Princeton University Press, 2012).","plainCitation":"Steven M. Teles, The Rise of the Conservative Legal Movement (Princeton University Press, 2012).","noteIndex":167},"citationItems":[{"id":5325,"uris":["http://zotero.org/users/1639190/items/RM9J9N59"],"uri":["http://zotero.org/users/1639190/items/RM9J9N59"],"itemData":{"id":5325,"type":"book","ISBN":"1-4008-2969-0","publisher":"Princeton University Press","title":"The rise of the conservative legal movement","author":[{"family":"Teles","given":"Steven M."}],"issued":{"date-parts":[["2012"]]}}}],"schema":"https://github.com/citation-style-language/schema/raw/master/csl-citation.json"}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Steven M. Teles, </w:t>
      </w:r>
      <w:r w:rsidRPr="005D6FB9">
        <w:rPr>
          <w:rFonts w:ascii="Times New Roman" w:hAnsi="Times New Roman"/>
          <w:i/>
          <w:iCs/>
        </w:rPr>
        <w:t>The Rise of the Conservative Legal Movement</w:t>
      </w:r>
      <w:r w:rsidRPr="005D6FB9">
        <w:rPr>
          <w:rFonts w:ascii="Times New Roman" w:hAnsi="Times New Roman"/>
        </w:rPr>
        <w:t xml:space="preserve"> (Princeton University Press, 2012).</w:t>
      </w:r>
      <w:r w:rsidRPr="005D6FB9">
        <w:rPr>
          <w:rFonts w:ascii="Times New Roman" w:hAnsi="Times New Roman"/>
        </w:rPr>
        <w:fldChar w:fldCharType="end"/>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{"citationID":"atiru40m8c","properties":{"formattedCitation":"Amanda Hollis-Brusky, {\\i{}Ideas with Consequences: The Federalist Society and the Conservative Counterrevolution} (Studies in Postwar American Po, 2015).","plainCitation":"Amanda Hollis-Brusky, Ideas with Consequences: The Federalist Society and the Conservative Counterrevolution (Studies in Postwar American Po, 2015).","noteIndex":167},"citationItems":[{"id":5326,"uris":["http://zotero.org/users/1639190/items/PEH3HPWC"],"uri":["http://zotero.org/users/1639190/items/PEH3HPWC"],"itemData":{"id":5326,"type":"book","ISBN":"0-19-938552-1","publisher":"Studies in Postwar American Po","title":"Ideas with consequences: The federalist society and the conservative counterrevolution","author":[{"family":"Hollis-Brusky","given":"Amanda"}],"issued":{"date-parts":[["2015"]]}}}],"schema":"https://github.com/citation-style-language/schema/raw/master/csl-citation.json"}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Amanda Hollis-Brusky, </w:t>
      </w:r>
      <w:r w:rsidRPr="005D6FB9">
        <w:rPr>
          <w:rFonts w:ascii="Times New Roman" w:hAnsi="Times New Roman"/>
          <w:i/>
          <w:iCs/>
        </w:rPr>
        <w:t>Ideas with Consequences: The Federalist Society and the Conservative Counterrevolution</w:t>
      </w:r>
      <w:r w:rsidRPr="005D6FB9">
        <w:rPr>
          <w:rFonts w:ascii="Times New Roman" w:hAnsi="Times New Roman"/>
        </w:rPr>
        <w:t xml:space="preserve"> (Studies in Postwar American Po, 2015).</w:t>
      </w:r>
      <w:r w:rsidRPr="005D6FB9">
        <w:rPr>
          <w:rFonts w:ascii="Times New Roman" w:hAnsi="Times New Roman"/>
        </w:rPr>
        <w:fldChar w:fldCharType="end"/>
      </w:r>
      <w:r w:rsidRPr="005D6FB9">
        <w:rPr>
          <w:rFonts w:ascii="Times New Roman" w:hAnsi="Times New Roman"/>
        </w:rPr>
        <w:t xml:space="preserve">; and </w:t>
      </w:r>
      <w:r w:rsidRPr="005D6FB9">
        <w:rPr>
          <w:rFonts w:ascii="Times New Roman" w:hAnsi="Times New Roman"/>
        </w:rPr>
        <w:fldChar w:fldCharType="begin"/>
      </w:r>
      <w:r w:rsidRPr="005D6FB9">
        <w:rPr>
          <w:rFonts w:ascii="Times New Roman" w:hAnsi="Times New Roman"/>
        </w:rPr>
        <w:instrText xml:space="preserve"> ADDIN ZOTERO_ITEM CSL_CITATION {"citationID":"ach89vnp9i","properties":{"formattedCitation":"Matt Stoller, {\\i{}Goliath: The 100-Year War Between Monopoly Power and Democracy} (Simon &amp; Schuster, 2019).","plainCitation":"Matt Stoller, Goliath: The 100-Year War Between Monopoly Power and Democracy (Simon &amp; Schuster, 2019).","noteIndex":167},"citationItems":[{"id":5327,"uris":["http://zotero.org/users/1639190/items/6FDVEUGV"],"uri":["http://zotero.org/users/1639190/items/6FDVEUGV"],"itemData":{"id":5327,"type":"book","ISBN":"1-5011-8308-7","publisher":"Simon &amp; Schuster","title":"Goliath: The 100-Year War Between Monopoly Power and Democracy","author":[{"family":"Stoller","given":"Matt"}],"issued":{"date-parts":[["2019"]]}}}],"schema":"https://github.com/citation-style-language/schema/raw/master/csl-citation.json"}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Matt Stoller, </w:t>
      </w:r>
      <w:r w:rsidRPr="005D6FB9">
        <w:rPr>
          <w:rFonts w:ascii="Times New Roman" w:hAnsi="Times New Roman"/>
          <w:i/>
          <w:iCs/>
        </w:rPr>
        <w:t>Goliath: The 100-Year War Between Monopoly Power and Democracy</w:t>
      </w:r>
      <w:r w:rsidRPr="005D6FB9">
        <w:rPr>
          <w:rFonts w:ascii="Times New Roman" w:hAnsi="Times New Roman"/>
        </w:rPr>
        <w:t xml:space="preserve"> (Simon &amp; Schuster, 2019).</w:t>
      </w:r>
      <w:r w:rsidRPr="005D6FB9">
        <w:rPr>
          <w:rFonts w:ascii="Times New Roman" w:hAnsi="Times New Roman"/>
        </w:rPr>
        <w:fldChar w:fldCharType="end"/>
      </w:r>
      <w:r w:rsidRPr="005D6FB9">
        <w:rPr>
          <w:rFonts w:ascii="Times New Roman" w:hAnsi="Times New Roman"/>
        </w:rPr>
        <w:t>.</w:t>
      </w:r>
    </w:p>
  </w:footnote>
  <w:footnote w:id="165">
    <w:p w14:paraId="0FB62D0E" w14:textId="162475F9"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{"citationID":"a8l4h7afn8","properties":{"formattedCitation":"Lewis F. Powell, \\uc0\\u8220{}Powell Memorandum: Attack on American Free Enterprise System,\\uc0\\u8221{} {\\i{}Washington, DC: US Chamber of Commerce}, 1971.","plainCitation":"Lewis F. Powell, “Powell Memorandum: Attack on American Free Enterprise System,” Washington, DC: US Chamber of Commerce, 1971.","noteIndex":168},"citationItems":[{"id":5328,"uris":["http://zotero.org/users/1639190/items/D4IMFCFE"],"uri":["http://zotero.org/users/1639190/items/D4IMFCFE"],"itemData":{"id":5328,"type":"article-journal","container-title":"Washington, DC: US Chamber of Commerce","title":"Powell memorandum: Attack on American free enterprise system","author":[{"family":"Powell","given":"Lewis F."}],"issued":{"date-parts":[["1971"]]}}}],"schema":"https://github.com/citation-style-language/schema/raw/master/csl-citation.json"}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Lewis F. Powell, “Powell Memorandum: Attack on American Free Enterprise System,” </w:t>
      </w:r>
      <w:r w:rsidRPr="005D6FB9">
        <w:rPr>
          <w:rFonts w:ascii="Times New Roman" w:hAnsi="Times New Roman"/>
          <w:i/>
          <w:iCs/>
        </w:rPr>
        <w:t>Washington, DC: US Chamber of Commerce</w:t>
      </w:r>
      <w:r w:rsidRPr="005D6FB9">
        <w:rPr>
          <w:rFonts w:ascii="Times New Roman" w:hAnsi="Times New Roman"/>
        </w:rPr>
        <w:t>, 1971.</w:t>
      </w:r>
      <w:r w:rsidRPr="005D6FB9">
        <w:rPr>
          <w:rFonts w:ascii="Times New Roman" w:hAnsi="Times New Roman"/>
        </w:rPr>
        <w:fldChar w:fldCharType="end"/>
      </w:r>
      <w:r w:rsidRPr="005D6FB9">
        <w:rPr>
          <w:rFonts w:ascii="Times New Roman" w:hAnsi="Times New Roman"/>
        </w:rPr>
        <w:t xml:space="preserve"> at 9.</w:t>
      </w:r>
    </w:p>
  </w:footnote>
  <w:footnote w:id="166">
    <w:p w14:paraId="03ABB3BE" w14:textId="0F6ECB16"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Id.</w:t>
      </w:r>
    </w:p>
  </w:footnote>
  <w:footnote w:id="167">
    <w:p w14:paraId="690BE9DA" w14:textId="5E92246A" w:rsidR="00222E83" w:rsidRDefault="00222E83">
      <w:pPr>
        <w:pStyle w:val="FootnoteText"/>
      </w:pPr>
      <w:r>
        <w:rPr>
          <w:rStyle w:val="FootnoteReference"/>
        </w:rPr>
        <w:footnoteRef/>
      </w:r>
      <w:r>
        <w:t xml:space="preserve"> For some examples, see </w:t>
      </w:r>
      <w:hyperlink r:id="rId5" w:history="1">
        <w:r w:rsidRPr="00EB5E41">
          <w:rPr>
            <w:rStyle w:val="Hyperlink"/>
          </w:rPr>
          <w:t>https://www.uschamber.com/technology/us-chamber-calls-more-resources-antitrust-agencies</w:t>
        </w:r>
      </w:hyperlink>
      <w:r>
        <w:t xml:space="preserve">; </w:t>
      </w:r>
      <w:hyperlink r:id="rId6" w:history="1">
        <w:r w:rsidRPr="00EB5E41">
          <w:rPr>
            <w:rStyle w:val="Hyperlink"/>
          </w:rPr>
          <w:t>https://www.uschamber.com/technology/us-chamber-letter-antitrust-legislation</w:t>
        </w:r>
      </w:hyperlink>
      <w:r>
        <w:t xml:space="preserve">; </w:t>
      </w:r>
      <w:hyperlink r:id="rId7" w:history="1">
        <w:r w:rsidRPr="00EB5E41">
          <w:rPr>
            <w:rStyle w:val="Hyperlink"/>
          </w:rPr>
          <w:t>https://thehill.com/business-a-lobbying/business-a-lobbying/586148-business-lobby-targets-ftc-enforcement-measures-in-2t</w:t>
        </w:r>
      </w:hyperlink>
      <w:r>
        <w:t xml:space="preserve">. </w:t>
      </w:r>
    </w:p>
  </w:footnote>
  <w:footnote w:id="168">
    <w:p w14:paraId="1A3CED0A" w14:textId="78D19488" w:rsidR="00222E83" w:rsidRDefault="00222E83">
      <w:pPr>
        <w:pStyle w:val="FootnoteText"/>
      </w:pPr>
      <w:r>
        <w:rPr>
          <w:rStyle w:val="FootnoteReference"/>
        </w:rPr>
        <w:footnoteRef/>
      </w:r>
      <w:r>
        <w:t xml:space="preserve"> See </w:t>
      </w:r>
      <w:hyperlink r:id="rId8" w:history="1">
        <w:r w:rsidRPr="00EB5E41">
          <w:rPr>
            <w:rStyle w:val="Hyperlink"/>
          </w:rPr>
          <w:t>https://www.chamberlitigation.com/cases/issue/antitrust-competition-law</w:t>
        </w:r>
      </w:hyperlink>
      <w:r>
        <w:t xml:space="preserve">. </w:t>
      </w:r>
    </w:p>
  </w:footnote>
  <w:footnote w:id="169">
    <w:p w14:paraId="5577989C" w14:textId="09F801D5" w:rsidR="00222E83" w:rsidRDefault="00222E83" w:rsidP="00CA5037">
      <w:pPr>
        <w:pStyle w:val="FootnoteText"/>
      </w:pPr>
      <w:r>
        <w:rPr>
          <w:rStyle w:val="FootnoteReference"/>
        </w:rPr>
        <w:footnoteRef/>
      </w:r>
      <w:r>
        <w:t xml:space="preserve"> See Study of the Success and Influence of Amicus Curiae Briefs Filed by the US Chamber of Commerce During the 2014-2017 Terms of the US Supreme Court; RB Emmert - U. </w:t>
      </w:r>
      <w:proofErr w:type="spellStart"/>
      <w:r>
        <w:t>Cin</w:t>
      </w:r>
      <w:proofErr w:type="spellEnd"/>
      <w:r>
        <w:t xml:space="preserve">. L. Rev., 2018; What Kind of Business-Friendly Court-Explaining the Chamber of Commerce's Success at the Roberts Court; DL Franklin - Santa Clara L. Rev., 2009; Do the justices vote like policy makers? Evidence from scaling the Supreme Court with interest groups; JB </w:t>
      </w:r>
      <w:proofErr w:type="spellStart"/>
      <w:r>
        <w:t>Fischman</w:t>
      </w:r>
      <w:proofErr w:type="spellEnd"/>
      <w:r>
        <w:t xml:space="preserve"> - The Journal of Legal Studies, 2015; The Influence Machine: The U.S. Chamber of Commerce and the Corporate / Alyssa Katz</w:t>
      </w:r>
    </w:p>
  </w:footnote>
  <w:footnote w:id="170">
    <w:p w14:paraId="30A785B0" w14:textId="7C3768E3"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As Justice Powell himself recognized, Universities and academic campuses represented “the single most dynamic source” of opposition to businesses’ interests, so that a priority would be helping staff and promote scholars and ideas that supported business interests. </w:t>
      </w:r>
      <w:r w:rsidRPr="005D6FB9">
        <w:rPr>
          <w:rFonts w:ascii="Times New Roman" w:hAnsi="Times New Roman"/>
        </w:rPr>
        <w:fldChar w:fldCharType="begin"/>
      </w:r>
      <w:r w:rsidRPr="005D6FB9">
        <w:rPr>
          <w:rFonts w:ascii="Times New Roman" w:hAnsi="Times New Roman"/>
        </w:rPr>
        <w:instrText xml:space="preserve"> ADDIN ZOTERO_ITEM CSL_CITATION {"citationID":"adkqiso2ug","properties":{"formattedCitation":"Powell, \\uc0\\u8220{}Powell Memorandum: Attack on American Free Enterprise System.\\uc0\\u8221{}","plainCitation":"Powell, “Powell Memorandum: Attack on American Free Enterprise System.”","noteIndex":170},"citationItems":[{"id":5328,"uris":["http://zotero.org/users/1639190/items/D4IMFCFE"],"uri":["http://zotero.org/users/1639190/items/D4IMFCFE"],"itemData":{"id":5328,"type":"article-journal","container-title":"Washington, DC: US Chamber of Commerce","title":"Powell memorandum: Attack on American free enterprise system","author":[{"family":"Powell","given":"Lewis F."}],"issued":{"date-parts":[["1971"]]}}}],"schema":"https://github.com/citation-style-language/schema/raw/master/csl-citation.json"}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Powell, “Powell Memorandum: Attack on American Free Enterprise System.”</w:t>
      </w:r>
      <w:r w:rsidRPr="005D6FB9">
        <w:rPr>
          <w:rFonts w:ascii="Times New Roman" w:hAnsi="Times New Roman"/>
        </w:rPr>
        <w:fldChar w:fldCharType="end"/>
      </w:r>
      <w:r w:rsidRPr="005D6FB9">
        <w:rPr>
          <w:rFonts w:ascii="Times New Roman" w:hAnsi="Times New Roman"/>
        </w:rPr>
        <w:t xml:space="preserve"> at 12; 15-20.</w:t>
      </w:r>
    </w:p>
  </w:footnote>
  <w:footnote w:id="171">
    <w:p w14:paraId="2E7166EC" w14:textId="49F5A595" w:rsidR="00222E83" w:rsidRPr="005D6FB9" w:rsidRDefault="00222E83" w:rsidP="000C2EA5">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{"citationID":"JQ3b1Mvx","properties":{"formattedCitation":"Ash, Chen, and Naidu, \\uc0\\u8220{}Ideas Have Consequences: The Impact of Law and Economics on American Justice.\\uc0\\u8221{}","plainCitation":"Ash, Chen, and Naidu, “Ideas Have Consequences: The Impact of Law and Economics on American Justice.”","noteIndex":171},"citationItems":[{"id":5206,"uris":["http://zotero.org/users/1639190/items/PF8TFILG"],"uri":["http://zotero.org/users/1639190/items/PF8TFILG"],"itemData":{"id":5206,"type":"article-journal","container-title":"Center for Law &amp; Economics Working Paper Series","note":"publisher: Center for Law &amp; Economics, ETH Zurich","title":"Ideas have consequences: The impact of law and economics on american justice","volume":"4","author":[{"family":"Ash","given":"Elliott"},{"family":"Chen","given":"Daniel L."},{"family":"Naidu","given":"Suresh"}],"issued":{"date-parts":[["2021"]]}}}],"schema":"https://github.com/citation-style-language/schema/raw/master/csl-citation.json"}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Ash, Chen, and Naidu, “Ideas Have Consequences: The Impact of Law and Economics on American Justice.”</w:t>
      </w:r>
      <w:r w:rsidRPr="005D6FB9">
        <w:rPr>
          <w:rFonts w:ascii="Times New Roman" w:hAnsi="Times New Roman"/>
        </w:rPr>
        <w:fldChar w:fldCharType="end"/>
      </w:r>
      <w:r w:rsidRPr="005D6FB9">
        <w:rPr>
          <w:rFonts w:ascii="Times New Roman" w:hAnsi="Times New Roman"/>
        </w:rPr>
        <w:t xml:space="preserve"> at 30.</w:t>
      </w:r>
    </w:p>
  </w:footnote>
  <w:footnote w:id="172">
    <w:p w14:paraId="37B2A26D" w14:textId="6CCA6028"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{"citationID":"a63eikifs3","properties":{"formattedCitation":"Siying Cao, \\uc0\\u8220{}Quantifying Economic Reasoning in Court: Judge Economics Sophistication and Pro-Business Orientation,\\uc0\\u8221{} 2021, https://drive.google.com/file/d/1U5tFHXqrcmNbCWOw5t7MqAcZ8BDMlMIN/view.","plainCitation":"Siying Cao, “Quantifying Economic Reasoning in Court: Judge Economics Sophistication and Pro-Business Orientation,” 2021, https://drive.google.com/file/d/1U5tFHXqrcmNbCWOw5t7MqAcZ8BDMlMIN/view.","noteIndex":172},"citationItems":[{"id":5329,"uris":["http://zotero.org/users/1639190/items/W3B6M4Q3"],"uri":["http://zotero.org/users/1639190/items/W3B6M4Q3"],"itemData":{"id":5329,"type":"article-journal","note":"publisher: The University of Chicago","title":"Quantifying Economic Reasoning in Court: Judge Economics Sophistication and Pro-business Orientation","URL":"https://drive.google.com/file/d/1U5tFHXqrcmNbCWOw5t7MqAcZ8BDMlMIN/view","author":[{"family":"Cao","given":"Siying"}],"issued":{"date-parts":[["2021"]]}}}],"schema":"https://github.com/citation-style-language/schema/raw/master/csl-citation.json"}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Siying Cao, “Quantifying Economic Reasoning in Court: Judge Economics Sophistication and Pro-Business Orientation,” 2021, https://drive.google.com/file/d/1U5tFHXqrcmNbCWOw5t7MqAcZ8BDMlMIN/view.</w:t>
      </w:r>
      <w:r w:rsidRPr="005D6FB9">
        <w:rPr>
          <w:rFonts w:ascii="Times New Roman" w:hAnsi="Times New Roman"/>
        </w:rPr>
        <w:fldChar w:fldCharType="end"/>
      </w:r>
      <w:r w:rsidRPr="005D6FB9">
        <w:rPr>
          <w:rFonts w:ascii="Times New Roman" w:hAnsi="Times New Roman"/>
        </w:rPr>
        <w:t xml:space="preserve"> at 45-46.</w:t>
      </w:r>
    </w:p>
  </w:footnote>
  <w:footnote w:id="173">
    <w:p w14:paraId="24FEFD37" w14:textId="71596BA9"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b0d0essg9","properties":{"formattedCitation":"Cao.","plainCitation":"Cao.","noteIndex":173},"citationItems":[{"id":5329,"uris":["http://zotero.org/users/1639190/items/W3B6M4Q3"],"uri":["http://zotero.org/users/1639190/items/W3B6M4Q3"],"itemData":{"id":5329,"type":"article-journal","note":"publisher: The University of Chicago","title":"Quantifying Economic Reasoning in Court: Judge Economics Sophistication and Pro-business Orientation","URL":"https://drive.google.com/file/d/1U5tFHXqrcmNbCWOw5t7MqAcZ8BDMlMIN/view","author":[{"family":"Cao","given":"Siying"}],"issued":{"date-parts":[["2021"]]}}}],"schema":"https://github.com/citation-style-language/schema/raw/master/csl-citation.json"}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Cao.</w:t>
      </w:r>
      <w:r w:rsidRPr="005D6FB9">
        <w:rPr>
          <w:rFonts w:ascii="Times New Roman" w:hAnsi="Times New Roman"/>
        </w:rPr>
        <w:fldChar w:fldCharType="end"/>
      </w:r>
      <w:r w:rsidRPr="005D6FB9">
        <w:rPr>
          <w:rFonts w:ascii="Times New Roman" w:hAnsi="Times New Roman"/>
        </w:rPr>
        <w:t xml:space="preserve"> at 51-53.</w:t>
      </w:r>
    </w:p>
  </w:footnote>
  <w:footnote w:id="174">
    <w:p w14:paraId="0B5A5039" w14:textId="7B8FCF48" w:rsidR="00222E83" w:rsidRDefault="00222E83" w:rsidP="000304F2">
      <w:pPr>
        <w:pStyle w:val="FootnoteText"/>
        <w:ind w:firstLine="0"/>
      </w:pPr>
      <w:r>
        <w:rPr>
          <w:rStyle w:val="FootnoteReference"/>
        </w:rPr>
        <w:footnoteRef/>
      </w:r>
      <w:r>
        <w:t xml:space="preserve"> </w:t>
      </w:r>
      <w:r w:rsidRPr="00344EA7">
        <w:t>Blinder, Alan, 1997, “Is Government Too Political?” Foreign Affairs. 76:6.</w:t>
      </w:r>
    </w:p>
  </w:footnote>
  <w:footnote w:id="175">
    <w:p w14:paraId="2F33110F" w14:textId="77777777" w:rsidR="00222E83" w:rsidRPr="005D6FB9" w:rsidRDefault="00222E83" w:rsidP="007E6588">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{"citationID":"a1k73qd76kv","properties":{"formattedCitation":"Crane, \\uc0\\u8220{}Antitrust Antitextualism.\\uc0\\u8221{}","plainCitation":"Crane, “Antitrust Antitextualism.”","noteIndex":174},"citationItems":[{"id":5013,"uris":["http://zotero.org/users/1639190/items/8JGKEGH5"],"uri":["http://zotero.org/users/1639190/items/8JGKEGH5"],"itemData":{"id":5013,"type":"article-journal","container-title":"Notre Dame Law Review","issue":"1","page":"1204","title":"Antitrust Antitextualism","volume":"96","author":[{"family":"Crane","given":"Daniel A."}],"issued":{"date-parts":[["2021"]]}}}],"schema":"https://github.com/citation-style-language/schema/raw/master/csl-citation.json"}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Crane, “Antitrust Antitextualism.”</w:t>
      </w:r>
      <w:r w:rsidRPr="005D6FB9">
        <w:rPr>
          <w:rFonts w:ascii="Times New Roman" w:hAnsi="Times New Roman"/>
        </w:rPr>
        <w:fldChar w:fldCharType="end"/>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{"citationID":"an4bot1sl3","properties":{"formattedCitation":"Nicolas Petit, \\uc0\\u8220{}A Theory of Antitrust Limits,\\uc0\\u8221{} {\\i{}George Mason Law Review} 28, no. 1939 (2021).","plainCitation":"Nicolas Petit, “A Theory of Antitrust Limits,” George Mason Law Review 28, no. 1939 (2021).","noteIndex":174},"citationItems":[{"id":5347,"uris":["http://zotero.org/users/1639190/items/3PZYX2EV"],"uri":["http://zotero.org/users/1639190/items/3PZYX2EV"],"itemData":{"id":5347,"type":"article-journal","container-title":"George Mason Law Review","issue":"1939","title":"A Theory of Antitrust Limits","volume":"28","author":[{"family":"Petit","given":"Nicolas"}],"issued":{"date-parts":[["2021"]]}}}],"schema":"https://github.com/citation-style-language/schema/raw/master/csl-citation.json"}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Nicolas Petit, “A Theory of Antitrust Limits,” </w:t>
      </w:r>
      <w:r w:rsidRPr="005D6FB9">
        <w:rPr>
          <w:rFonts w:ascii="Times New Roman" w:hAnsi="Times New Roman"/>
          <w:i/>
          <w:iCs/>
        </w:rPr>
        <w:t>George Mason Law Review</w:t>
      </w:r>
      <w:r w:rsidRPr="005D6FB9">
        <w:rPr>
          <w:rFonts w:ascii="Times New Roman" w:hAnsi="Times New Roman"/>
        </w:rPr>
        <w:t xml:space="preserve"> 28, no. 1939 (2021).</w:t>
      </w:r>
      <w:r w:rsidRPr="005D6FB9">
        <w:rPr>
          <w:rFonts w:ascii="Times New Roman" w:hAnsi="Times New Roman"/>
        </w:rPr>
        <w:fldChar w:fldCharType="end"/>
      </w:r>
    </w:p>
  </w:footnote>
  <w:footnote w:id="176">
    <w:p w14:paraId="28D94465" w14:textId="77777777" w:rsidR="00222E83" w:rsidRPr="005D6FB9" w:rsidRDefault="00222E83" w:rsidP="00520C26">
      <w:pPr>
        <w:pStyle w:val="FootnoteText"/>
        <w:ind w:firstLine="0"/>
        <w:jc w:val="left"/>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See </w:t>
      </w:r>
      <w:r w:rsidRPr="005D6FB9">
        <w:rPr>
          <w:rFonts w:ascii="Times New Roman" w:hAnsi="Times New Roman"/>
        </w:rPr>
        <w:fldChar w:fldCharType="begin"/>
      </w:r>
      <w:r w:rsidRPr="005D6FB9">
        <w:rPr>
          <w:rFonts w:ascii="Times New Roman" w:hAnsi="Times New Roman"/>
        </w:rPr>
        <w:instrText xml:space="preserve"> ADDIN ZOTERO_ITEM CSL_CITATION {"citationID":"a18lbdfspsp","properties":{"formattedCitation":"Carl Shapiro, \\uc0\\u8220{}Antitrust in a Time of Populism,\\uc0\\u8221{} {\\i{}International Journal of Industrial Organization} 61 (2018): 714\\uc0\\u8211{}48.","plainCitation":"Carl Shapiro, “Antitrust in a Time of Populism,” International Journal of Industrial Organization 61 (2018): 714–48.","noteIndex":175},"citationItems":[{"id":1433,"uris":["http://zotero.org/users/1639190/items/Z495M6QN"],"uri":["http://zotero.org/users/1639190/items/Z495M6QN"],"itemData":{"id":1433,"type":"article-journal","container-title":"International Journal of Industrial Organization","page":"714-748","title":"Antitrust in a Time of Populism","volume":"61","author":[{"family":"Shapiro","given":"Carl"}],"issued":{"date-parts":[["2018"]]}}}],"schema":"https://github.com/citation-style-language/schema/raw/master/csl-citation.json"}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Carl Shapiro, “Antitrust in a Time of Populism,” </w:t>
      </w:r>
      <w:r w:rsidRPr="005D6FB9">
        <w:rPr>
          <w:rFonts w:ascii="Times New Roman" w:hAnsi="Times New Roman"/>
          <w:i/>
          <w:iCs/>
        </w:rPr>
        <w:t>International Journal of Industrial Organization</w:t>
      </w:r>
      <w:r w:rsidRPr="005D6FB9">
        <w:rPr>
          <w:rFonts w:ascii="Times New Roman" w:hAnsi="Times New Roman"/>
        </w:rPr>
        <w:t xml:space="preserve"> 61 (2018): 714–48.</w:t>
      </w:r>
      <w:r w:rsidRPr="005D6FB9">
        <w:rPr>
          <w:rFonts w:ascii="Times New Roman" w:hAnsi="Times New Roman"/>
        </w:rPr>
        <w:fldChar w:fldCharType="end"/>
      </w:r>
    </w:p>
  </w:footnote>
  <w:footnote w:id="177">
    <w:p w14:paraId="14C3A374" w14:textId="1A814CF4" w:rsidR="00222E83" w:rsidRDefault="00222E83" w:rsidP="000304F2">
      <w:pPr>
        <w:pStyle w:val="FootnoteText"/>
        <w:ind w:firstLine="0"/>
      </w:pPr>
      <w:r>
        <w:rPr>
          <w:rStyle w:val="FootnoteReference"/>
        </w:rPr>
        <w:footnoteRef/>
      </w:r>
      <w:r>
        <w:t xml:space="preserve"> </w:t>
      </w:r>
      <w:proofErr w:type="spellStart"/>
      <w:r w:rsidRPr="005B1815">
        <w:t>Hovenkamp</w:t>
      </w:r>
      <w:proofErr w:type="spellEnd"/>
      <w:r w:rsidRPr="005B1815">
        <w:t xml:space="preserve"> and Morton, “Framing the Chicago School of Antitrust Analysis.”</w:t>
      </w:r>
    </w:p>
  </w:footnote>
  <w:footnote w:id="178">
    <w:p w14:paraId="7217EE3F" w14:textId="0ED2B607" w:rsidR="00222E83" w:rsidRPr="005D6FB9" w:rsidRDefault="00222E83" w:rsidP="00546F72">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{"citationID":"ade9js09b5","properties":{"formattedCitation":"Wollmann, \\uc0\\u8220{}How to Get Away with Merger: Stealth Consolidation and Its Real Effects on US Healthcare.\\uc0\\u8221{}","plainCitation":"Wollmann, “How to Get Away with Merger: Stealth Consolidation and Its Real Effects on US Healthcare.”","noteIndex":177},"citationItems":[{"id":5009,"uris":["http://zotero.org/users/1639190/items/57Z6T65F"],"uri":["http://zotero.org/users/1639190/items/57Z6T65F"],"itemData":{"id":5009,"type":"report","note":"ISBN: 0898-2937","publisher":"National Bureau of Economic Research","title":"How to Get Away with Merger: Stealth Consolidation and Its Real Effects on US Healthcare","author":[{"family":"Wollmann","given":"Thomas G."}],"issued":{"date-parts":[["2020"]]}}}],"schema":"https://github.com/citation-style-language/schema/raw/master/csl-citation.json"}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Wollmann, “How to Get Away with Merger: Stealth Consolidation and Its Real Effects on US Healthcare.”</w:t>
      </w:r>
      <w:r w:rsidRPr="005D6FB9">
        <w:rPr>
          <w:rFonts w:ascii="Times New Roman" w:hAnsi="Times New Roman"/>
        </w:rPr>
        <w:fldChar w:fldCharType="end"/>
      </w:r>
    </w:p>
  </w:footnote>
  <w:footnote w:id="179">
    <w:p w14:paraId="126C033C" w14:textId="4B0818C1"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{"citationID":"a1fnpo3resi","properties":{"formattedCitation":"Woodcock, \\uc0\\u8220{}The Hidden Rules of a Modest Antitrust.\\uc0\\u8221{}","plainCitation":"Woodcock, “The Hidden Rules of a Modest Antitrust.”","noteIndex":178},"citationItems":[{"id":2138,"uris":["http://zotero.org/users/1639190/items/3Z3FMLZ4"],"uri":["http://zotero.org/users/1639190/items/3Z3FMLZ4"],"itemData":{"id":2138,"type":"article-journal","container-title":"Forthcoming, Minn. L. Rev","title":"The Hidden Rules of a Modest Antitrust","author":[{"family":"Woodcock","given":"Ramsi"}],"issued":{"date-parts":[["2021"]]}}}],"schema":"https://github.com/citation-style-language/schema/raw/master/csl-citation.json"}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Woodcock, “The Hidden Rules of a Modest Antitrust.”</w:t>
      </w:r>
      <w:r w:rsidRPr="005D6FB9">
        <w:rPr>
          <w:rFonts w:ascii="Times New Roman" w:hAnsi="Times New Roman"/>
        </w:rPr>
        <w:fldChar w:fldCharType="end"/>
      </w:r>
    </w:p>
  </w:footnote>
  <w:footnote w:id="180">
    <w:p w14:paraId="1EF958A2" w14:textId="579B9234"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r w:rsidRPr="005D6FB9">
        <w:rPr>
          <w:rFonts w:ascii="Times New Roman" w:hAnsi="Times New Roman"/>
        </w:rPr>
        <w:fldChar w:fldCharType="begin"/>
      </w:r>
      <w:r w:rsidRPr="005D6FB9">
        <w:rPr>
          <w:rFonts w:ascii="Times New Roman" w:hAnsi="Times New Roman"/>
        </w:rPr>
        <w:instrText xml:space="preserve"> ADDIN ZOTERO_ITEM CSL_CITATION {"citationID":"a119ru66q0m","properties":{"formattedCitation":"Jesse Eisinger, {\\i{}The Chickenshit Club: Why the Justice Department Fails to Prosecute Executives} (Simon and Schuster, 2017).","plainCitation":"Jesse Eisinger, The Chickenshit Club: Why the Justice Department Fails to Prosecute Executives (Simon and Schuster, 2017).","noteIndex":179},"citationItems":[{"id":5340,"uris":["http://zotero.org/users/1639190/items/WD7VRWZA"],"uri":["http://zotero.org/users/1639190/items/WD7VRWZA"],"itemData":{"id":5340,"type":"book","ISBN":"1-5011-2136-7","publisher":"Simon and Schuster","title":"The chickenshit club: Why the justice department fails to prosecute executives","author":[{"family":"Eisinger","given":"Jesse"}],"issued":{"date-parts":[["2017"]]}}}],"schema":"https://github.com/citation-style-language/schema/raw/master/csl-citation.json"}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 xml:space="preserve">Jesse Eisinger, </w:t>
      </w:r>
      <w:r w:rsidRPr="005D6FB9">
        <w:rPr>
          <w:rFonts w:ascii="Times New Roman" w:hAnsi="Times New Roman"/>
          <w:i/>
          <w:iCs/>
        </w:rPr>
        <w:t>The Chickenshit Club: Why the Justice Department Fails to Prosecute Executives</w:t>
      </w:r>
      <w:r w:rsidRPr="005D6FB9">
        <w:rPr>
          <w:rFonts w:ascii="Times New Roman" w:hAnsi="Times New Roman"/>
        </w:rPr>
        <w:t xml:space="preserve"> (Simon and Schuster, 2017).</w:t>
      </w:r>
      <w:r w:rsidRPr="005D6FB9">
        <w:rPr>
          <w:rFonts w:ascii="Times New Roman" w:hAnsi="Times New Roman"/>
        </w:rPr>
        <w:fldChar w:fldCharType="end"/>
      </w:r>
    </w:p>
  </w:footnote>
  <w:footnote w:id="181">
    <w:p w14:paraId="1DD999C8" w14:textId="0D39A516" w:rsidR="00222E83" w:rsidRPr="005D6FB9" w:rsidRDefault="00222E83" w:rsidP="000C2EA5">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w:t>
      </w:r>
      <w:proofErr w:type="spellStart"/>
      <w:r w:rsidRPr="005B1815">
        <w:rPr>
          <w:rFonts w:ascii="Times New Roman" w:hAnsi="Times New Roman"/>
        </w:rPr>
        <w:t>Hovenkamp</w:t>
      </w:r>
      <w:proofErr w:type="spellEnd"/>
      <w:r w:rsidRPr="005B1815">
        <w:rPr>
          <w:rFonts w:ascii="Times New Roman" w:hAnsi="Times New Roman"/>
        </w:rPr>
        <w:t xml:space="preserve"> and Morton, “Framing the Chicago School of Antitrust Analysis.”</w:t>
      </w:r>
    </w:p>
  </w:footnote>
  <w:footnote w:id="182">
    <w:p w14:paraId="43A6C104" w14:textId="657E9861" w:rsidR="00222E83" w:rsidRPr="005D6FB9" w:rsidRDefault="00222E83" w:rsidP="000C2EA5">
      <w:pPr>
        <w:pStyle w:val="FootnoteText"/>
        <w:ind w:firstLine="0"/>
        <w:rPr>
          <w:rFonts w:ascii="Times New Roman" w:hAnsi="Times New Roman"/>
          <w:b/>
          <w:bCs/>
        </w:rPr>
      </w:pPr>
      <w:r w:rsidRPr="005D6FB9">
        <w:rPr>
          <w:rStyle w:val="FootnoteReference"/>
          <w:rFonts w:ascii="Times New Roman" w:hAnsi="Times New Roman"/>
        </w:rPr>
        <w:footnoteRef/>
      </w:r>
      <w:r w:rsidRPr="005D6FB9">
        <w:rPr>
          <w:rFonts w:ascii="Times New Roman" w:hAnsi="Times New Roman"/>
        </w:rPr>
        <w:t xml:space="preserve"> It is beyond the goal of this article to assess how much corporate interest</w:t>
      </w:r>
      <w:r>
        <w:rPr>
          <w:rFonts w:ascii="Times New Roman" w:hAnsi="Times New Roman"/>
        </w:rPr>
        <w:t>s</w:t>
      </w:r>
      <w:r w:rsidRPr="005D6FB9">
        <w:rPr>
          <w:rFonts w:ascii="Times New Roman" w:hAnsi="Times New Roman"/>
        </w:rPr>
        <w:t xml:space="preserve"> influenced the Law and Economics movement. We note that the Olin foundation did extend grants to the Chicago Law School and the Law and Economic programs. Yet these grants pale in comparison to the millions of dollars granted by liberal foundations to other institutions (like the Ford foundation, the Sloan foundation, the MacArthur Foundation, or – more recently—the Gates foundation). A more powerful incentive might have come from the lucrative consulting opportunities the application of law and economics to legal cases started to provide to economists. With the foundation of </w:t>
      </w:r>
      <w:proofErr w:type="spellStart"/>
      <w:r w:rsidRPr="005D6FB9">
        <w:rPr>
          <w:rFonts w:ascii="Times New Roman" w:hAnsi="Times New Roman"/>
        </w:rPr>
        <w:t>Lexecon</w:t>
      </w:r>
      <w:proofErr w:type="spellEnd"/>
      <w:r w:rsidRPr="005D6FB9">
        <w:rPr>
          <w:rFonts w:ascii="Times New Roman" w:hAnsi="Times New Roman"/>
        </w:rPr>
        <w:t xml:space="preserve"> in 1977, law and economic experts, critical to the traditional way antitrust was conducted, became in high demand. Demand generated its own supply. The peer-review process and control of the editorship of the main field journals would have done the rest to entrench this perspective in the field.</w:t>
      </w:r>
    </w:p>
  </w:footnote>
  <w:footnote w:id="183">
    <w:p w14:paraId="48A24CD3" w14:textId="681F1B03" w:rsidR="00222E83" w:rsidRPr="005D6FB9" w:rsidRDefault="00222E83" w:rsidP="00546F72">
      <w:pPr>
        <w:pStyle w:val="FootnoteText"/>
        <w:ind w:firstLine="0"/>
        <w:rPr>
          <w:rFonts w:ascii="Times New Roman" w:hAnsi="Times New Roman"/>
        </w:rPr>
      </w:pPr>
      <w:r w:rsidRPr="005D6FB9">
        <w:rPr>
          <w:rStyle w:val="FootnoteReference"/>
          <w:rFonts w:ascii="Times New Roman" w:hAnsi="Times New Roman"/>
        </w:rPr>
        <w:footnoteRef/>
      </w:r>
      <w:r w:rsidRPr="005D6FB9">
        <w:rPr>
          <w:rFonts w:ascii="Times New Roman" w:hAnsi="Times New Roman"/>
        </w:rPr>
        <w:t xml:space="preserve"> As Nixon’s 1972 party platforms stated: We will press on for greater competition in our economy. The energetic antitrust program of the past four years demonstrates our commitment to free competition as our basic policy. The Antitrust Division has moved decisively to invalidate those "conglomerate" mergers which stifle competition and discourage economic concentration. The 87 antitrust cases filed in fiscal year 1972 broke the previous one-year record of more than a decade ago, during another Republican Administration”.  </w:t>
      </w:r>
      <w:r w:rsidRPr="005D6FB9">
        <w:rPr>
          <w:rFonts w:ascii="Times New Roman" w:hAnsi="Times New Roman"/>
        </w:rPr>
        <w:fldChar w:fldCharType="begin"/>
      </w:r>
      <w:r w:rsidRPr="005D6FB9">
        <w:rPr>
          <w:rFonts w:ascii="Times New Roman" w:hAnsi="Times New Roman"/>
        </w:rPr>
        <w:instrText xml:space="preserve"> ADDIN ZOTERO_ITEM CSL_CITATION {"citationID":"rhn5VLXo","properties":{"formattedCitation":"Republican Party, \\uc0\\u8220{}Republican Party Platform of 1972.\\uc0\\u8221{}","plainCitation":"Republican Party, “Republican Party Platform of 1972.”","noteIndex":183},"citationItems":[{"id":5561,"uris":["http://zotero.org/users/1639190/items/QC8RGRK6"],"uri":["http://zotero.org/users/1639190/items/QC8RGRK6"],"itemData":{"id":5561,"type":"article","title":"Republican Party Platform of 1972","URL":"https://www.presidency.ucsb.edu/documents/republican-party-platform-1972","author":[{"literal":"Republican Party"}],"issued":{"date-parts":[["1972",8]]}}}],"schema":"https://github.com/citation-style-language/schema/raw/master/csl-citation.json"} </w:instrText>
      </w:r>
      <w:r w:rsidRPr="005D6FB9">
        <w:rPr>
          <w:rFonts w:ascii="Times New Roman" w:hAnsi="Times New Roman"/>
        </w:rPr>
        <w:fldChar w:fldCharType="separate"/>
      </w:r>
      <w:r w:rsidRPr="005D6FB9">
        <w:rPr>
          <w:rFonts w:ascii="Times New Roman" w:hAnsi="Times New Roman"/>
        </w:rPr>
        <w:t>Republican Party, “Republican Party Platform of 1972.”</w:t>
      </w:r>
      <w:r w:rsidRPr="005D6FB9">
        <w:rPr>
          <w:rFonts w:ascii="Times New Roman" w:hAnsi="Times New Roman"/>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7158"/>
    <w:multiLevelType w:val="hybridMultilevel"/>
    <w:tmpl w:val="29DC54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F40E5C"/>
    <w:multiLevelType w:val="hybridMultilevel"/>
    <w:tmpl w:val="27B4A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8184D"/>
    <w:multiLevelType w:val="hybridMultilevel"/>
    <w:tmpl w:val="FCA87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45BF6"/>
    <w:multiLevelType w:val="hybridMultilevel"/>
    <w:tmpl w:val="864EEA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A01E5"/>
    <w:multiLevelType w:val="hybridMultilevel"/>
    <w:tmpl w:val="B9103C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B559C8"/>
    <w:multiLevelType w:val="hybridMultilevel"/>
    <w:tmpl w:val="085620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4143F6"/>
    <w:multiLevelType w:val="hybridMultilevel"/>
    <w:tmpl w:val="F2E85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24B96"/>
    <w:multiLevelType w:val="hybridMultilevel"/>
    <w:tmpl w:val="CB80A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BD62FA"/>
    <w:multiLevelType w:val="hybridMultilevel"/>
    <w:tmpl w:val="CEBA6F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5F1883"/>
    <w:multiLevelType w:val="hybridMultilevel"/>
    <w:tmpl w:val="11C63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117A3C"/>
    <w:multiLevelType w:val="hybridMultilevel"/>
    <w:tmpl w:val="228A4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FD5E06"/>
    <w:multiLevelType w:val="hybridMultilevel"/>
    <w:tmpl w:val="9640919C"/>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1E6F3DA8"/>
    <w:multiLevelType w:val="hybridMultilevel"/>
    <w:tmpl w:val="406CDE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D62F21"/>
    <w:multiLevelType w:val="hybridMultilevel"/>
    <w:tmpl w:val="884EC0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F374657"/>
    <w:multiLevelType w:val="hybridMultilevel"/>
    <w:tmpl w:val="87A0A6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1BB45C8"/>
    <w:multiLevelType w:val="hybridMultilevel"/>
    <w:tmpl w:val="BD060454"/>
    <w:lvl w:ilvl="0" w:tplc="04090001">
      <w:start w:val="1"/>
      <w:numFmt w:val="bullet"/>
      <w:lvlText w:val=""/>
      <w:lvlJc w:val="left"/>
      <w:pPr>
        <w:ind w:left="603" w:hanging="360"/>
      </w:pPr>
      <w:rPr>
        <w:rFonts w:ascii="Symbol" w:hAnsi="Symbol" w:hint="default"/>
      </w:rPr>
    </w:lvl>
    <w:lvl w:ilvl="1" w:tplc="04090003">
      <w:start w:val="1"/>
      <w:numFmt w:val="bullet"/>
      <w:lvlText w:val="o"/>
      <w:lvlJc w:val="left"/>
      <w:pPr>
        <w:ind w:left="1323" w:hanging="360"/>
      </w:pPr>
      <w:rPr>
        <w:rFonts w:ascii="Courier New" w:hAnsi="Courier New" w:cs="Courier New" w:hint="default"/>
      </w:rPr>
    </w:lvl>
    <w:lvl w:ilvl="2" w:tplc="04090005" w:tentative="1">
      <w:start w:val="1"/>
      <w:numFmt w:val="bullet"/>
      <w:lvlText w:val=""/>
      <w:lvlJc w:val="left"/>
      <w:pPr>
        <w:ind w:left="2043" w:hanging="360"/>
      </w:pPr>
      <w:rPr>
        <w:rFonts w:ascii="Wingdings" w:hAnsi="Wingdings" w:hint="default"/>
      </w:rPr>
    </w:lvl>
    <w:lvl w:ilvl="3" w:tplc="04090001" w:tentative="1">
      <w:start w:val="1"/>
      <w:numFmt w:val="bullet"/>
      <w:lvlText w:val=""/>
      <w:lvlJc w:val="left"/>
      <w:pPr>
        <w:ind w:left="2763" w:hanging="360"/>
      </w:pPr>
      <w:rPr>
        <w:rFonts w:ascii="Symbol" w:hAnsi="Symbol" w:hint="default"/>
      </w:rPr>
    </w:lvl>
    <w:lvl w:ilvl="4" w:tplc="04090003" w:tentative="1">
      <w:start w:val="1"/>
      <w:numFmt w:val="bullet"/>
      <w:lvlText w:val="o"/>
      <w:lvlJc w:val="left"/>
      <w:pPr>
        <w:ind w:left="3483" w:hanging="360"/>
      </w:pPr>
      <w:rPr>
        <w:rFonts w:ascii="Courier New" w:hAnsi="Courier New" w:cs="Courier New" w:hint="default"/>
      </w:rPr>
    </w:lvl>
    <w:lvl w:ilvl="5" w:tplc="04090005" w:tentative="1">
      <w:start w:val="1"/>
      <w:numFmt w:val="bullet"/>
      <w:lvlText w:val=""/>
      <w:lvlJc w:val="left"/>
      <w:pPr>
        <w:ind w:left="4203" w:hanging="360"/>
      </w:pPr>
      <w:rPr>
        <w:rFonts w:ascii="Wingdings" w:hAnsi="Wingdings" w:hint="default"/>
      </w:rPr>
    </w:lvl>
    <w:lvl w:ilvl="6" w:tplc="04090001" w:tentative="1">
      <w:start w:val="1"/>
      <w:numFmt w:val="bullet"/>
      <w:lvlText w:val=""/>
      <w:lvlJc w:val="left"/>
      <w:pPr>
        <w:ind w:left="4923" w:hanging="360"/>
      </w:pPr>
      <w:rPr>
        <w:rFonts w:ascii="Symbol" w:hAnsi="Symbol" w:hint="default"/>
      </w:rPr>
    </w:lvl>
    <w:lvl w:ilvl="7" w:tplc="04090003" w:tentative="1">
      <w:start w:val="1"/>
      <w:numFmt w:val="bullet"/>
      <w:lvlText w:val="o"/>
      <w:lvlJc w:val="left"/>
      <w:pPr>
        <w:ind w:left="5643" w:hanging="360"/>
      </w:pPr>
      <w:rPr>
        <w:rFonts w:ascii="Courier New" w:hAnsi="Courier New" w:cs="Courier New" w:hint="default"/>
      </w:rPr>
    </w:lvl>
    <w:lvl w:ilvl="8" w:tplc="04090005" w:tentative="1">
      <w:start w:val="1"/>
      <w:numFmt w:val="bullet"/>
      <w:lvlText w:val=""/>
      <w:lvlJc w:val="left"/>
      <w:pPr>
        <w:ind w:left="6363" w:hanging="360"/>
      </w:pPr>
      <w:rPr>
        <w:rFonts w:ascii="Wingdings" w:hAnsi="Wingdings" w:hint="default"/>
      </w:rPr>
    </w:lvl>
  </w:abstractNum>
  <w:abstractNum w:abstractNumId="16" w15:restartNumberingAfterBreak="0">
    <w:nsid w:val="21C12042"/>
    <w:multiLevelType w:val="hybridMultilevel"/>
    <w:tmpl w:val="6860C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F7009F"/>
    <w:multiLevelType w:val="hybridMultilevel"/>
    <w:tmpl w:val="EEF82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6467A05"/>
    <w:multiLevelType w:val="hybridMultilevel"/>
    <w:tmpl w:val="A59A8F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8AF7D8A"/>
    <w:multiLevelType w:val="hybridMultilevel"/>
    <w:tmpl w:val="6FD4B196"/>
    <w:lvl w:ilvl="0" w:tplc="2718197E">
      <w:start w:val="1"/>
      <w:numFmt w:val="lowerRoman"/>
      <w:lvlText w:val="(%1)"/>
      <w:lvlJc w:val="left"/>
      <w:pPr>
        <w:ind w:left="540" w:hanging="720"/>
      </w:pPr>
      <w:rPr>
        <w:rFonts w:hint="default"/>
      </w:r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0" w15:restartNumberingAfterBreak="0">
    <w:nsid w:val="341F598E"/>
    <w:multiLevelType w:val="hybridMultilevel"/>
    <w:tmpl w:val="7B3AF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8B77BA"/>
    <w:multiLevelType w:val="hybridMultilevel"/>
    <w:tmpl w:val="FAC2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525902"/>
    <w:multiLevelType w:val="hybridMultilevel"/>
    <w:tmpl w:val="D06C55D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15:restartNumberingAfterBreak="0">
    <w:nsid w:val="35A52637"/>
    <w:multiLevelType w:val="hybridMultilevel"/>
    <w:tmpl w:val="7CFA05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3C7DEE"/>
    <w:multiLevelType w:val="hybridMultilevel"/>
    <w:tmpl w:val="E130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821852"/>
    <w:multiLevelType w:val="hybridMultilevel"/>
    <w:tmpl w:val="8062C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F13735"/>
    <w:multiLevelType w:val="hybridMultilevel"/>
    <w:tmpl w:val="377AC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4D3DB0"/>
    <w:multiLevelType w:val="hybridMultilevel"/>
    <w:tmpl w:val="B4C0C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6742C7"/>
    <w:multiLevelType w:val="hybridMultilevel"/>
    <w:tmpl w:val="2C122D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17D0B67"/>
    <w:multiLevelType w:val="hybridMultilevel"/>
    <w:tmpl w:val="57DAD76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45A752D1"/>
    <w:multiLevelType w:val="hybridMultilevel"/>
    <w:tmpl w:val="DB5860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7C47089"/>
    <w:multiLevelType w:val="hybridMultilevel"/>
    <w:tmpl w:val="FC88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FC008F"/>
    <w:multiLevelType w:val="hybridMultilevel"/>
    <w:tmpl w:val="4FAE14F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15:restartNumberingAfterBreak="0">
    <w:nsid w:val="4BFB2931"/>
    <w:multiLevelType w:val="hybridMultilevel"/>
    <w:tmpl w:val="D2F80F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9B3C81"/>
    <w:multiLevelType w:val="multilevel"/>
    <w:tmpl w:val="CCE03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AE4E7C"/>
    <w:multiLevelType w:val="hybridMultilevel"/>
    <w:tmpl w:val="AFC4A3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237DC2"/>
    <w:multiLevelType w:val="hybridMultilevel"/>
    <w:tmpl w:val="8DF8D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1008D0"/>
    <w:multiLevelType w:val="hybridMultilevel"/>
    <w:tmpl w:val="A482B8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4AB36B7"/>
    <w:multiLevelType w:val="hybridMultilevel"/>
    <w:tmpl w:val="77CC4E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53027E6"/>
    <w:multiLevelType w:val="hybridMultilevel"/>
    <w:tmpl w:val="C3DE9C5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0" w15:restartNumberingAfterBreak="0">
    <w:nsid w:val="66F63879"/>
    <w:multiLevelType w:val="hybridMultilevel"/>
    <w:tmpl w:val="B3EE4A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CF54EDA"/>
    <w:multiLevelType w:val="hybridMultilevel"/>
    <w:tmpl w:val="6BF04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F4DD8"/>
    <w:multiLevelType w:val="hybridMultilevel"/>
    <w:tmpl w:val="1850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A76AB"/>
    <w:multiLevelType w:val="hybridMultilevel"/>
    <w:tmpl w:val="11C288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89713B5"/>
    <w:multiLevelType w:val="hybridMultilevel"/>
    <w:tmpl w:val="B34AB1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F971A0C"/>
    <w:multiLevelType w:val="hybridMultilevel"/>
    <w:tmpl w:val="E392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44"/>
  </w:num>
  <w:num w:numId="4">
    <w:abstractNumId w:val="28"/>
  </w:num>
  <w:num w:numId="5">
    <w:abstractNumId w:val="2"/>
  </w:num>
  <w:num w:numId="6">
    <w:abstractNumId w:val="6"/>
  </w:num>
  <w:num w:numId="7">
    <w:abstractNumId w:val="21"/>
  </w:num>
  <w:num w:numId="8">
    <w:abstractNumId w:val="9"/>
  </w:num>
  <w:num w:numId="9">
    <w:abstractNumId w:val="10"/>
  </w:num>
  <w:num w:numId="10">
    <w:abstractNumId w:val="36"/>
  </w:num>
  <w:num w:numId="11">
    <w:abstractNumId w:val="45"/>
  </w:num>
  <w:num w:numId="12">
    <w:abstractNumId w:val="41"/>
  </w:num>
  <w:num w:numId="13">
    <w:abstractNumId w:val="40"/>
  </w:num>
  <w:num w:numId="14">
    <w:abstractNumId w:val="24"/>
  </w:num>
  <w:num w:numId="15">
    <w:abstractNumId w:val="26"/>
  </w:num>
  <w:num w:numId="16">
    <w:abstractNumId w:val="42"/>
  </w:num>
  <w:num w:numId="17">
    <w:abstractNumId w:val="4"/>
  </w:num>
  <w:num w:numId="18">
    <w:abstractNumId w:val="34"/>
  </w:num>
  <w:num w:numId="19">
    <w:abstractNumId w:val="20"/>
  </w:num>
  <w:num w:numId="20">
    <w:abstractNumId w:val="14"/>
  </w:num>
  <w:num w:numId="21">
    <w:abstractNumId w:val="31"/>
  </w:num>
  <w:num w:numId="22">
    <w:abstractNumId w:val="7"/>
  </w:num>
  <w:num w:numId="23">
    <w:abstractNumId w:val="23"/>
  </w:num>
  <w:num w:numId="24">
    <w:abstractNumId w:val="17"/>
  </w:num>
  <w:num w:numId="25">
    <w:abstractNumId w:val="0"/>
  </w:num>
  <w:num w:numId="26">
    <w:abstractNumId w:val="39"/>
  </w:num>
  <w:num w:numId="27">
    <w:abstractNumId w:val="33"/>
  </w:num>
  <w:num w:numId="28">
    <w:abstractNumId w:val="32"/>
  </w:num>
  <w:num w:numId="29">
    <w:abstractNumId w:val="30"/>
  </w:num>
  <w:num w:numId="30">
    <w:abstractNumId w:val="27"/>
  </w:num>
  <w:num w:numId="31">
    <w:abstractNumId w:val="22"/>
  </w:num>
  <w:num w:numId="32">
    <w:abstractNumId w:val="11"/>
  </w:num>
  <w:num w:numId="33">
    <w:abstractNumId w:val="5"/>
  </w:num>
  <w:num w:numId="34">
    <w:abstractNumId w:val="29"/>
  </w:num>
  <w:num w:numId="35">
    <w:abstractNumId w:val="15"/>
  </w:num>
  <w:num w:numId="36">
    <w:abstractNumId w:val="16"/>
  </w:num>
  <w:num w:numId="37">
    <w:abstractNumId w:val="19"/>
  </w:num>
  <w:num w:numId="38">
    <w:abstractNumId w:val="13"/>
  </w:num>
  <w:num w:numId="39">
    <w:abstractNumId w:val="25"/>
  </w:num>
  <w:num w:numId="40">
    <w:abstractNumId w:val="1"/>
  </w:num>
  <w:num w:numId="41">
    <w:abstractNumId w:val="43"/>
  </w:num>
  <w:num w:numId="42">
    <w:abstractNumId w:val="3"/>
  </w:num>
  <w:num w:numId="43">
    <w:abstractNumId w:val="12"/>
  </w:num>
  <w:num w:numId="44">
    <w:abstractNumId w:val="37"/>
  </w:num>
  <w:num w:numId="45">
    <w:abstractNumId w:val="38"/>
  </w:num>
  <w:num w:numId="4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a Biondi">
    <w15:presenceInfo w15:providerId="None" w15:userId="Sima Bion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84E"/>
    <w:rsid w:val="000002F6"/>
    <w:rsid w:val="000007F2"/>
    <w:rsid w:val="000009EC"/>
    <w:rsid w:val="000024B3"/>
    <w:rsid w:val="00002761"/>
    <w:rsid w:val="00002861"/>
    <w:rsid w:val="000038F6"/>
    <w:rsid w:val="00003C94"/>
    <w:rsid w:val="00004788"/>
    <w:rsid w:val="00004AC9"/>
    <w:rsid w:val="00005367"/>
    <w:rsid w:val="000056A2"/>
    <w:rsid w:val="000108BE"/>
    <w:rsid w:val="00010B7E"/>
    <w:rsid w:val="00011248"/>
    <w:rsid w:val="00011383"/>
    <w:rsid w:val="00011E22"/>
    <w:rsid w:val="000126FC"/>
    <w:rsid w:val="00012A34"/>
    <w:rsid w:val="00013466"/>
    <w:rsid w:val="000137FB"/>
    <w:rsid w:val="00013F7E"/>
    <w:rsid w:val="000143BD"/>
    <w:rsid w:val="00014BA6"/>
    <w:rsid w:val="000160AB"/>
    <w:rsid w:val="0001631F"/>
    <w:rsid w:val="00016B4F"/>
    <w:rsid w:val="00017EFF"/>
    <w:rsid w:val="00017FEE"/>
    <w:rsid w:val="00020B68"/>
    <w:rsid w:val="00021918"/>
    <w:rsid w:val="00021AB9"/>
    <w:rsid w:val="0002394D"/>
    <w:rsid w:val="00023D32"/>
    <w:rsid w:val="000250CA"/>
    <w:rsid w:val="000258B3"/>
    <w:rsid w:val="000259BC"/>
    <w:rsid w:val="00025BA7"/>
    <w:rsid w:val="00026150"/>
    <w:rsid w:val="000270BA"/>
    <w:rsid w:val="00027110"/>
    <w:rsid w:val="000271F3"/>
    <w:rsid w:val="000276AB"/>
    <w:rsid w:val="00027BD7"/>
    <w:rsid w:val="000303A9"/>
    <w:rsid w:val="000304F2"/>
    <w:rsid w:val="000325F4"/>
    <w:rsid w:val="0003278B"/>
    <w:rsid w:val="0003309C"/>
    <w:rsid w:val="000336F0"/>
    <w:rsid w:val="00033713"/>
    <w:rsid w:val="00033BEC"/>
    <w:rsid w:val="00033C31"/>
    <w:rsid w:val="00034E28"/>
    <w:rsid w:val="000357EB"/>
    <w:rsid w:val="00036423"/>
    <w:rsid w:val="00037159"/>
    <w:rsid w:val="000377A6"/>
    <w:rsid w:val="000379CA"/>
    <w:rsid w:val="00037CD7"/>
    <w:rsid w:val="00040C1D"/>
    <w:rsid w:val="00043135"/>
    <w:rsid w:val="000432EA"/>
    <w:rsid w:val="00043857"/>
    <w:rsid w:val="000440AB"/>
    <w:rsid w:val="000457EB"/>
    <w:rsid w:val="00047060"/>
    <w:rsid w:val="000470FE"/>
    <w:rsid w:val="00050507"/>
    <w:rsid w:val="00050694"/>
    <w:rsid w:val="000512A4"/>
    <w:rsid w:val="00052BA7"/>
    <w:rsid w:val="0005321B"/>
    <w:rsid w:val="000535CB"/>
    <w:rsid w:val="00053A37"/>
    <w:rsid w:val="000543B3"/>
    <w:rsid w:val="00054A5D"/>
    <w:rsid w:val="0005577E"/>
    <w:rsid w:val="000557A2"/>
    <w:rsid w:val="00055DE5"/>
    <w:rsid w:val="000563A7"/>
    <w:rsid w:val="00056427"/>
    <w:rsid w:val="0005699D"/>
    <w:rsid w:val="00057960"/>
    <w:rsid w:val="00057E00"/>
    <w:rsid w:val="0006009B"/>
    <w:rsid w:val="0006089D"/>
    <w:rsid w:val="00061021"/>
    <w:rsid w:val="0006180A"/>
    <w:rsid w:val="00062D3E"/>
    <w:rsid w:val="000632F0"/>
    <w:rsid w:val="00063AAE"/>
    <w:rsid w:val="00063B1F"/>
    <w:rsid w:val="00066B0C"/>
    <w:rsid w:val="00066C2F"/>
    <w:rsid w:val="00066F63"/>
    <w:rsid w:val="000676EE"/>
    <w:rsid w:val="00071338"/>
    <w:rsid w:val="000724F6"/>
    <w:rsid w:val="00072A6C"/>
    <w:rsid w:val="000735C4"/>
    <w:rsid w:val="00074028"/>
    <w:rsid w:val="000748EC"/>
    <w:rsid w:val="00074ED0"/>
    <w:rsid w:val="00075723"/>
    <w:rsid w:val="000758EA"/>
    <w:rsid w:val="00075A26"/>
    <w:rsid w:val="000809AA"/>
    <w:rsid w:val="000809D9"/>
    <w:rsid w:val="00080D3C"/>
    <w:rsid w:val="000819B5"/>
    <w:rsid w:val="000827D1"/>
    <w:rsid w:val="00082A94"/>
    <w:rsid w:val="00082DBE"/>
    <w:rsid w:val="0008321A"/>
    <w:rsid w:val="00084511"/>
    <w:rsid w:val="00084525"/>
    <w:rsid w:val="00084C9E"/>
    <w:rsid w:val="00085E2A"/>
    <w:rsid w:val="0008790A"/>
    <w:rsid w:val="00090FEC"/>
    <w:rsid w:val="00091907"/>
    <w:rsid w:val="00091DD7"/>
    <w:rsid w:val="00092A1F"/>
    <w:rsid w:val="00092E3B"/>
    <w:rsid w:val="000933C7"/>
    <w:rsid w:val="00094BD6"/>
    <w:rsid w:val="0009559E"/>
    <w:rsid w:val="00095780"/>
    <w:rsid w:val="00096501"/>
    <w:rsid w:val="000965B5"/>
    <w:rsid w:val="00096F58"/>
    <w:rsid w:val="00097EF8"/>
    <w:rsid w:val="000A0411"/>
    <w:rsid w:val="000A0CF3"/>
    <w:rsid w:val="000A20B8"/>
    <w:rsid w:val="000A20CE"/>
    <w:rsid w:val="000A25AA"/>
    <w:rsid w:val="000A3ADD"/>
    <w:rsid w:val="000A3B21"/>
    <w:rsid w:val="000A56E4"/>
    <w:rsid w:val="000A62EF"/>
    <w:rsid w:val="000A6FE1"/>
    <w:rsid w:val="000A78EE"/>
    <w:rsid w:val="000A7C65"/>
    <w:rsid w:val="000B0636"/>
    <w:rsid w:val="000B11E6"/>
    <w:rsid w:val="000B137A"/>
    <w:rsid w:val="000B1654"/>
    <w:rsid w:val="000B1D09"/>
    <w:rsid w:val="000B3071"/>
    <w:rsid w:val="000B3AB5"/>
    <w:rsid w:val="000B3C47"/>
    <w:rsid w:val="000B3D29"/>
    <w:rsid w:val="000B3E9A"/>
    <w:rsid w:val="000B419E"/>
    <w:rsid w:val="000B4577"/>
    <w:rsid w:val="000B45A2"/>
    <w:rsid w:val="000B47AC"/>
    <w:rsid w:val="000B4CA2"/>
    <w:rsid w:val="000B4EF6"/>
    <w:rsid w:val="000B5F47"/>
    <w:rsid w:val="000B7111"/>
    <w:rsid w:val="000C0A1C"/>
    <w:rsid w:val="000C0F72"/>
    <w:rsid w:val="000C1AFA"/>
    <w:rsid w:val="000C1C5A"/>
    <w:rsid w:val="000C2E86"/>
    <w:rsid w:val="000C2EA5"/>
    <w:rsid w:val="000C31BA"/>
    <w:rsid w:val="000C3B9F"/>
    <w:rsid w:val="000C3BDB"/>
    <w:rsid w:val="000C403F"/>
    <w:rsid w:val="000C4DC8"/>
    <w:rsid w:val="000C573A"/>
    <w:rsid w:val="000C61F7"/>
    <w:rsid w:val="000C6831"/>
    <w:rsid w:val="000C6C14"/>
    <w:rsid w:val="000C712A"/>
    <w:rsid w:val="000C797A"/>
    <w:rsid w:val="000D06C3"/>
    <w:rsid w:val="000D1669"/>
    <w:rsid w:val="000D23D1"/>
    <w:rsid w:val="000D3765"/>
    <w:rsid w:val="000D37A8"/>
    <w:rsid w:val="000D5504"/>
    <w:rsid w:val="000D5B36"/>
    <w:rsid w:val="000D5CA5"/>
    <w:rsid w:val="000D6096"/>
    <w:rsid w:val="000D6643"/>
    <w:rsid w:val="000D6C48"/>
    <w:rsid w:val="000D79C8"/>
    <w:rsid w:val="000E0CD9"/>
    <w:rsid w:val="000E16B0"/>
    <w:rsid w:val="000E1910"/>
    <w:rsid w:val="000E202C"/>
    <w:rsid w:val="000E2D2E"/>
    <w:rsid w:val="000E4D03"/>
    <w:rsid w:val="000E4D1C"/>
    <w:rsid w:val="000E52A0"/>
    <w:rsid w:val="000E5B25"/>
    <w:rsid w:val="000E6CB2"/>
    <w:rsid w:val="000E73DC"/>
    <w:rsid w:val="000E7421"/>
    <w:rsid w:val="000E7A6B"/>
    <w:rsid w:val="000E7B8A"/>
    <w:rsid w:val="000F2507"/>
    <w:rsid w:val="000F26C8"/>
    <w:rsid w:val="000F2E5C"/>
    <w:rsid w:val="000F2F97"/>
    <w:rsid w:val="000F3D81"/>
    <w:rsid w:val="000F4AF0"/>
    <w:rsid w:val="000F5468"/>
    <w:rsid w:val="000F5E4B"/>
    <w:rsid w:val="000F625C"/>
    <w:rsid w:val="000F6912"/>
    <w:rsid w:val="000F731C"/>
    <w:rsid w:val="000F73D3"/>
    <w:rsid w:val="000F79B9"/>
    <w:rsid w:val="00100C65"/>
    <w:rsid w:val="0010113C"/>
    <w:rsid w:val="001019F4"/>
    <w:rsid w:val="00101CFC"/>
    <w:rsid w:val="00101FE4"/>
    <w:rsid w:val="001025B5"/>
    <w:rsid w:val="0010261A"/>
    <w:rsid w:val="00104063"/>
    <w:rsid w:val="001040B3"/>
    <w:rsid w:val="00104BA9"/>
    <w:rsid w:val="00104FCE"/>
    <w:rsid w:val="00105C22"/>
    <w:rsid w:val="00105EEA"/>
    <w:rsid w:val="00106124"/>
    <w:rsid w:val="0010639F"/>
    <w:rsid w:val="001067A0"/>
    <w:rsid w:val="0010722F"/>
    <w:rsid w:val="0010742D"/>
    <w:rsid w:val="00107720"/>
    <w:rsid w:val="001103FF"/>
    <w:rsid w:val="00110879"/>
    <w:rsid w:val="00110F03"/>
    <w:rsid w:val="00111526"/>
    <w:rsid w:val="001118C4"/>
    <w:rsid w:val="00112D0B"/>
    <w:rsid w:val="00112F67"/>
    <w:rsid w:val="00113575"/>
    <w:rsid w:val="001137D1"/>
    <w:rsid w:val="001137FE"/>
    <w:rsid w:val="00113EE5"/>
    <w:rsid w:val="00114022"/>
    <w:rsid w:val="00115ACE"/>
    <w:rsid w:val="001164B5"/>
    <w:rsid w:val="00116873"/>
    <w:rsid w:val="00116DD7"/>
    <w:rsid w:val="00116E19"/>
    <w:rsid w:val="001172FE"/>
    <w:rsid w:val="00117519"/>
    <w:rsid w:val="00117A1F"/>
    <w:rsid w:val="00120DD8"/>
    <w:rsid w:val="001211DB"/>
    <w:rsid w:val="00121903"/>
    <w:rsid w:val="001220C2"/>
    <w:rsid w:val="001224CB"/>
    <w:rsid w:val="00122F5B"/>
    <w:rsid w:val="00123214"/>
    <w:rsid w:val="0012424C"/>
    <w:rsid w:val="00125575"/>
    <w:rsid w:val="00125D0F"/>
    <w:rsid w:val="00125EE9"/>
    <w:rsid w:val="00130A92"/>
    <w:rsid w:val="00132223"/>
    <w:rsid w:val="001323BC"/>
    <w:rsid w:val="00133201"/>
    <w:rsid w:val="0013382B"/>
    <w:rsid w:val="00133F8E"/>
    <w:rsid w:val="001342B7"/>
    <w:rsid w:val="00134A80"/>
    <w:rsid w:val="001354C4"/>
    <w:rsid w:val="001356E7"/>
    <w:rsid w:val="00135B1F"/>
    <w:rsid w:val="00136954"/>
    <w:rsid w:val="00136E0E"/>
    <w:rsid w:val="00137EE1"/>
    <w:rsid w:val="00140988"/>
    <w:rsid w:val="00140B55"/>
    <w:rsid w:val="00140BFB"/>
    <w:rsid w:val="0014144F"/>
    <w:rsid w:val="00142414"/>
    <w:rsid w:val="00143B5C"/>
    <w:rsid w:val="00145A88"/>
    <w:rsid w:val="0014624C"/>
    <w:rsid w:val="00147013"/>
    <w:rsid w:val="001470A0"/>
    <w:rsid w:val="00147E40"/>
    <w:rsid w:val="00147E9F"/>
    <w:rsid w:val="001507A1"/>
    <w:rsid w:val="00150CBD"/>
    <w:rsid w:val="00150E15"/>
    <w:rsid w:val="00151741"/>
    <w:rsid w:val="001517D5"/>
    <w:rsid w:val="00152476"/>
    <w:rsid w:val="001527C9"/>
    <w:rsid w:val="001531E0"/>
    <w:rsid w:val="001545FF"/>
    <w:rsid w:val="00155313"/>
    <w:rsid w:val="001554E4"/>
    <w:rsid w:val="001555D3"/>
    <w:rsid w:val="00155A56"/>
    <w:rsid w:val="00155CCA"/>
    <w:rsid w:val="00156DDE"/>
    <w:rsid w:val="00157172"/>
    <w:rsid w:val="00157281"/>
    <w:rsid w:val="00157EEA"/>
    <w:rsid w:val="0016003F"/>
    <w:rsid w:val="001606BE"/>
    <w:rsid w:val="001608EB"/>
    <w:rsid w:val="00160BC5"/>
    <w:rsid w:val="00160EA3"/>
    <w:rsid w:val="001613D0"/>
    <w:rsid w:val="00162256"/>
    <w:rsid w:val="00162A92"/>
    <w:rsid w:val="00162E7B"/>
    <w:rsid w:val="0016320F"/>
    <w:rsid w:val="00163419"/>
    <w:rsid w:val="00163C39"/>
    <w:rsid w:val="00163EAF"/>
    <w:rsid w:val="00164268"/>
    <w:rsid w:val="00164424"/>
    <w:rsid w:val="0016465F"/>
    <w:rsid w:val="00164C25"/>
    <w:rsid w:val="00165BAC"/>
    <w:rsid w:val="00165BCE"/>
    <w:rsid w:val="0016602B"/>
    <w:rsid w:val="001663FD"/>
    <w:rsid w:val="00166D11"/>
    <w:rsid w:val="001677CD"/>
    <w:rsid w:val="00167C15"/>
    <w:rsid w:val="001708BC"/>
    <w:rsid w:val="001712B2"/>
    <w:rsid w:val="001717FE"/>
    <w:rsid w:val="0017194E"/>
    <w:rsid w:val="0017210D"/>
    <w:rsid w:val="0017241C"/>
    <w:rsid w:val="00172A75"/>
    <w:rsid w:val="00172EDD"/>
    <w:rsid w:val="00175404"/>
    <w:rsid w:val="00175589"/>
    <w:rsid w:val="001757DE"/>
    <w:rsid w:val="0017672E"/>
    <w:rsid w:val="001769D5"/>
    <w:rsid w:val="00177289"/>
    <w:rsid w:val="00177DAD"/>
    <w:rsid w:val="00180438"/>
    <w:rsid w:val="00182C75"/>
    <w:rsid w:val="0018309A"/>
    <w:rsid w:val="00183427"/>
    <w:rsid w:val="001838CD"/>
    <w:rsid w:val="00183909"/>
    <w:rsid w:val="00183CDA"/>
    <w:rsid w:val="00184292"/>
    <w:rsid w:val="001847ED"/>
    <w:rsid w:val="00184A3D"/>
    <w:rsid w:val="00184B4C"/>
    <w:rsid w:val="00184CFF"/>
    <w:rsid w:val="00185BB7"/>
    <w:rsid w:val="001864B0"/>
    <w:rsid w:val="00186A60"/>
    <w:rsid w:val="00186AA7"/>
    <w:rsid w:val="0018729B"/>
    <w:rsid w:val="001875E6"/>
    <w:rsid w:val="00190136"/>
    <w:rsid w:val="001903CC"/>
    <w:rsid w:val="00190A9C"/>
    <w:rsid w:val="00190C26"/>
    <w:rsid w:val="00190D06"/>
    <w:rsid w:val="00190E23"/>
    <w:rsid w:val="00190E63"/>
    <w:rsid w:val="00191E27"/>
    <w:rsid w:val="00192570"/>
    <w:rsid w:val="001927CE"/>
    <w:rsid w:val="001939E2"/>
    <w:rsid w:val="001948B9"/>
    <w:rsid w:val="0019549B"/>
    <w:rsid w:val="001955A0"/>
    <w:rsid w:val="001960B8"/>
    <w:rsid w:val="00196A65"/>
    <w:rsid w:val="00196AF0"/>
    <w:rsid w:val="0019776D"/>
    <w:rsid w:val="00197801"/>
    <w:rsid w:val="001A1412"/>
    <w:rsid w:val="001A18CD"/>
    <w:rsid w:val="001A1AEB"/>
    <w:rsid w:val="001A25D7"/>
    <w:rsid w:val="001A36E9"/>
    <w:rsid w:val="001A392F"/>
    <w:rsid w:val="001A5EFD"/>
    <w:rsid w:val="001A6610"/>
    <w:rsid w:val="001A6870"/>
    <w:rsid w:val="001A69FA"/>
    <w:rsid w:val="001A6C94"/>
    <w:rsid w:val="001A6F1F"/>
    <w:rsid w:val="001A6FEE"/>
    <w:rsid w:val="001A70BE"/>
    <w:rsid w:val="001A7616"/>
    <w:rsid w:val="001B0B33"/>
    <w:rsid w:val="001B0F26"/>
    <w:rsid w:val="001B16B9"/>
    <w:rsid w:val="001B1B2F"/>
    <w:rsid w:val="001B1D97"/>
    <w:rsid w:val="001B23E9"/>
    <w:rsid w:val="001B267B"/>
    <w:rsid w:val="001B3E32"/>
    <w:rsid w:val="001B4536"/>
    <w:rsid w:val="001B5BB7"/>
    <w:rsid w:val="001B6750"/>
    <w:rsid w:val="001B6BE0"/>
    <w:rsid w:val="001B7786"/>
    <w:rsid w:val="001C175E"/>
    <w:rsid w:val="001C53F6"/>
    <w:rsid w:val="001C557A"/>
    <w:rsid w:val="001C5882"/>
    <w:rsid w:val="001C67EC"/>
    <w:rsid w:val="001C6805"/>
    <w:rsid w:val="001C6E05"/>
    <w:rsid w:val="001C6F86"/>
    <w:rsid w:val="001C73B9"/>
    <w:rsid w:val="001D09DA"/>
    <w:rsid w:val="001D1C11"/>
    <w:rsid w:val="001D1EC0"/>
    <w:rsid w:val="001D227E"/>
    <w:rsid w:val="001D383A"/>
    <w:rsid w:val="001D38DD"/>
    <w:rsid w:val="001D4529"/>
    <w:rsid w:val="001D50A3"/>
    <w:rsid w:val="001D50F6"/>
    <w:rsid w:val="001D55BF"/>
    <w:rsid w:val="001D6475"/>
    <w:rsid w:val="001D7236"/>
    <w:rsid w:val="001D7DE2"/>
    <w:rsid w:val="001E0AB7"/>
    <w:rsid w:val="001E13D6"/>
    <w:rsid w:val="001E177C"/>
    <w:rsid w:val="001E179B"/>
    <w:rsid w:val="001E2D46"/>
    <w:rsid w:val="001E401B"/>
    <w:rsid w:val="001E4449"/>
    <w:rsid w:val="001E4FDE"/>
    <w:rsid w:val="001E5D60"/>
    <w:rsid w:val="001E62C7"/>
    <w:rsid w:val="001E6BA9"/>
    <w:rsid w:val="001E7921"/>
    <w:rsid w:val="001E7A0E"/>
    <w:rsid w:val="001E7AD6"/>
    <w:rsid w:val="001F0457"/>
    <w:rsid w:val="001F1547"/>
    <w:rsid w:val="001F2F43"/>
    <w:rsid w:val="001F37ED"/>
    <w:rsid w:val="001F39AF"/>
    <w:rsid w:val="001F3A41"/>
    <w:rsid w:val="001F466D"/>
    <w:rsid w:val="001F571E"/>
    <w:rsid w:val="001F5D71"/>
    <w:rsid w:val="001F5FAF"/>
    <w:rsid w:val="001F636E"/>
    <w:rsid w:val="001F739C"/>
    <w:rsid w:val="00200229"/>
    <w:rsid w:val="002005D4"/>
    <w:rsid w:val="002009C2"/>
    <w:rsid w:val="00200E88"/>
    <w:rsid w:val="00201794"/>
    <w:rsid w:val="00202579"/>
    <w:rsid w:val="002027F3"/>
    <w:rsid w:val="00202AFC"/>
    <w:rsid w:val="00202C78"/>
    <w:rsid w:val="00203860"/>
    <w:rsid w:val="00204721"/>
    <w:rsid w:val="0020497D"/>
    <w:rsid w:val="00204D0F"/>
    <w:rsid w:val="00204E2B"/>
    <w:rsid w:val="00205812"/>
    <w:rsid w:val="00205B79"/>
    <w:rsid w:val="002062DB"/>
    <w:rsid w:val="00206396"/>
    <w:rsid w:val="0020648F"/>
    <w:rsid w:val="00207155"/>
    <w:rsid w:val="0020737D"/>
    <w:rsid w:val="00207635"/>
    <w:rsid w:val="00207A46"/>
    <w:rsid w:val="00211F71"/>
    <w:rsid w:val="002145D0"/>
    <w:rsid w:val="0021554B"/>
    <w:rsid w:val="002157A0"/>
    <w:rsid w:val="00215BB0"/>
    <w:rsid w:val="002165A9"/>
    <w:rsid w:val="0021675A"/>
    <w:rsid w:val="00216BAB"/>
    <w:rsid w:val="0021790F"/>
    <w:rsid w:val="00217A25"/>
    <w:rsid w:val="00217D19"/>
    <w:rsid w:val="00220F36"/>
    <w:rsid w:val="00221DE5"/>
    <w:rsid w:val="00222057"/>
    <w:rsid w:val="00222E83"/>
    <w:rsid w:val="00224479"/>
    <w:rsid w:val="00224889"/>
    <w:rsid w:val="00224C25"/>
    <w:rsid w:val="00224D95"/>
    <w:rsid w:val="002265B7"/>
    <w:rsid w:val="00226BAE"/>
    <w:rsid w:val="002270C5"/>
    <w:rsid w:val="0023193F"/>
    <w:rsid w:val="00231BAD"/>
    <w:rsid w:val="00231BDA"/>
    <w:rsid w:val="002322BC"/>
    <w:rsid w:val="00232806"/>
    <w:rsid w:val="0023314C"/>
    <w:rsid w:val="00233A28"/>
    <w:rsid w:val="0023417E"/>
    <w:rsid w:val="00234A50"/>
    <w:rsid w:val="002350C8"/>
    <w:rsid w:val="00235334"/>
    <w:rsid w:val="0023592E"/>
    <w:rsid w:val="00235A36"/>
    <w:rsid w:val="00236968"/>
    <w:rsid w:val="002373C0"/>
    <w:rsid w:val="00240CFA"/>
    <w:rsid w:val="00240E12"/>
    <w:rsid w:val="002423CC"/>
    <w:rsid w:val="002435D9"/>
    <w:rsid w:val="002436C2"/>
    <w:rsid w:val="0024435F"/>
    <w:rsid w:val="002444BB"/>
    <w:rsid w:val="002452D5"/>
    <w:rsid w:val="00245812"/>
    <w:rsid w:val="00245AB4"/>
    <w:rsid w:val="002461F8"/>
    <w:rsid w:val="00246245"/>
    <w:rsid w:val="00246582"/>
    <w:rsid w:val="0024775F"/>
    <w:rsid w:val="00247901"/>
    <w:rsid w:val="00247CF7"/>
    <w:rsid w:val="002520C1"/>
    <w:rsid w:val="00252154"/>
    <w:rsid w:val="002525E8"/>
    <w:rsid w:val="00252997"/>
    <w:rsid w:val="0025319C"/>
    <w:rsid w:val="002531A5"/>
    <w:rsid w:val="00253478"/>
    <w:rsid w:val="00253713"/>
    <w:rsid w:val="00253C70"/>
    <w:rsid w:val="00253ED3"/>
    <w:rsid w:val="00253FC0"/>
    <w:rsid w:val="00254BF2"/>
    <w:rsid w:val="00255412"/>
    <w:rsid w:val="00255CDE"/>
    <w:rsid w:val="002565FF"/>
    <w:rsid w:val="00256641"/>
    <w:rsid w:val="00256A2B"/>
    <w:rsid w:val="002573A9"/>
    <w:rsid w:val="00257DDB"/>
    <w:rsid w:val="00260D62"/>
    <w:rsid w:val="00260ECA"/>
    <w:rsid w:val="002615EB"/>
    <w:rsid w:val="00261D5A"/>
    <w:rsid w:val="00262054"/>
    <w:rsid w:val="00262BCB"/>
    <w:rsid w:val="00263C62"/>
    <w:rsid w:val="0026404C"/>
    <w:rsid w:val="002649EE"/>
    <w:rsid w:val="002659D0"/>
    <w:rsid w:val="002661A9"/>
    <w:rsid w:val="002729A8"/>
    <w:rsid w:val="0027335D"/>
    <w:rsid w:val="00273910"/>
    <w:rsid w:val="00274008"/>
    <w:rsid w:val="0027450B"/>
    <w:rsid w:val="00274B32"/>
    <w:rsid w:val="002754A1"/>
    <w:rsid w:val="0027586B"/>
    <w:rsid w:val="002758B0"/>
    <w:rsid w:val="00276B7F"/>
    <w:rsid w:val="00276CAD"/>
    <w:rsid w:val="00276F95"/>
    <w:rsid w:val="00277642"/>
    <w:rsid w:val="00280A00"/>
    <w:rsid w:val="00280D6E"/>
    <w:rsid w:val="00281F15"/>
    <w:rsid w:val="00282445"/>
    <w:rsid w:val="002828FD"/>
    <w:rsid w:val="00282F8B"/>
    <w:rsid w:val="0028355B"/>
    <w:rsid w:val="00283864"/>
    <w:rsid w:val="00283B9F"/>
    <w:rsid w:val="00283F41"/>
    <w:rsid w:val="002847F6"/>
    <w:rsid w:val="00284F93"/>
    <w:rsid w:val="00285071"/>
    <w:rsid w:val="00285676"/>
    <w:rsid w:val="002859D8"/>
    <w:rsid w:val="002860C6"/>
    <w:rsid w:val="00286950"/>
    <w:rsid w:val="00287231"/>
    <w:rsid w:val="00287483"/>
    <w:rsid w:val="00287742"/>
    <w:rsid w:val="002877A5"/>
    <w:rsid w:val="00287DFE"/>
    <w:rsid w:val="00287FFD"/>
    <w:rsid w:val="0029005E"/>
    <w:rsid w:val="00291031"/>
    <w:rsid w:val="002925B9"/>
    <w:rsid w:val="002925CA"/>
    <w:rsid w:val="00292756"/>
    <w:rsid w:val="00292A66"/>
    <w:rsid w:val="002934FC"/>
    <w:rsid w:val="00293CA1"/>
    <w:rsid w:val="00294113"/>
    <w:rsid w:val="002942F9"/>
    <w:rsid w:val="00294979"/>
    <w:rsid w:val="00295924"/>
    <w:rsid w:val="00295AF1"/>
    <w:rsid w:val="002962A6"/>
    <w:rsid w:val="0029645B"/>
    <w:rsid w:val="00297135"/>
    <w:rsid w:val="002971CC"/>
    <w:rsid w:val="00297420"/>
    <w:rsid w:val="00297D2B"/>
    <w:rsid w:val="002A0311"/>
    <w:rsid w:val="002A0D3C"/>
    <w:rsid w:val="002A1712"/>
    <w:rsid w:val="002A214D"/>
    <w:rsid w:val="002A28F6"/>
    <w:rsid w:val="002A325B"/>
    <w:rsid w:val="002A38EC"/>
    <w:rsid w:val="002A3ADB"/>
    <w:rsid w:val="002A430D"/>
    <w:rsid w:val="002A497C"/>
    <w:rsid w:val="002A4FF2"/>
    <w:rsid w:val="002A5FAB"/>
    <w:rsid w:val="002A616D"/>
    <w:rsid w:val="002A6EE4"/>
    <w:rsid w:val="002A7081"/>
    <w:rsid w:val="002A7330"/>
    <w:rsid w:val="002B0104"/>
    <w:rsid w:val="002B0D64"/>
    <w:rsid w:val="002B10DB"/>
    <w:rsid w:val="002B12EF"/>
    <w:rsid w:val="002B188B"/>
    <w:rsid w:val="002B18AD"/>
    <w:rsid w:val="002B2297"/>
    <w:rsid w:val="002B2332"/>
    <w:rsid w:val="002B2BC2"/>
    <w:rsid w:val="002B32B1"/>
    <w:rsid w:val="002B34D7"/>
    <w:rsid w:val="002B41AA"/>
    <w:rsid w:val="002B5C2D"/>
    <w:rsid w:val="002B70D3"/>
    <w:rsid w:val="002C0A31"/>
    <w:rsid w:val="002C103A"/>
    <w:rsid w:val="002C1771"/>
    <w:rsid w:val="002C18B9"/>
    <w:rsid w:val="002C18C6"/>
    <w:rsid w:val="002C1BBB"/>
    <w:rsid w:val="002C4576"/>
    <w:rsid w:val="002C4AEE"/>
    <w:rsid w:val="002C58FF"/>
    <w:rsid w:val="002C6767"/>
    <w:rsid w:val="002C6B04"/>
    <w:rsid w:val="002C716B"/>
    <w:rsid w:val="002C7513"/>
    <w:rsid w:val="002C757B"/>
    <w:rsid w:val="002C789C"/>
    <w:rsid w:val="002D0746"/>
    <w:rsid w:val="002D17D4"/>
    <w:rsid w:val="002D261C"/>
    <w:rsid w:val="002D2DE2"/>
    <w:rsid w:val="002D43BB"/>
    <w:rsid w:val="002D5BFD"/>
    <w:rsid w:val="002D61EE"/>
    <w:rsid w:val="002D75A2"/>
    <w:rsid w:val="002D7989"/>
    <w:rsid w:val="002D7A8D"/>
    <w:rsid w:val="002D7B73"/>
    <w:rsid w:val="002E07B5"/>
    <w:rsid w:val="002E0F98"/>
    <w:rsid w:val="002E1FD4"/>
    <w:rsid w:val="002E363E"/>
    <w:rsid w:val="002E39BF"/>
    <w:rsid w:val="002E3CDB"/>
    <w:rsid w:val="002E429C"/>
    <w:rsid w:val="002E5525"/>
    <w:rsid w:val="002E57F5"/>
    <w:rsid w:val="002E6535"/>
    <w:rsid w:val="002E666F"/>
    <w:rsid w:val="002E677B"/>
    <w:rsid w:val="002E68AD"/>
    <w:rsid w:val="002E69D4"/>
    <w:rsid w:val="002E6D9F"/>
    <w:rsid w:val="002F0400"/>
    <w:rsid w:val="002F0B3D"/>
    <w:rsid w:val="002F0D09"/>
    <w:rsid w:val="002F13F1"/>
    <w:rsid w:val="002F1C2B"/>
    <w:rsid w:val="002F2283"/>
    <w:rsid w:val="002F322C"/>
    <w:rsid w:val="002F3AC3"/>
    <w:rsid w:val="002F48AF"/>
    <w:rsid w:val="002F5769"/>
    <w:rsid w:val="002F5B0A"/>
    <w:rsid w:val="002F5ECC"/>
    <w:rsid w:val="002F69BE"/>
    <w:rsid w:val="002F6C59"/>
    <w:rsid w:val="002F6D87"/>
    <w:rsid w:val="002F6E4B"/>
    <w:rsid w:val="002F7735"/>
    <w:rsid w:val="002F7830"/>
    <w:rsid w:val="003003A7"/>
    <w:rsid w:val="00300B2E"/>
    <w:rsid w:val="003017CF"/>
    <w:rsid w:val="0030226A"/>
    <w:rsid w:val="003029B7"/>
    <w:rsid w:val="00302E0B"/>
    <w:rsid w:val="00303AC2"/>
    <w:rsid w:val="00303D2D"/>
    <w:rsid w:val="00303E54"/>
    <w:rsid w:val="00303E56"/>
    <w:rsid w:val="00303FB3"/>
    <w:rsid w:val="003045EC"/>
    <w:rsid w:val="00304824"/>
    <w:rsid w:val="003053C4"/>
    <w:rsid w:val="00305A27"/>
    <w:rsid w:val="00306972"/>
    <w:rsid w:val="00306AF3"/>
    <w:rsid w:val="00307187"/>
    <w:rsid w:val="00307C15"/>
    <w:rsid w:val="00307ECC"/>
    <w:rsid w:val="003118F8"/>
    <w:rsid w:val="003119CC"/>
    <w:rsid w:val="00311E83"/>
    <w:rsid w:val="00312601"/>
    <w:rsid w:val="00312746"/>
    <w:rsid w:val="003127B1"/>
    <w:rsid w:val="00313BA9"/>
    <w:rsid w:val="00314430"/>
    <w:rsid w:val="00314497"/>
    <w:rsid w:val="00314812"/>
    <w:rsid w:val="003150D0"/>
    <w:rsid w:val="00316148"/>
    <w:rsid w:val="00316A01"/>
    <w:rsid w:val="0031717F"/>
    <w:rsid w:val="0031735A"/>
    <w:rsid w:val="0031797D"/>
    <w:rsid w:val="003179A7"/>
    <w:rsid w:val="00317BDA"/>
    <w:rsid w:val="0032031F"/>
    <w:rsid w:val="0032090D"/>
    <w:rsid w:val="00320D02"/>
    <w:rsid w:val="003218CB"/>
    <w:rsid w:val="00322348"/>
    <w:rsid w:val="003231B0"/>
    <w:rsid w:val="003232CF"/>
    <w:rsid w:val="00323954"/>
    <w:rsid w:val="00324584"/>
    <w:rsid w:val="0032523D"/>
    <w:rsid w:val="00325709"/>
    <w:rsid w:val="00325E03"/>
    <w:rsid w:val="003265D2"/>
    <w:rsid w:val="00326F9E"/>
    <w:rsid w:val="003277F1"/>
    <w:rsid w:val="003309EA"/>
    <w:rsid w:val="00330A9C"/>
    <w:rsid w:val="00331414"/>
    <w:rsid w:val="00331A8B"/>
    <w:rsid w:val="0033201B"/>
    <w:rsid w:val="0033292A"/>
    <w:rsid w:val="00332FA3"/>
    <w:rsid w:val="00333079"/>
    <w:rsid w:val="003350A7"/>
    <w:rsid w:val="00335176"/>
    <w:rsid w:val="00336796"/>
    <w:rsid w:val="00336804"/>
    <w:rsid w:val="00340A8F"/>
    <w:rsid w:val="0034147E"/>
    <w:rsid w:val="00341780"/>
    <w:rsid w:val="00341A54"/>
    <w:rsid w:val="00342742"/>
    <w:rsid w:val="00343C82"/>
    <w:rsid w:val="00343DF5"/>
    <w:rsid w:val="00344526"/>
    <w:rsid w:val="00344877"/>
    <w:rsid w:val="00344EA7"/>
    <w:rsid w:val="00345131"/>
    <w:rsid w:val="003466EB"/>
    <w:rsid w:val="00346CD8"/>
    <w:rsid w:val="0034763E"/>
    <w:rsid w:val="00347B0E"/>
    <w:rsid w:val="00350B8B"/>
    <w:rsid w:val="00350D5D"/>
    <w:rsid w:val="003517F7"/>
    <w:rsid w:val="00352720"/>
    <w:rsid w:val="00352B98"/>
    <w:rsid w:val="00352C1B"/>
    <w:rsid w:val="003567F9"/>
    <w:rsid w:val="003569EB"/>
    <w:rsid w:val="00356D43"/>
    <w:rsid w:val="003574AB"/>
    <w:rsid w:val="00357AD4"/>
    <w:rsid w:val="00357D9D"/>
    <w:rsid w:val="00360209"/>
    <w:rsid w:val="00360300"/>
    <w:rsid w:val="0036153E"/>
    <w:rsid w:val="00361F0E"/>
    <w:rsid w:val="00362531"/>
    <w:rsid w:val="00362AD4"/>
    <w:rsid w:val="00362C43"/>
    <w:rsid w:val="003630C4"/>
    <w:rsid w:val="00363FA9"/>
    <w:rsid w:val="00364423"/>
    <w:rsid w:val="00364F4A"/>
    <w:rsid w:val="00365D91"/>
    <w:rsid w:val="00366369"/>
    <w:rsid w:val="003670AD"/>
    <w:rsid w:val="0036764A"/>
    <w:rsid w:val="003676B4"/>
    <w:rsid w:val="00367FF0"/>
    <w:rsid w:val="00370097"/>
    <w:rsid w:val="003704B3"/>
    <w:rsid w:val="00370FBB"/>
    <w:rsid w:val="00371033"/>
    <w:rsid w:val="003715A6"/>
    <w:rsid w:val="00371B76"/>
    <w:rsid w:val="00372890"/>
    <w:rsid w:val="00373056"/>
    <w:rsid w:val="003734FA"/>
    <w:rsid w:val="003735FD"/>
    <w:rsid w:val="00374F64"/>
    <w:rsid w:val="00375330"/>
    <w:rsid w:val="003757A4"/>
    <w:rsid w:val="00375C55"/>
    <w:rsid w:val="00376544"/>
    <w:rsid w:val="003765C4"/>
    <w:rsid w:val="00376AE7"/>
    <w:rsid w:val="00376F8C"/>
    <w:rsid w:val="0038090C"/>
    <w:rsid w:val="00382205"/>
    <w:rsid w:val="003828AF"/>
    <w:rsid w:val="003848F3"/>
    <w:rsid w:val="00385375"/>
    <w:rsid w:val="0038586B"/>
    <w:rsid w:val="00385C7F"/>
    <w:rsid w:val="00386690"/>
    <w:rsid w:val="00386AB8"/>
    <w:rsid w:val="00390935"/>
    <w:rsid w:val="00390DA4"/>
    <w:rsid w:val="0039107C"/>
    <w:rsid w:val="003913D1"/>
    <w:rsid w:val="0039187C"/>
    <w:rsid w:val="00392E8E"/>
    <w:rsid w:val="00393442"/>
    <w:rsid w:val="0039444D"/>
    <w:rsid w:val="0039469F"/>
    <w:rsid w:val="003948AE"/>
    <w:rsid w:val="00397940"/>
    <w:rsid w:val="003A0045"/>
    <w:rsid w:val="003A02B0"/>
    <w:rsid w:val="003A0D71"/>
    <w:rsid w:val="003A10D9"/>
    <w:rsid w:val="003A178A"/>
    <w:rsid w:val="003A188A"/>
    <w:rsid w:val="003A1AE1"/>
    <w:rsid w:val="003A1BDC"/>
    <w:rsid w:val="003A2734"/>
    <w:rsid w:val="003A2862"/>
    <w:rsid w:val="003A4A19"/>
    <w:rsid w:val="003A54CC"/>
    <w:rsid w:val="003A606E"/>
    <w:rsid w:val="003A7EC2"/>
    <w:rsid w:val="003A7F4C"/>
    <w:rsid w:val="003B00A1"/>
    <w:rsid w:val="003B0721"/>
    <w:rsid w:val="003B1E9A"/>
    <w:rsid w:val="003B203E"/>
    <w:rsid w:val="003B2998"/>
    <w:rsid w:val="003B2AB1"/>
    <w:rsid w:val="003B3CB5"/>
    <w:rsid w:val="003B440A"/>
    <w:rsid w:val="003B50B6"/>
    <w:rsid w:val="003B59B6"/>
    <w:rsid w:val="003B6338"/>
    <w:rsid w:val="003B6464"/>
    <w:rsid w:val="003B6847"/>
    <w:rsid w:val="003B7D06"/>
    <w:rsid w:val="003B7D5B"/>
    <w:rsid w:val="003C1957"/>
    <w:rsid w:val="003C1C69"/>
    <w:rsid w:val="003C1E7C"/>
    <w:rsid w:val="003C26BF"/>
    <w:rsid w:val="003C2D28"/>
    <w:rsid w:val="003C2F0A"/>
    <w:rsid w:val="003C2F16"/>
    <w:rsid w:val="003C3AB2"/>
    <w:rsid w:val="003C4EDF"/>
    <w:rsid w:val="003C635C"/>
    <w:rsid w:val="003C6B69"/>
    <w:rsid w:val="003C7EBB"/>
    <w:rsid w:val="003D0A61"/>
    <w:rsid w:val="003D17B6"/>
    <w:rsid w:val="003D197D"/>
    <w:rsid w:val="003D1DDB"/>
    <w:rsid w:val="003D2F77"/>
    <w:rsid w:val="003D41EC"/>
    <w:rsid w:val="003D4D72"/>
    <w:rsid w:val="003D5420"/>
    <w:rsid w:val="003D5A8E"/>
    <w:rsid w:val="003D5EA6"/>
    <w:rsid w:val="003D6199"/>
    <w:rsid w:val="003D63E3"/>
    <w:rsid w:val="003D6BC1"/>
    <w:rsid w:val="003D7709"/>
    <w:rsid w:val="003D7CEC"/>
    <w:rsid w:val="003E0516"/>
    <w:rsid w:val="003E0FE5"/>
    <w:rsid w:val="003E12EF"/>
    <w:rsid w:val="003E1517"/>
    <w:rsid w:val="003E2A37"/>
    <w:rsid w:val="003E2AE3"/>
    <w:rsid w:val="003E382A"/>
    <w:rsid w:val="003E4828"/>
    <w:rsid w:val="003E4B28"/>
    <w:rsid w:val="003E6259"/>
    <w:rsid w:val="003E70A0"/>
    <w:rsid w:val="003E7A51"/>
    <w:rsid w:val="003E7BAB"/>
    <w:rsid w:val="003E7D8E"/>
    <w:rsid w:val="003F0816"/>
    <w:rsid w:val="003F2726"/>
    <w:rsid w:val="003F5C1C"/>
    <w:rsid w:val="003F6A41"/>
    <w:rsid w:val="003F6ECD"/>
    <w:rsid w:val="003F7F6E"/>
    <w:rsid w:val="004003B9"/>
    <w:rsid w:val="00400FA7"/>
    <w:rsid w:val="00401C35"/>
    <w:rsid w:val="00402104"/>
    <w:rsid w:val="00402C2D"/>
    <w:rsid w:val="00402F9E"/>
    <w:rsid w:val="00403438"/>
    <w:rsid w:val="00404035"/>
    <w:rsid w:val="00404B13"/>
    <w:rsid w:val="00404E25"/>
    <w:rsid w:val="0040523A"/>
    <w:rsid w:val="00405432"/>
    <w:rsid w:val="004056AD"/>
    <w:rsid w:val="00405EC3"/>
    <w:rsid w:val="0040625A"/>
    <w:rsid w:val="00406859"/>
    <w:rsid w:val="0040726A"/>
    <w:rsid w:val="004103F5"/>
    <w:rsid w:val="0041091F"/>
    <w:rsid w:val="0041119E"/>
    <w:rsid w:val="00411889"/>
    <w:rsid w:val="00412966"/>
    <w:rsid w:val="004132E6"/>
    <w:rsid w:val="00413CA0"/>
    <w:rsid w:val="00413D9F"/>
    <w:rsid w:val="00413E48"/>
    <w:rsid w:val="00414C17"/>
    <w:rsid w:val="004151D7"/>
    <w:rsid w:val="00415868"/>
    <w:rsid w:val="00415DB9"/>
    <w:rsid w:val="0041658D"/>
    <w:rsid w:val="00420403"/>
    <w:rsid w:val="0042094D"/>
    <w:rsid w:val="00421884"/>
    <w:rsid w:val="00422551"/>
    <w:rsid w:val="004225AC"/>
    <w:rsid w:val="004249DA"/>
    <w:rsid w:val="00424D24"/>
    <w:rsid w:val="00425EC0"/>
    <w:rsid w:val="00426628"/>
    <w:rsid w:val="00430A44"/>
    <w:rsid w:val="00431818"/>
    <w:rsid w:val="00432598"/>
    <w:rsid w:val="00433DBB"/>
    <w:rsid w:val="004342C3"/>
    <w:rsid w:val="00434C7D"/>
    <w:rsid w:val="00435646"/>
    <w:rsid w:val="004361CE"/>
    <w:rsid w:val="00436E66"/>
    <w:rsid w:val="00436F3C"/>
    <w:rsid w:val="004378A4"/>
    <w:rsid w:val="00437914"/>
    <w:rsid w:val="0043791F"/>
    <w:rsid w:val="00440383"/>
    <w:rsid w:val="0044198D"/>
    <w:rsid w:val="00442EF0"/>
    <w:rsid w:val="0044304C"/>
    <w:rsid w:val="00443280"/>
    <w:rsid w:val="0044464B"/>
    <w:rsid w:val="00444C33"/>
    <w:rsid w:val="004455D7"/>
    <w:rsid w:val="00445A62"/>
    <w:rsid w:val="00445A6E"/>
    <w:rsid w:val="0044741C"/>
    <w:rsid w:val="00447442"/>
    <w:rsid w:val="004474F4"/>
    <w:rsid w:val="00447C55"/>
    <w:rsid w:val="00450695"/>
    <w:rsid w:val="00451E2C"/>
    <w:rsid w:val="004529FA"/>
    <w:rsid w:val="00452ED1"/>
    <w:rsid w:val="00453A2F"/>
    <w:rsid w:val="00455573"/>
    <w:rsid w:val="00455744"/>
    <w:rsid w:val="00456CC4"/>
    <w:rsid w:val="0045725B"/>
    <w:rsid w:val="004577A3"/>
    <w:rsid w:val="00457CF1"/>
    <w:rsid w:val="004600D6"/>
    <w:rsid w:val="00460744"/>
    <w:rsid w:val="004626E1"/>
    <w:rsid w:val="004637ED"/>
    <w:rsid w:val="00464096"/>
    <w:rsid w:val="00466364"/>
    <w:rsid w:val="004665CA"/>
    <w:rsid w:val="00466934"/>
    <w:rsid w:val="00466CF3"/>
    <w:rsid w:val="00466CFB"/>
    <w:rsid w:val="00466FCC"/>
    <w:rsid w:val="004679C7"/>
    <w:rsid w:val="004704F8"/>
    <w:rsid w:val="00470829"/>
    <w:rsid w:val="004710B3"/>
    <w:rsid w:val="004729BA"/>
    <w:rsid w:val="00472C5F"/>
    <w:rsid w:val="00472DC5"/>
    <w:rsid w:val="004730D3"/>
    <w:rsid w:val="0047315C"/>
    <w:rsid w:val="0047391E"/>
    <w:rsid w:val="004747D5"/>
    <w:rsid w:val="004757B3"/>
    <w:rsid w:val="00475DEE"/>
    <w:rsid w:val="00476B20"/>
    <w:rsid w:val="0047787A"/>
    <w:rsid w:val="00477DB2"/>
    <w:rsid w:val="00480913"/>
    <w:rsid w:val="004810A7"/>
    <w:rsid w:val="004827F5"/>
    <w:rsid w:val="004839D8"/>
    <w:rsid w:val="00483C53"/>
    <w:rsid w:val="00484608"/>
    <w:rsid w:val="00484F1B"/>
    <w:rsid w:val="00485014"/>
    <w:rsid w:val="00485665"/>
    <w:rsid w:val="004857DB"/>
    <w:rsid w:val="00485C7D"/>
    <w:rsid w:val="00487127"/>
    <w:rsid w:val="004877AA"/>
    <w:rsid w:val="00487A88"/>
    <w:rsid w:val="004904A4"/>
    <w:rsid w:val="0049098B"/>
    <w:rsid w:val="00490EC3"/>
    <w:rsid w:val="00492148"/>
    <w:rsid w:val="00492427"/>
    <w:rsid w:val="004935C6"/>
    <w:rsid w:val="004935CF"/>
    <w:rsid w:val="00493E11"/>
    <w:rsid w:val="00494301"/>
    <w:rsid w:val="00494309"/>
    <w:rsid w:val="00494DAE"/>
    <w:rsid w:val="004952B2"/>
    <w:rsid w:val="00495360"/>
    <w:rsid w:val="0049581C"/>
    <w:rsid w:val="00495AC3"/>
    <w:rsid w:val="00495F87"/>
    <w:rsid w:val="00497040"/>
    <w:rsid w:val="00497E1A"/>
    <w:rsid w:val="004A05F9"/>
    <w:rsid w:val="004A094F"/>
    <w:rsid w:val="004A0C7C"/>
    <w:rsid w:val="004A0E29"/>
    <w:rsid w:val="004A2389"/>
    <w:rsid w:val="004A2413"/>
    <w:rsid w:val="004A2513"/>
    <w:rsid w:val="004A2BB5"/>
    <w:rsid w:val="004A40D8"/>
    <w:rsid w:val="004A42C2"/>
    <w:rsid w:val="004A5F57"/>
    <w:rsid w:val="004A6605"/>
    <w:rsid w:val="004A70B3"/>
    <w:rsid w:val="004A7147"/>
    <w:rsid w:val="004A7358"/>
    <w:rsid w:val="004B0524"/>
    <w:rsid w:val="004B0885"/>
    <w:rsid w:val="004B132A"/>
    <w:rsid w:val="004B147F"/>
    <w:rsid w:val="004B165E"/>
    <w:rsid w:val="004B1B79"/>
    <w:rsid w:val="004B1C2B"/>
    <w:rsid w:val="004B21CD"/>
    <w:rsid w:val="004B3677"/>
    <w:rsid w:val="004B3D20"/>
    <w:rsid w:val="004B3F1E"/>
    <w:rsid w:val="004B3F7F"/>
    <w:rsid w:val="004B4629"/>
    <w:rsid w:val="004B49F4"/>
    <w:rsid w:val="004B547A"/>
    <w:rsid w:val="004B5843"/>
    <w:rsid w:val="004B655E"/>
    <w:rsid w:val="004B6AB9"/>
    <w:rsid w:val="004B6B43"/>
    <w:rsid w:val="004C0844"/>
    <w:rsid w:val="004C0F9C"/>
    <w:rsid w:val="004C1168"/>
    <w:rsid w:val="004C131B"/>
    <w:rsid w:val="004C2E98"/>
    <w:rsid w:val="004C3234"/>
    <w:rsid w:val="004C350F"/>
    <w:rsid w:val="004C41E8"/>
    <w:rsid w:val="004C4DDB"/>
    <w:rsid w:val="004C522E"/>
    <w:rsid w:val="004C545C"/>
    <w:rsid w:val="004C58FA"/>
    <w:rsid w:val="004C5B15"/>
    <w:rsid w:val="004C5ED1"/>
    <w:rsid w:val="004C6CF8"/>
    <w:rsid w:val="004C6FA6"/>
    <w:rsid w:val="004C76A1"/>
    <w:rsid w:val="004D0642"/>
    <w:rsid w:val="004D13A3"/>
    <w:rsid w:val="004D13C2"/>
    <w:rsid w:val="004D159A"/>
    <w:rsid w:val="004D2912"/>
    <w:rsid w:val="004D2946"/>
    <w:rsid w:val="004D2EB6"/>
    <w:rsid w:val="004D338A"/>
    <w:rsid w:val="004D434D"/>
    <w:rsid w:val="004D5FBD"/>
    <w:rsid w:val="004D6596"/>
    <w:rsid w:val="004D65E8"/>
    <w:rsid w:val="004D65FA"/>
    <w:rsid w:val="004D6F33"/>
    <w:rsid w:val="004D71C6"/>
    <w:rsid w:val="004D72B5"/>
    <w:rsid w:val="004D7D35"/>
    <w:rsid w:val="004D7F2B"/>
    <w:rsid w:val="004E0318"/>
    <w:rsid w:val="004E1FFC"/>
    <w:rsid w:val="004E3B5F"/>
    <w:rsid w:val="004E4AD0"/>
    <w:rsid w:val="004E528F"/>
    <w:rsid w:val="004E5313"/>
    <w:rsid w:val="004E6949"/>
    <w:rsid w:val="004E6D15"/>
    <w:rsid w:val="004E6F5C"/>
    <w:rsid w:val="004E78B2"/>
    <w:rsid w:val="004F03A9"/>
    <w:rsid w:val="004F08FA"/>
    <w:rsid w:val="004F1591"/>
    <w:rsid w:val="004F18B1"/>
    <w:rsid w:val="004F28C6"/>
    <w:rsid w:val="004F2B05"/>
    <w:rsid w:val="004F3622"/>
    <w:rsid w:val="004F36B9"/>
    <w:rsid w:val="004F3BDF"/>
    <w:rsid w:val="004F44C1"/>
    <w:rsid w:val="004F4895"/>
    <w:rsid w:val="004F4C77"/>
    <w:rsid w:val="004F755C"/>
    <w:rsid w:val="004F7AD5"/>
    <w:rsid w:val="00500370"/>
    <w:rsid w:val="0050171E"/>
    <w:rsid w:val="00501AC2"/>
    <w:rsid w:val="00501F1B"/>
    <w:rsid w:val="00502BD7"/>
    <w:rsid w:val="005032FF"/>
    <w:rsid w:val="005033AE"/>
    <w:rsid w:val="005037B6"/>
    <w:rsid w:val="005066F1"/>
    <w:rsid w:val="00507B0C"/>
    <w:rsid w:val="00510061"/>
    <w:rsid w:val="00511E42"/>
    <w:rsid w:val="00512222"/>
    <w:rsid w:val="0051303D"/>
    <w:rsid w:val="00515FAC"/>
    <w:rsid w:val="005172AD"/>
    <w:rsid w:val="005172B4"/>
    <w:rsid w:val="0051789F"/>
    <w:rsid w:val="00517A23"/>
    <w:rsid w:val="00520C26"/>
    <w:rsid w:val="005211F2"/>
    <w:rsid w:val="0052227E"/>
    <w:rsid w:val="005223B6"/>
    <w:rsid w:val="0052256B"/>
    <w:rsid w:val="00522590"/>
    <w:rsid w:val="00522645"/>
    <w:rsid w:val="0052291B"/>
    <w:rsid w:val="005231A0"/>
    <w:rsid w:val="005231F6"/>
    <w:rsid w:val="005235E9"/>
    <w:rsid w:val="00523FD2"/>
    <w:rsid w:val="005246B7"/>
    <w:rsid w:val="005252F3"/>
    <w:rsid w:val="00525346"/>
    <w:rsid w:val="005254DB"/>
    <w:rsid w:val="00525966"/>
    <w:rsid w:val="005259D1"/>
    <w:rsid w:val="005261E2"/>
    <w:rsid w:val="0052779D"/>
    <w:rsid w:val="005302AA"/>
    <w:rsid w:val="0053195B"/>
    <w:rsid w:val="00532263"/>
    <w:rsid w:val="00532801"/>
    <w:rsid w:val="00532DD3"/>
    <w:rsid w:val="005337F3"/>
    <w:rsid w:val="0053396A"/>
    <w:rsid w:val="00534792"/>
    <w:rsid w:val="00535B23"/>
    <w:rsid w:val="00536292"/>
    <w:rsid w:val="00536B68"/>
    <w:rsid w:val="0053704A"/>
    <w:rsid w:val="00537118"/>
    <w:rsid w:val="00540267"/>
    <w:rsid w:val="00540A23"/>
    <w:rsid w:val="00540D74"/>
    <w:rsid w:val="005423C2"/>
    <w:rsid w:val="00542470"/>
    <w:rsid w:val="0054264E"/>
    <w:rsid w:val="00542E4F"/>
    <w:rsid w:val="005432C7"/>
    <w:rsid w:val="00545157"/>
    <w:rsid w:val="0054587E"/>
    <w:rsid w:val="00546F72"/>
    <w:rsid w:val="005470DE"/>
    <w:rsid w:val="00550B94"/>
    <w:rsid w:val="00552163"/>
    <w:rsid w:val="0055291D"/>
    <w:rsid w:val="00552D08"/>
    <w:rsid w:val="00553B09"/>
    <w:rsid w:val="00553CD9"/>
    <w:rsid w:val="00553D73"/>
    <w:rsid w:val="00554A35"/>
    <w:rsid w:val="00554CD6"/>
    <w:rsid w:val="00554E13"/>
    <w:rsid w:val="00555797"/>
    <w:rsid w:val="005561EC"/>
    <w:rsid w:val="00556895"/>
    <w:rsid w:val="0055717F"/>
    <w:rsid w:val="00557E40"/>
    <w:rsid w:val="00560BD9"/>
    <w:rsid w:val="005610FD"/>
    <w:rsid w:val="00563BBD"/>
    <w:rsid w:val="00563D34"/>
    <w:rsid w:val="00563FC0"/>
    <w:rsid w:val="00563FF3"/>
    <w:rsid w:val="005641F7"/>
    <w:rsid w:val="00564E15"/>
    <w:rsid w:val="00564E3D"/>
    <w:rsid w:val="0056522C"/>
    <w:rsid w:val="005654AB"/>
    <w:rsid w:val="00566240"/>
    <w:rsid w:val="0057117A"/>
    <w:rsid w:val="005720FA"/>
    <w:rsid w:val="005725E1"/>
    <w:rsid w:val="00573090"/>
    <w:rsid w:val="0057336B"/>
    <w:rsid w:val="005739AD"/>
    <w:rsid w:val="00573FC6"/>
    <w:rsid w:val="00575635"/>
    <w:rsid w:val="00575729"/>
    <w:rsid w:val="00575F4C"/>
    <w:rsid w:val="0057656D"/>
    <w:rsid w:val="005773B4"/>
    <w:rsid w:val="005778CA"/>
    <w:rsid w:val="00577E9B"/>
    <w:rsid w:val="0058027C"/>
    <w:rsid w:val="005802FD"/>
    <w:rsid w:val="00580683"/>
    <w:rsid w:val="0058090A"/>
    <w:rsid w:val="00581320"/>
    <w:rsid w:val="005830DE"/>
    <w:rsid w:val="005838F1"/>
    <w:rsid w:val="00583943"/>
    <w:rsid w:val="00583D2E"/>
    <w:rsid w:val="00583E5D"/>
    <w:rsid w:val="0058429D"/>
    <w:rsid w:val="0058458D"/>
    <w:rsid w:val="00584DC4"/>
    <w:rsid w:val="005855D8"/>
    <w:rsid w:val="00585B3A"/>
    <w:rsid w:val="0058641E"/>
    <w:rsid w:val="005868F5"/>
    <w:rsid w:val="00587B0E"/>
    <w:rsid w:val="00590002"/>
    <w:rsid w:val="005919B0"/>
    <w:rsid w:val="00591EB3"/>
    <w:rsid w:val="00591F15"/>
    <w:rsid w:val="00592E44"/>
    <w:rsid w:val="005932C6"/>
    <w:rsid w:val="005948B1"/>
    <w:rsid w:val="005948C6"/>
    <w:rsid w:val="00594ACD"/>
    <w:rsid w:val="00595733"/>
    <w:rsid w:val="00595CC2"/>
    <w:rsid w:val="005960A4"/>
    <w:rsid w:val="00596C14"/>
    <w:rsid w:val="005976EB"/>
    <w:rsid w:val="00597960"/>
    <w:rsid w:val="00597B8C"/>
    <w:rsid w:val="00597C5B"/>
    <w:rsid w:val="005A0223"/>
    <w:rsid w:val="005A1157"/>
    <w:rsid w:val="005A1321"/>
    <w:rsid w:val="005A18AA"/>
    <w:rsid w:val="005A2AE1"/>
    <w:rsid w:val="005A3630"/>
    <w:rsid w:val="005A3B37"/>
    <w:rsid w:val="005A4B13"/>
    <w:rsid w:val="005A608E"/>
    <w:rsid w:val="005A647A"/>
    <w:rsid w:val="005A68DF"/>
    <w:rsid w:val="005A698D"/>
    <w:rsid w:val="005A713A"/>
    <w:rsid w:val="005A74C7"/>
    <w:rsid w:val="005A793F"/>
    <w:rsid w:val="005A7A67"/>
    <w:rsid w:val="005B03D1"/>
    <w:rsid w:val="005B0E30"/>
    <w:rsid w:val="005B1815"/>
    <w:rsid w:val="005B1B81"/>
    <w:rsid w:val="005B1E23"/>
    <w:rsid w:val="005B2641"/>
    <w:rsid w:val="005B3052"/>
    <w:rsid w:val="005B34EA"/>
    <w:rsid w:val="005B353A"/>
    <w:rsid w:val="005B3570"/>
    <w:rsid w:val="005B3642"/>
    <w:rsid w:val="005B3870"/>
    <w:rsid w:val="005B40F6"/>
    <w:rsid w:val="005B42AF"/>
    <w:rsid w:val="005B433A"/>
    <w:rsid w:val="005B453A"/>
    <w:rsid w:val="005B55BE"/>
    <w:rsid w:val="005B5F61"/>
    <w:rsid w:val="005B6ABD"/>
    <w:rsid w:val="005B724B"/>
    <w:rsid w:val="005C0EDA"/>
    <w:rsid w:val="005C12FC"/>
    <w:rsid w:val="005C1867"/>
    <w:rsid w:val="005C19C2"/>
    <w:rsid w:val="005C3115"/>
    <w:rsid w:val="005C40F3"/>
    <w:rsid w:val="005C4448"/>
    <w:rsid w:val="005C4E37"/>
    <w:rsid w:val="005C5C43"/>
    <w:rsid w:val="005C63DD"/>
    <w:rsid w:val="005C7B67"/>
    <w:rsid w:val="005C7F81"/>
    <w:rsid w:val="005D0CBE"/>
    <w:rsid w:val="005D1838"/>
    <w:rsid w:val="005D21FF"/>
    <w:rsid w:val="005D2AE5"/>
    <w:rsid w:val="005D2CD8"/>
    <w:rsid w:val="005D2F15"/>
    <w:rsid w:val="005D327F"/>
    <w:rsid w:val="005D3C21"/>
    <w:rsid w:val="005D5428"/>
    <w:rsid w:val="005D560F"/>
    <w:rsid w:val="005D5952"/>
    <w:rsid w:val="005D65D6"/>
    <w:rsid w:val="005D66A3"/>
    <w:rsid w:val="005D699A"/>
    <w:rsid w:val="005D6CE2"/>
    <w:rsid w:val="005D6FB9"/>
    <w:rsid w:val="005D727F"/>
    <w:rsid w:val="005D7790"/>
    <w:rsid w:val="005D7F0A"/>
    <w:rsid w:val="005D7F2F"/>
    <w:rsid w:val="005E00F7"/>
    <w:rsid w:val="005E030D"/>
    <w:rsid w:val="005E0351"/>
    <w:rsid w:val="005E0585"/>
    <w:rsid w:val="005E0774"/>
    <w:rsid w:val="005E0DF4"/>
    <w:rsid w:val="005E10DE"/>
    <w:rsid w:val="005E114A"/>
    <w:rsid w:val="005E2C9D"/>
    <w:rsid w:val="005E2D64"/>
    <w:rsid w:val="005E3588"/>
    <w:rsid w:val="005E4CB8"/>
    <w:rsid w:val="005E4F93"/>
    <w:rsid w:val="005E5159"/>
    <w:rsid w:val="005E546A"/>
    <w:rsid w:val="005E5EBF"/>
    <w:rsid w:val="005E6966"/>
    <w:rsid w:val="005E6B33"/>
    <w:rsid w:val="005F0737"/>
    <w:rsid w:val="005F1001"/>
    <w:rsid w:val="005F1752"/>
    <w:rsid w:val="005F1E33"/>
    <w:rsid w:val="005F2550"/>
    <w:rsid w:val="005F26AD"/>
    <w:rsid w:val="005F26CD"/>
    <w:rsid w:val="005F2DC5"/>
    <w:rsid w:val="005F3EE2"/>
    <w:rsid w:val="005F494F"/>
    <w:rsid w:val="005F4E74"/>
    <w:rsid w:val="005F64B4"/>
    <w:rsid w:val="005F6588"/>
    <w:rsid w:val="005F6E18"/>
    <w:rsid w:val="005F756B"/>
    <w:rsid w:val="005F7B84"/>
    <w:rsid w:val="005F7C4C"/>
    <w:rsid w:val="005F7FE1"/>
    <w:rsid w:val="00600353"/>
    <w:rsid w:val="00600D16"/>
    <w:rsid w:val="00600E9B"/>
    <w:rsid w:val="00601348"/>
    <w:rsid w:val="00601382"/>
    <w:rsid w:val="00601E83"/>
    <w:rsid w:val="006028B0"/>
    <w:rsid w:val="0060394B"/>
    <w:rsid w:val="00603AAC"/>
    <w:rsid w:val="00604E44"/>
    <w:rsid w:val="00605061"/>
    <w:rsid w:val="00607489"/>
    <w:rsid w:val="00607D5F"/>
    <w:rsid w:val="00610715"/>
    <w:rsid w:val="00610D92"/>
    <w:rsid w:val="00610E79"/>
    <w:rsid w:val="00611097"/>
    <w:rsid w:val="006112D5"/>
    <w:rsid w:val="00611926"/>
    <w:rsid w:val="0061236D"/>
    <w:rsid w:val="0061387F"/>
    <w:rsid w:val="00615C4B"/>
    <w:rsid w:val="00616028"/>
    <w:rsid w:val="00616B1B"/>
    <w:rsid w:val="006173FE"/>
    <w:rsid w:val="00617620"/>
    <w:rsid w:val="00620125"/>
    <w:rsid w:val="00620969"/>
    <w:rsid w:val="006217AB"/>
    <w:rsid w:val="00621CBF"/>
    <w:rsid w:val="00621EEF"/>
    <w:rsid w:val="00621FB3"/>
    <w:rsid w:val="00621FC0"/>
    <w:rsid w:val="00621FE7"/>
    <w:rsid w:val="006220E5"/>
    <w:rsid w:val="006228A6"/>
    <w:rsid w:val="00622A10"/>
    <w:rsid w:val="00622F36"/>
    <w:rsid w:val="006231DA"/>
    <w:rsid w:val="00623208"/>
    <w:rsid w:val="00623587"/>
    <w:rsid w:val="00623627"/>
    <w:rsid w:val="00624758"/>
    <w:rsid w:val="00624C9B"/>
    <w:rsid w:val="0062623A"/>
    <w:rsid w:val="006265F1"/>
    <w:rsid w:val="00626E2A"/>
    <w:rsid w:val="00627663"/>
    <w:rsid w:val="0062787F"/>
    <w:rsid w:val="00627C46"/>
    <w:rsid w:val="006306AA"/>
    <w:rsid w:val="0063115A"/>
    <w:rsid w:val="00631C4F"/>
    <w:rsid w:val="00632D0C"/>
    <w:rsid w:val="006332C7"/>
    <w:rsid w:val="00633B5F"/>
    <w:rsid w:val="00634CA3"/>
    <w:rsid w:val="006351EE"/>
    <w:rsid w:val="00635CE8"/>
    <w:rsid w:val="00635D01"/>
    <w:rsid w:val="00636A9B"/>
    <w:rsid w:val="00636BE0"/>
    <w:rsid w:val="00636DD6"/>
    <w:rsid w:val="00637052"/>
    <w:rsid w:val="00637C79"/>
    <w:rsid w:val="00637E2E"/>
    <w:rsid w:val="006408B3"/>
    <w:rsid w:val="0064151D"/>
    <w:rsid w:val="00641C2B"/>
    <w:rsid w:val="00642029"/>
    <w:rsid w:val="00642757"/>
    <w:rsid w:val="006441B3"/>
    <w:rsid w:val="00644596"/>
    <w:rsid w:val="0064489D"/>
    <w:rsid w:val="00645453"/>
    <w:rsid w:val="0064622F"/>
    <w:rsid w:val="006463E9"/>
    <w:rsid w:val="00646CF8"/>
    <w:rsid w:val="006474FB"/>
    <w:rsid w:val="006522F0"/>
    <w:rsid w:val="0065264D"/>
    <w:rsid w:val="006527A2"/>
    <w:rsid w:val="00652DE6"/>
    <w:rsid w:val="006537E8"/>
    <w:rsid w:val="00653C91"/>
    <w:rsid w:val="006547D6"/>
    <w:rsid w:val="00654C98"/>
    <w:rsid w:val="006550A8"/>
    <w:rsid w:val="00656026"/>
    <w:rsid w:val="00657563"/>
    <w:rsid w:val="00657671"/>
    <w:rsid w:val="0065790C"/>
    <w:rsid w:val="00657A1F"/>
    <w:rsid w:val="00660232"/>
    <w:rsid w:val="00660F60"/>
    <w:rsid w:val="00661FAC"/>
    <w:rsid w:val="0066262D"/>
    <w:rsid w:val="00662B67"/>
    <w:rsid w:val="00662E6B"/>
    <w:rsid w:val="00663A6D"/>
    <w:rsid w:val="00664163"/>
    <w:rsid w:val="00666010"/>
    <w:rsid w:val="0066656D"/>
    <w:rsid w:val="00666F8C"/>
    <w:rsid w:val="006672FF"/>
    <w:rsid w:val="006707B3"/>
    <w:rsid w:val="0067096A"/>
    <w:rsid w:val="00671F31"/>
    <w:rsid w:val="00672184"/>
    <w:rsid w:val="006723E7"/>
    <w:rsid w:val="00673446"/>
    <w:rsid w:val="006744CB"/>
    <w:rsid w:val="00675673"/>
    <w:rsid w:val="0067758A"/>
    <w:rsid w:val="006800B2"/>
    <w:rsid w:val="00681037"/>
    <w:rsid w:val="00681ADE"/>
    <w:rsid w:val="00682939"/>
    <w:rsid w:val="006849A9"/>
    <w:rsid w:val="00684DA4"/>
    <w:rsid w:val="006855A2"/>
    <w:rsid w:val="00686585"/>
    <w:rsid w:val="00687411"/>
    <w:rsid w:val="00687E1F"/>
    <w:rsid w:val="00690529"/>
    <w:rsid w:val="0069176D"/>
    <w:rsid w:val="00691F5B"/>
    <w:rsid w:val="00691FA0"/>
    <w:rsid w:val="00692163"/>
    <w:rsid w:val="0069234D"/>
    <w:rsid w:val="00692DA9"/>
    <w:rsid w:val="006930A5"/>
    <w:rsid w:val="006940C4"/>
    <w:rsid w:val="00694753"/>
    <w:rsid w:val="006959F0"/>
    <w:rsid w:val="00696613"/>
    <w:rsid w:val="00696657"/>
    <w:rsid w:val="00697088"/>
    <w:rsid w:val="00697909"/>
    <w:rsid w:val="00697A40"/>
    <w:rsid w:val="006A0A58"/>
    <w:rsid w:val="006A1ADA"/>
    <w:rsid w:val="006A235B"/>
    <w:rsid w:val="006A2522"/>
    <w:rsid w:val="006A26FA"/>
    <w:rsid w:val="006A2746"/>
    <w:rsid w:val="006A312B"/>
    <w:rsid w:val="006A4A13"/>
    <w:rsid w:val="006A4DF0"/>
    <w:rsid w:val="006A68C7"/>
    <w:rsid w:val="006B0E75"/>
    <w:rsid w:val="006B216D"/>
    <w:rsid w:val="006B2240"/>
    <w:rsid w:val="006B2A01"/>
    <w:rsid w:val="006B2FB8"/>
    <w:rsid w:val="006B458C"/>
    <w:rsid w:val="006B4891"/>
    <w:rsid w:val="006B4F35"/>
    <w:rsid w:val="006B593B"/>
    <w:rsid w:val="006B7227"/>
    <w:rsid w:val="006B726B"/>
    <w:rsid w:val="006B7471"/>
    <w:rsid w:val="006C00D8"/>
    <w:rsid w:val="006C0280"/>
    <w:rsid w:val="006C0632"/>
    <w:rsid w:val="006C117C"/>
    <w:rsid w:val="006C12D1"/>
    <w:rsid w:val="006C18A9"/>
    <w:rsid w:val="006C27D9"/>
    <w:rsid w:val="006C3280"/>
    <w:rsid w:val="006C3953"/>
    <w:rsid w:val="006C3D85"/>
    <w:rsid w:val="006C4540"/>
    <w:rsid w:val="006C4F39"/>
    <w:rsid w:val="006C5158"/>
    <w:rsid w:val="006C5554"/>
    <w:rsid w:val="006C5E8F"/>
    <w:rsid w:val="006C6E93"/>
    <w:rsid w:val="006C7076"/>
    <w:rsid w:val="006C7E18"/>
    <w:rsid w:val="006D08B2"/>
    <w:rsid w:val="006D10E7"/>
    <w:rsid w:val="006D1614"/>
    <w:rsid w:val="006D2691"/>
    <w:rsid w:val="006D2A32"/>
    <w:rsid w:val="006D3B3E"/>
    <w:rsid w:val="006D3C59"/>
    <w:rsid w:val="006D46C0"/>
    <w:rsid w:val="006D4C57"/>
    <w:rsid w:val="006D5E25"/>
    <w:rsid w:val="006D5FF4"/>
    <w:rsid w:val="006D6C08"/>
    <w:rsid w:val="006D74D8"/>
    <w:rsid w:val="006D7B87"/>
    <w:rsid w:val="006D7CA1"/>
    <w:rsid w:val="006E00B1"/>
    <w:rsid w:val="006E015E"/>
    <w:rsid w:val="006E03BC"/>
    <w:rsid w:val="006E09DD"/>
    <w:rsid w:val="006E263C"/>
    <w:rsid w:val="006E2980"/>
    <w:rsid w:val="006E2B3E"/>
    <w:rsid w:val="006E2DE0"/>
    <w:rsid w:val="006E34F5"/>
    <w:rsid w:val="006E54D8"/>
    <w:rsid w:val="006E5EF0"/>
    <w:rsid w:val="006E63CE"/>
    <w:rsid w:val="006E6A26"/>
    <w:rsid w:val="006E7892"/>
    <w:rsid w:val="006F027E"/>
    <w:rsid w:val="006F0D4E"/>
    <w:rsid w:val="006F1A20"/>
    <w:rsid w:val="006F3B5D"/>
    <w:rsid w:val="006F42D6"/>
    <w:rsid w:val="006F4A29"/>
    <w:rsid w:val="006F601F"/>
    <w:rsid w:val="006F65F5"/>
    <w:rsid w:val="006F6C69"/>
    <w:rsid w:val="00701DBE"/>
    <w:rsid w:val="0070234E"/>
    <w:rsid w:val="0070253B"/>
    <w:rsid w:val="00702D4D"/>
    <w:rsid w:val="00702EED"/>
    <w:rsid w:val="007031AD"/>
    <w:rsid w:val="00703683"/>
    <w:rsid w:val="00704CAD"/>
    <w:rsid w:val="00705DD2"/>
    <w:rsid w:val="007066FE"/>
    <w:rsid w:val="00706B4C"/>
    <w:rsid w:val="007077ED"/>
    <w:rsid w:val="00707D48"/>
    <w:rsid w:val="0071093B"/>
    <w:rsid w:val="00710D47"/>
    <w:rsid w:val="007116BE"/>
    <w:rsid w:val="0071329F"/>
    <w:rsid w:val="00713474"/>
    <w:rsid w:val="00713BB3"/>
    <w:rsid w:val="0071469A"/>
    <w:rsid w:val="00715079"/>
    <w:rsid w:val="00717958"/>
    <w:rsid w:val="007179D1"/>
    <w:rsid w:val="007202F9"/>
    <w:rsid w:val="00721695"/>
    <w:rsid w:val="007221F7"/>
    <w:rsid w:val="00722544"/>
    <w:rsid w:val="00722693"/>
    <w:rsid w:val="00722E50"/>
    <w:rsid w:val="00723147"/>
    <w:rsid w:val="007236D3"/>
    <w:rsid w:val="00723EF6"/>
    <w:rsid w:val="00724FBE"/>
    <w:rsid w:val="00725250"/>
    <w:rsid w:val="00725A9B"/>
    <w:rsid w:val="00725F43"/>
    <w:rsid w:val="00726C25"/>
    <w:rsid w:val="00727812"/>
    <w:rsid w:val="00727CDE"/>
    <w:rsid w:val="00727F4D"/>
    <w:rsid w:val="00730F04"/>
    <w:rsid w:val="00731365"/>
    <w:rsid w:val="007314F0"/>
    <w:rsid w:val="00732000"/>
    <w:rsid w:val="00732FED"/>
    <w:rsid w:val="007336EE"/>
    <w:rsid w:val="007338DF"/>
    <w:rsid w:val="00733E14"/>
    <w:rsid w:val="00734FC3"/>
    <w:rsid w:val="0073514D"/>
    <w:rsid w:val="007354E2"/>
    <w:rsid w:val="007366B0"/>
    <w:rsid w:val="00736FDC"/>
    <w:rsid w:val="00740B7E"/>
    <w:rsid w:val="00740FBA"/>
    <w:rsid w:val="00741B2C"/>
    <w:rsid w:val="007426FA"/>
    <w:rsid w:val="0074270A"/>
    <w:rsid w:val="00744D40"/>
    <w:rsid w:val="007467BB"/>
    <w:rsid w:val="0074787C"/>
    <w:rsid w:val="00747B23"/>
    <w:rsid w:val="00747B2E"/>
    <w:rsid w:val="00747D4B"/>
    <w:rsid w:val="007501BD"/>
    <w:rsid w:val="007503AF"/>
    <w:rsid w:val="00751DB7"/>
    <w:rsid w:val="00752185"/>
    <w:rsid w:val="00752A75"/>
    <w:rsid w:val="00755147"/>
    <w:rsid w:val="00755406"/>
    <w:rsid w:val="007556A8"/>
    <w:rsid w:val="00755926"/>
    <w:rsid w:val="007559B9"/>
    <w:rsid w:val="00755F4A"/>
    <w:rsid w:val="00756686"/>
    <w:rsid w:val="0075668C"/>
    <w:rsid w:val="00757FEE"/>
    <w:rsid w:val="007605EF"/>
    <w:rsid w:val="00760812"/>
    <w:rsid w:val="0076091F"/>
    <w:rsid w:val="00760FD2"/>
    <w:rsid w:val="0076109D"/>
    <w:rsid w:val="007618C9"/>
    <w:rsid w:val="00761FA8"/>
    <w:rsid w:val="007639AB"/>
    <w:rsid w:val="00763CB7"/>
    <w:rsid w:val="00764AD8"/>
    <w:rsid w:val="00766D04"/>
    <w:rsid w:val="00766E07"/>
    <w:rsid w:val="00766E9C"/>
    <w:rsid w:val="00770EB4"/>
    <w:rsid w:val="00771337"/>
    <w:rsid w:val="007719CD"/>
    <w:rsid w:val="00771D2F"/>
    <w:rsid w:val="00772595"/>
    <w:rsid w:val="00772B35"/>
    <w:rsid w:val="00773959"/>
    <w:rsid w:val="00773ED0"/>
    <w:rsid w:val="00774AB5"/>
    <w:rsid w:val="00775446"/>
    <w:rsid w:val="007758B2"/>
    <w:rsid w:val="00780171"/>
    <w:rsid w:val="007806FC"/>
    <w:rsid w:val="0078138D"/>
    <w:rsid w:val="00781894"/>
    <w:rsid w:val="00781E01"/>
    <w:rsid w:val="0078242C"/>
    <w:rsid w:val="00783156"/>
    <w:rsid w:val="00783569"/>
    <w:rsid w:val="00783729"/>
    <w:rsid w:val="00783BB9"/>
    <w:rsid w:val="0078425D"/>
    <w:rsid w:val="00785433"/>
    <w:rsid w:val="007854F6"/>
    <w:rsid w:val="00785610"/>
    <w:rsid w:val="00786FBE"/>
    <w:rsid w:val="00787830"/>
    <w:rsid w:val="00787EE5"/>
    <w:rsid w:val="007903BA"/>
    <w:rsid w:val="00791055"/>
    <w:rsid w:val="0079106B"/>
    <w:rsid w:val="00791721"/>
    <w:rsid w:val="00793378"/>
    <w:rsid w:val="00793700"/>
    <w:rsid w:val="00793746"/>
    <w:rsid w:val="007937C3"/>
    <w:rsid w:val="00793911"/>
    <w:rsid w:val="00793A77"/>
    <w:rsid w:val="00795958"/>
    <w:rsid w:val="00795997"/>
    <w:rsid w:val="00796D5C"/>
    <w:rsid w:val="00796D6B"/>
    <w:rsid w:val="00797623"/>
    <w:rsid w:val="007977DF"/>
    <w:rsid w:val="00797BB8"/>
    <w:rsid w:val="007A174E"/>
    <w:rsid w:val="007A2191"/>
    <w:rsid w:val="007A2697"/>
    <w:rsid w:val="007A2C6D"/>
    <w:rsid w:val="007A306D"/>
    <w:rsid w:val="007A3730"/>
    <w:rsid w:val="007A40A0"/>
    <w:rsid w:val="007A4195"/>
    <w:rsid w:val="007A4530"/>
    <w:rsid w:val="007A5309"/>
    <w:rsid w:val="007A5AA5"/>
    <w:rsid w:val="007A5AD6"/>
    <w:rsid w:val="007A6994"/>
    <w:rsid w:val="007A6EA1"/>
    <w:rsid w:val="007A76C6"/>
    <w:rsid w:val="007B0968"/>
    <w:rsid w:val="007B232E"/>
    <w:rsid w:val="007B2B28"/>
    <w:rsid w:val="007B301B"/>
    <w:rsid w:val="007B3B06"/>
    <w:rsid w:val="007B3F38"/>
    <w:rsid w:val="007B41BA"/>
    <w:rsid w:val="007B4898"/>
    <w:rsid w:val="007B4917"/>
    <w:rsid w:val="007B53BD"/>
    <w:rsid w:val="007B6474"/>
    <w:rsid w:val="007B6ABF"/>
    <w:rsid w:val="007B6C4D"/>
    <w:rsid w:val="007B700C"/>
    <w:rsid w:val="007B7B10"/>
    <w:rsid w:val="007C08C0"/>
    <w:rsid w:val="007C0B69"/>
    <w:rsid w:val="007C241A"/>
    <w:rsid w:val="007C345A"/>
    <w:rsid w:val="007C517B"/>
    <w:rsid w:val="007C5229"/>
    <w:rsid w:val="007C57C3"/>
    <w:rsid w:val="007C6249"/>
    <w:rsid w:val="007C6AF6"/>
    <w:rsid w:val="007C6D99"/>
    <w:rsid w:val="007D0754"/>
    <w:rsid w:val="007D10A2"/>
    <w:rsid w:val="007D1344"/>
    <w:rsid w:val="007D15F5"/>
    <w:rsid w:val="007D1F1F"/>
    <w:rsid w:val="007D27BE"/>
    <w:rsid w:val="007D2CEB"/>
    <w:rsid w:val="007D36DB"/>
    <w:rsid w:val="007D3BBE"/>
    <w:rsid w:val="007D6A0A"/>
    <w:rsid w:val="007D6B49"/>
    <w:rsid w:val="007D7DE5"/>
    <w:rsid w:val="007E0083"/>
    <w:rsid w:val="007E01E7"/>
    <w:rsid w:val="007E0835"/>
    <w:rsid w:val="007E137B"/>
    <w:rsid w:val="007E353B"/>
    <w:rsid w:val="007E3C0E"/>
    <w:rsid w:val="007E40D7"/>
    <w:rsid w:val="007E41A5"/>
    <w:rsid w:val="007E476F"/>
    <w:rsid w:val="007E48A4"/>
    <w:rsid w:val="007E4991"/>
    <w:rsid w:val="007E4EE1"/>
    <w:rsid w:val="007E545E"/>
    <w:rsid w:val="007E5BFF"/>
    <w:rsid w:val="007E6588"/>
    <w:rsid w:val="007E6B55"/>
    <w:rsid w:val="007E70EC"/>
    <w:rsid w:val="007E7674"/>
    <w:rsid w:val="007F0196"/>
    <w:rsid w:val="007F09F3"/>
    <w:rsid w:val="007F0BFD"/>
    <w:rsid w:val="007F0D9A"/>
    <w:rsid w:val="007F153F"/>
    <w:rsid w:val="007F1560"/>
    <w:rsid w:val="007F1E82"/>
    <w:rsid w:val="007F2437"/>
    <w:rsid w:val="007F2878"/>
    <w:rsid w:val="007F5F16"/>
    <w:rsid w:val="007F6A10"/>
    <w:rsid w:val="007F6AF4"/>
    <w:rsid w:val="007F6EE2"/>
    <w:rsid w:val="007F7259"/>
    <w:rsid w:val="007F772E"/>
    <w:rsid w:val="007F7B78"/>
    <w:rsid w:val="00800671"/>
    <w:rsid w:val="008007DB"/>
    <w:rsid w:val="00800D8B"/>
    <w:rsid w:val="008011F1"/>
    <w:rsid w:val="00801A52"/>
    <w:rsid w:val="00801DEE"/>
    <w:rsid w:val="00802FFE"/>
    <w:rsid w:val="008031A8"/>
    <w:rsid w:val="00803611"/>
    <w:rsid w:val="00803B82"/>
    <w:rsid w:val="00803FD3"/>
    <w:rsid w:val="008040A0"/>
    <w:rsid w:val="00804181"/>
    <w:rsid w:val="00804322"/>
    <w:rsid w:val="0080434A"/>
    <w:rsid w:val="0080439D"/>
    <w:rsid w:val="00805A2F"/>
    <w:rsid w:val="00805B8C"/>
    <w:rsid w:val="00805BE3"/>
    <w:rsid w:val="00805C57"/>
    <w:rsid w:val="008069C8"/>
    <w:rsid w:val="00807613"/>
    <w:rsid w:val="008077CA"/>
    <w:rsid w:val="00810037"/>
    <w:rsid w:val="008105AC"/>
    <w:rsid w:val="00810733"/>
    <w:rsid w:val="0081183A"/>
    <w:rsid w:val="0081186C"/>
    <w:rsid w:val="00811B37"/>
    <w:rsid w:val="00812215"/>
    <w:rsid w:val="0081281D"/>
    <w:rsid w:val="00813663"/>
    <w:rsid w:val="008139E5"/>
    <w:rsid w:val="00814613"/>
    <w:rsid w:val="00814CC9"/>
    <w:rsid w:val="00814DEE"/>
    <w:rsid w:val="00815857"/>
    <w:rsid w:val="00816091"/>
    <w:rsid w:val="00816F07"/>
    <w:rsid w:val="00817343"/>
    <w:rsid w:val="00817508"/>
    <w:rsid w:val="00817C04"/>
    <w:rsid w:val="00820244"/>
    <w:rsid w:val="008204A4"/>
    <w:rsid w:val="00821023"/>
    <w:rsid w:val="00822CE8"/>
    <w:rsid w:val="008230BB"/>
    <w:rsid w:val="00825633"/>
    <w:rsid w:val="00826DE1"/>
    <w:rsid w:val="00827094"/>
    <w:rsid w:val="0082725A"/>
    <w:rsid w:val="00827484"/>
    <w:rsid w:val="0083025E"/>
    <w:rsid w:val="0083027F"/>
    <w:rsid w:val="008312EE"/>
    <w:rsid w:val="0083154B"/>
    <w:rsid w:val="00831B9C"/>
    <w:rsid w:val="00832015"/>
    <w:rsid w:val="00832182"/>
    <w:rsid w:val="00833132"/>
    <w:rsid w:val="00833359"/>
    <w:rsid w:val="0083341C"/>
    <w:rsid w:val="008337D8"/>
    <w:rsid w:val="00833946"/>
    <w:rsid w:val="008341C8"/>
    <w:rsid w:val="00834265"/>
    <w:rsid w:val="0083497D"/>
    <w:rsid w:val="00834FC4"/>
    <w:rsid w:val="008351CE"/>
    <w:rsid w:val="0083525B"/>
    <w:rsid w:val="008353CE"/>
    <w:rsid w:val="008363C3"/>
    <w:rsid w:val="0083713E"/>
    <w:rsid w:val="00840A31"/>
    <w:rsid w:val="008412B9"/>
    <w:rsid w:val="0084172E"/>
    <w:rsid w:val="00841826"/>
    <w:rsid w:val="00842338"/>
    <w:rsid w:val="00842B8B"/>
    <w:rsid w:val="008442D3"/>
    <w:rsid w:val="008449D5"/>
    <w:rsid w:val="00844D36"/>
    <w:rsid w:val="00845689"/>
    <w:rsid w:val="00845C82"/>
    <w:rsid w:val="00845DBB"/>
    <w:rsid w:val="008471AD"/>
    <w:rsid w:val="00847313"/>
    <w:rsid w:val="0084785E"/>
    <w:rsid w:val="00847864"/>
    <w:rsid w:val="008478EF"/>
    <w:rsid w:val="008479C4"/>
    <w:rsid w:val="008509A6"/>
    <w:rsid w:val="008510DE"/>
    <w:rsid w:val="00851E56"/>
    <w:rsid w:val="00851EC6"/>
    <w:rsid w:val="0085248D"/>
    <w:rsid w:val="0085293F"/>
    <w:rsid w:val="00852FDF"/>
    <w:rsid w:val="008534A9"/>
    <w:rsid w:val="00853859"/>
    <w:rsid w:val="00853BE1"/>
    <w:rsid w:val="00853E85"/>
    <w:rsid w:val="00854899"/>
    <w:rsid w:val="00854C1A"/>
    <w:rsid w:val="00854F39"/>
    <w:rsid w:val="00854FEB"/>
    <w:rsid w:val="0085564C"/>
    <w:rsid w:val="008558B6"/>
    <w:rsid w:val="008568EF"/>
    <w:rsid w:val="008575BF"/>
    <w:rsid w:val="00860470"/>
    <w:rsid w:val="00860D49"/>
    <w:rsid w:val="0086128A"/>
    <w:rsid w:val="008629AD"/>
    <w:rsid w:val="00862D78"/>
    <w:rsid w:val="00863EA0"/>
    <w:rsid w:val="008647D3"/>
    <w:rsid w:val="00865391"/>
    <w:rsid w:val="00865514"/>
    <w:rsid w:val="00865E7F"/>
    <w:rsid w:val="00866A19"/>
    <w:rsid w:val="00867906"/>
    <w:rsid w:val="008710E9"/>
    <w:rsid w:val="008732BB"/>
    <w:rsid w:val="008735FC"/>
    <w:rsid w:val="00873E4E"/>
    <w:rsid w:val="00874060"/>
    <w:rsid w:val="008748A3"/>
    <w:rsid w:val="008753DE"/>
    <w:rsid w:val="00875C5E"/>
    <w:rsid w:val="00875D9F"/>
    <w:rsid w:val="00875E75"/>
    <w:rsid w:val="008762BF"/>
    <w:rsid w:val="008769D1"/>
    <w:rsid w:val="00876A14"/>
    <w:rsid w:val="0087721F"/>
    <w:rsid w:val="00877F86"/>
    <w:rsid w:val="00880203"/>
    <w:rsid w:val="00880411"/>
    <w:rsid w:val="00880EC0"/>
    <w:rsid w:val="00880FD5"/>
    <w:rsid w:val="00881B75"/>
    <w:rsid w:val="0088247D"/>
    <w:rsid w:val="00882BB8"/>
    <w:rsid w:val="00882D9D"/>
    <w:rsid w:val="008832A6"/>
    <w:rsid w:val="00883E68"/>
    <w:rsid w:val="00883FCC"/>
    <w:rsid w:val="00884817"/>
    <w:rsid w:val="0088624E"/>
    <w:rsid w:val="00886903"/>
    <w:rsid w:val="00886B45"/>
    <w:rsid w:val="00887F76"/>
    <w:rsid w:val="00890420"/>
    <w:rsid w:val="00890E19"/>
    <w:rsid w:val="00892099"/>
    <w:rsid w:val="00893964"/>
    <w:rsid w:val="00893ABE"/>
    <w:rsid w:val="00893BA7"/>
    <w:rsid w:val="00893D9E"/>
    <w:rsid w:val="00894564"/>
    <w:rsid w:val="00894654"/>
    <w:rsid w:val="008946D3"/>
    <w:rsid w:val="00894888"/>
    <w:rsid w:val="00895029"/>
    <w:rsid w:val="00895190"/>
    <w:rsid w:val="0089732C"/>
    <w:rsid w:val="00897EA3"/>
    <w:rsid w:val="008A1137"/>
    <w:rsid w:val="008A118E"/>
    <w:rsid w:val="008A1425"/>
    <w:rsid w:val="008A1665"/>
    <w:rsid w:val="008A1B28"/>
    <w:rsid w:val="008A2BC9"/>
    <w:rsid w:val="008A35CB"/>
    <w:rsid w:val="008A40AC"/>
    <w:rsid w:val="008A4174"/>
    <w:rsid w:val="008A4392"/>
    <w:rsid w:val="008A4435"/>
    <w:rsid w:val="008A4BD0"/>
    <w:rsid w:val="008A68AD"/>
    <w:rsid w:val="008A6E98"/>
    <w:rsid w:val="008B0747"/>
    <w:rsid w:val="008B2664"/>
    <w:rsid w:val="008B2750"/>
    <w:rsid w:val="008B3EF4"/>
    <w:rsid w:val="008B4763"/>
    <w:rsid w:val="008B482C"/>
    <w:rsid w:val="008B5098"/>
    <w:rsid w:val="008B6512"/>
    <w:rsid w:val="008B680F"/>
    <w:rsid w:val="008B70C3"/>
    <w:rsid w:val="008C1A6F"/>
    <w:rsid w:val="008C1CC6"/>
    <w:rsid w:val="008C1F46"/>
    <w:rsid w:val="008C2363"/>
    <w:rsid w:val="008C3021"/>
    <w:rsid w:val="008C353F"/>
    <w:rsid w:val="008C3E8E"/>
    <w:rsid w:val="008C496B"/>
    <w:rsid w:val="008C4CD0"/>
    <w:rsid w:val="008C546D"/>
    <w:rsid w:val="008C5A79"/>
    <w:rsid w:val="008C651D"/>
    <w:rsid w:val="008C787F"/>
    <w:rsid w:val="008D146B"/>
    <w:rsid w:val="008D217D"/>
    <w:rsid w:val="008D2345"/>
    <w:rsid w:val="008D2A70"/>
    <w:rsid w:val="008D334C"/>
    <w:rsid w:val="008D41D4"/>
    <w:rsid w:val="008D4D00"/>
    <w:rsid w:val="008D4D4D"/>
    <w:rsid w:val="008D4EA5"/>
    <w:rsid w:val="008D56CC"/>
    <w:rsid w:val="008D5ADC"/>
    <w:rsid w:val="008D5FF6"/>
    <w:rsid w:val="008D679D"/>
    <w:rsid w:val="008D7758"/>
    <w:rsid w:val="008E03AB"/>
    <w:rsid w:val="008E06CF"/>
    <w:rsid w:val="008E0743"/>
    <w:rsid w:val="008E0B83"/>
    <w:rsid w:val="008E0E9A"/>
    <w:rsid w:val="008E0FFE"/>
    <w:rsid w:val="008E13C1"/>
    <w:rsid w:val="008E18C8"/>
    <w:rsid w:val="008E2C8D"/>
    <w:rsid w:val="008E3365"/>
    <w:rsid w:val="008E379C"/>
    <w:rsid w:val="008E4586"/>
    <w:rsid w:val="008E6616"/>
    <w:rsid w:val="008E7106"/>
    <w:rsid w:val="008E730E"/>
    <w:rsid w:val="008E73FB"/>
    <w:rsid w:val="008E79D8"/>
    <w:rsid w:val="008E7AAE"/>
    <w:rsid w:val="008F0C04"/>
    <w:rsid w:val="008F0D89"/>
    <w:rsid w:val="008F0DF9"/>
    <w:rsid w:val="008F1BD6"/>
    <w:rsid w:val="008F2934"/>
    <w:rsid w:val="008F47D2"/>
    <w:rsid w:val="008F538D"/>
    <w:rsid w:val="008F5DEA"/>
    <w:rsid w:val="008F6DA3"/>
    <w:rsid w:val="008F6EAE"/>
    <w:rsid w:val="008F77D1"/>
    <w:rsid w:val="00901010"/>
    <w:rsid w:val="00903007"/>
    <w:rsid w:val="0090351B"/>
    <w:rsid w:val="009039B9"/>
    <w:rsid w:val="00903F59"/>
    <w:rsid w:val="009040C3"/>
    <w:rsid w:val="0091079A"/>
    <w:rsid w:val="0091318A"/>
    <w:rsid w:val="00915B5B"/>
    <w:rsid w:val="00915CAC"/>
    <w:rsid w:val="00916392"/>
    <w:rsid w:val="0091684E"/>
    <w:rsid w:val="00916A8C"/>
    <w:rsid w:val="00921027"/>
    <w:rsid w:val="00921043"/>
    <w:rsid w:val="0092245D"/>
    <w:rsid w:val="009230D9"/>
    <w:rsid w:val="00924831"/>
    <w:rsid w:val="00925B90"/>
    <w:rsid w:val="00925C7F"/>
    <w:rsid w:val="00925D2B"/>
    <w:rsid w:val="00925EB1"/>
    <w:rsid w:val="00926D8C"/>
    <w:rsid w:val="00927609"/>
    <w:rsid w:val="009276D3"/>
    <w:rsid w:val="00927E3A"/>
    <w:rsid w:val="0093056C"/>
    <w:rsid w:val="00930A38"/>
    <w:rsid w:val="00930AF0"/>
    <w:rsid w:val="009322C4"/>
    <w:rsid w:val="009330D0"/>
    <w:rsid w:val="0093310D"/>
    <w:rsid w:val="00934184"/>
    <w:rsid w:val="00934BE5"/>
    <w:rsid w:val="0093509A"/>
    <w:rsid w:val="0093558E"/>
    <w:rsid w:val="00935E8D"/>
    <w:rsid w:val="009367C4"/>
    <w:rsid w:val="00936BA4"/>
    <w:rsid w:val="00937538"/>
    <w:rsid w:val="00937D2A"/>
    <w:rsid w:val="009402D0"/>
    <w:rsid w:val="009414DB"/>
    <w:rsid w:val="00941B52"/>
    <w:rsid w:val="00942099"/>
    <w:rsid w:val="009428FF"/>
    <w:rsid w:val="00943150"/>
    <w:rsid w:val="00943618"/>
    <w:rsid w:val="00943980"/>
    <w:rsid w:val="00943DA9"/>
    <w:rsid w:val="00944480"/>
    <w:rsid w:val="00944CC6"/>
    <w:rsid w:val="00945A24"/>
    <w:rsid w:val="009465DB"/>
    <w:rsid w:val="00946E6A"/>
    <w:rsid w:val="009474F9"/>
    <w:rsid w:val="009502D4"/>
    <w:rsid w:val="0095034B"/>
    <w:rsid w:val="0095036E"/>
    <w:rsid w:val="009505C1"/>
    <w:rsid w:val="0095072F"/>
    <w:rsid w:val="00950ADD"/>
    <w:rsid w:val="00951909"/>
    <w:rsid w:val="00952013"/>
    <w:rsid w:val="00952992"/>
    <w:rsid w:val="00952C8C"/>
    <w:rsid w:val="00952D04"/>
    <w:rsid w:val="00955950"/>
    <w:rsid w:val="009570BE"/>
    <w:rsid w:val="009602B3"/>
    <w:rsid w:val="009608F4"/>
    <w:rsid w:val="00961C82"/>
    <w:rsid w:val="0096358F"/>
    <w:rsid w:val="0096431A"/>
    <w:rsid w:val="00964627"/>
    <w:rsid w:val="00964B3B"/>
    <w:rsid w:val="009651AE"/>
    <w:rsid w:val="009651F9"/>
    <w:rsid w:val="009656A5"/>
    <w:rsid w:val="0096774E"/>
    <w:rsid w:val="00967853"/>
    <w:rsid w:val="00970231"/>
    <w:rsid w:val="00970A05"/>
    <w:rsid w:val="00970EBB"/>
    <w:rsid w:val="00971C74"/>
    <w:rsid w:val="00971F25"/>
    <w:rsid w:val="0097209E"/>
    <w:rsid w:val="009721FD"/>
    <w:rsid w:val="00972462"/>
    <w:rsid w:val="00972A12"/>
    <w:rsid w:val="0097315A"/>
    <w:rsid w:val="009732F7"/>
    <w:rsid w:val="0097401F"/>
    <w:rsid w:val="009740D9"/>
    <w:rsid w:val="009746BE"/>
    <w:rsid w:val="00974AAF"/>
    <w:rsid w:val="00974C39"/>
    <w:rsid w:val="00974D5C"/>
    <w:rsid w:val="009761C0"/>
    <w:rsid w:val="009763CA"/>
    <w:rsid w:val="0097791C"/>
    <w:rsid w:val="00977B03"/>
    <w:rsid w:val="00977B6D"/>
    <w:rsid w:val="00980443"/>
    <w:rsid w:val="009807FB"/>
    <w:rsid w:val="00980A18"/>
    <w:rsid w:val="00980A85"/>
    <w:rsid w:val="00980AE9"/>
    <w:rsid w:val="009811CD"/>
    <w:rsid w:val="00981255"/>
    <w:rsid w:val="00981326"/>
    <w:rsid w:val="009822FE"/>
    <w:rsid w:val="009825B5"/>
    <w:rsid w:val="009834C2"/>
    <w:rsid w:val="009843E8"/>
    <w:rsid w:val="00984531"/>
    <w:rsid w:val="00984E35"/>
    <w:rsid w:val="0098506D"/>
    <w:rsid w:val="0098515F"/>
    <w:rsid w:val="00985D0D"/>
    <w:rsid w:val="00986658"/>
    <w:rsid w:val="00986E9A"/>
    <w:rsid w:val="0098783C"/>
    <w:rsid w:val="00987AA0"/>
    <w:rsid w:val="00990178"/>
    <w:rsid w:val="00990E13"/>
    <w:rsid w:val="00990F63"/>
    <w:rsid w:val="009912F5"/>
    <w:rsid w:val="0099148C"/>
    <w:rsid w:val="00991A32"/>
    <w:rsid w:val="00992A10"/>
    <w:rsid w:val="00992DAA"/>
    <w:rsid w:val="009932DC"/>
    <w:rsid w:val="009936A9"/>
    <w:rsid w:val="0099452B"/>
    <w:rsid w:val="00994661"/>
    <w:rsid w:val="0099466F"/>
    <w:rsid w:val="00994835"/>
    <w:rsid w:val="009949F2"/>
    <w:rsid w:val="00994DE5"/>
    <w:rsid w:val="00995572"/>
    <w:rsid w:val="0099579D"/>
    <w:rsid w:val="009969D8"/>
    <w:rsid w:val="009977F8"/>
    <w:rsid w:val="00997C42"/>
    <w:rsid w:val="00997CCC"/>
    <w:rsid w:val="009A05AC"/>
    <w:rsid w:val="009A0905"/>
    <w:rsid w:val="009A1C6D"/>
    <w:rsid w:val="009A1E24"/>
    <w:rsid w:val="009A2415"/>
    <w:rsid w:val="009A2688"/>
    <w:rsid w:val="009A28FB"/>
    <w:rsid w:val="009A2975"/>
    <w:rsid w:val="009A2CCC"/>
    <w:rsid w:val="009A3DC5"/>
    <w:rsid w:val="009A3E10"/>
    <w:rsid w:val="009A47BB"/>
    <w:rsid w:val="009A6E98"/>
    <w:rsid w:val="009A727F"/>
    <w:rsid w:val="009A7839"/>
    <w:rsid w:val="009B0AE8"/>
    <w:rsid w:val="009B0E44"/>
    <w:rsid w:val="009B21EE"/>
    <w:rsid w:val="009B3093"/>
    <w:rsid w:val="009B5263"/>
    <w:rsid w:val="009B568A"/>
    <w:rsid w:val="009B60E3"/>
    <w:rsid w:val="009B7EC8"/>
    <w:rsid w:val="009C0F25"/>
    <w:rsid w:val="009C1F09"/>
    <w:rsid w:val="009C21B0"/>
    <w:rsid w:val="009C2938"/>
    <w:rsid w:val="009C2FB2"/>
    <w:rsid w:val="009C3908"/>
    <w:rsid w:val="009C4F58"/>
    <w:rsid w:val="009C625B"/>
    <w:rsid w:val="009C66F7"/>
    <w:rsid w:val="009C6A42"/>
    <w:rsid w:val="009C73F2"/>
    <w:rsid w:val="009C7BE1"/>
    <w:rsid w:val="009D01A6"/>
    <w:rsid w:val="009D0BFA"/>
    <w:rsid w:val="009D0F1D"/>
    <w:rsid w:val="009D173F"/>
    <w:rsid w:val="009D1AA2"/>
    <w:rsid w:val="009D1DA6"/>
    <w:rsid w:val="009D2A0D"/>
    <w:rsid w:val="009D2DE4"/>
    <w:rsid w:val="009D309E"/>
    <w:rsid w:val="009D3298"/>
    <w:rsid w:val="009D5736"/>
    <w:rsid w:val="009D5C5A"/>
    <w:rsid w:val="009D791C"/>
    <w:rsid w:val="009D7FE9"/>
    <w:rsid w:val="009E02C6"/>
    <w:rsid w:val="009E03F5"/>
    <w:rsid w:val="009E0AAD"/>
    <w:rsid w:val="009E0DF3"/>
    <w:rsid w:val="009E1F67"/>
    <w:rsid w:val="009E2721"/>
    <w:rsid w:val="009E3127"/>
    <w:rsid w:val="009E3DA9"/>
    <w:rsid w:val="009E3DBB"/>
    <w:rsid w:val="009E50EF"/>
    <w:rsid w:val="009E611A"/>
    <w:rsid w:val="009E615A"/>
    <w:rsid w:val="009E6709"/>
    <w:rsid w:val="009E786A"/>
    <w:rsid w:val="009F00B5"/>
    <w:rsid w:val="009F110B"/>
    <w:rsid w:val="009F122C"/>
    <w:rsid w:val="009F13E7"/>
    <w:rsid w:val="009F1B42"/>
    <w:rsid w:val="009F1CF2"/>
    <w:rsid w:val="009F1F6A"/>
    <w:rsid w:val="009F2703"/>
    <w:rsid w:val="009F2C21"/>
    <w:rsid w:val="009F3B41"/>
    <w:rsid w:val="009F4667"/>
    <w:rsid w:val="009F4E21"/>
    <w:rsid w:val="009F50E8"/>
    <w:rsid w:val="009F5393"/>
    <w:rsid w:val="009F5599"/>
    <w:rsid w:val="009F6A6C"/>
    <w:rsid w:val="009F7708"/>
    <w:rsid w:val="00A00A9D"/>
    <w:rsid w:val="00A0100A"/>
    <w:rsid w:val="00A0117D"/>
    <w:rsid w:val="00A01597"/>
    <w:rsid w:val="00A02A1B"/>
    <w:rsid w:val="00A02A8C"/>
    <w:rsid w:val="00A034BD"/>
    <w:rsid w:val="00A03D56"/>
    <w:rsid w:val="00A0421B"/>
    <w:rsid w:val="00A047EE"/>
    <w:rsid w:val="00A05D8C"/>
    <w:rsid w:val="00A0616C"/>
    <w:rsid w:val="00A06989"/>
    <w:rsid w:val="00A07A5C"/>
    <w:rsid w:val="00A07A84"/>
    <w:rsid w:val="00A07F74"/>
    <w:rsid w:val="00A07F9A"/>
    <w:rsid w:val="00A102BC"/>
    <w:rsid w:val="00A118EF"/>
    <w:rsid w:val="00A121C3"/>
    <w:rsid w:val="00A153E5"/>
    <w:rsid w:val="00A15C87"/>
    <w:rsid w:val="00A16CE6"/>
    <w:rsid w:val="00A20957"/>
    <w:rsid w:val="00A21097"/>
    <w:rsid w:val="00A21F92"/>
    <w:rsid w:val="00A225A5"/>
    <w:rsid w:val="00A22C9F"/>
    <w:rsid w:val="00A2363E"/>
    <w:rsid w:val="00A24273"/>
    <w:rsid w:val="00A24D60"/>
    <w:rsid w:val="00A24F97"/>
    <w:rsid w:val="00A25C3E"/>
    <w:rsid w:val="00A25E07"/>
    <w:rsid w:val="00A269D6"/>
    <w:rsid w:val="00A26E41"/>
    <w:rsid w:val="00A314E7"/>
    <w:rsid w:val="00A31A5B"/>
    <w:rsid w:val="00A321EE"/>
    <w:rsid w:val="00A337BF"/>
    <w:rsid w:val="00A33FC4"/>
    <w:rsid w:val="00A341B2"/>
    <w:rsid w:val="00A343C2"/>
    <w:rsid w:val="00A351BF"/>
    <w:rsid w:val="00A358C5"/>
    <w:rsid w:val="00A35B76"/>
    <w:rsid w:val="00A35D09"/>
    <w:rsid w:val="00A3602F"/>
    <w:rsid w:val="00A3623F"/>
    <w:rsid w:val="00A378D8"/>
    <w:rsid w:val="00A41A43"/>
    <w:rsid w:val="00A42161"/>
    <w:rsid w:val="00A425E9"/>
    <w:rsid w:val="00A429C8"/>
    <w:rsid w:val="00A42DC3"/>
    <w:rsid w:val="00A436F1"/>
    <w:rsid w:val="00A43DC2"/>
    <w:rsid w:val="00A44841"/>
    <w:rsid w:val="00A44870"/>
    <w:rsid w:val="00A44D9E"/>
    <w:rsid w:val="00A45218"/>
    <w:rsid w:val="00A45749"/>
    <w:rsid w:val="00A46D44"/>
    <w:rsid w:val="00A46EB1"/>
    <w:rsid w:val="00A47038"/>
    <w:rsid w:val="00A47F6E"/>
    <w:rsid w:val="00A502BF"/>
    <w:rsid w:val="00A5051D"/>
    <w:rsid w:val="00A50529"/>
    <w:rsid w:val="00A50D04"/>
    <w:rsid w:val="00A51180"/>
    <w:rsid w:val="00A52BB8"/>
    <w:rsid w:val="00A537DD"/>
    <w:rsid w:val="00A53C3E"/>
    <w:rsid w:val="00A540BA"/>
    <w:rsid w:val="00A54A4C"/>
    <w:rsid w:val="00A54A4D"/>
    <w:rsid w:val="00A557A4"/>
    <w:rsid w:val="00A55FCD"/>
    <w:rsid w:val="00A564AD"/>
    <w:rsid w:val="00A56828"/>
    <w:rsid w:val="00A575F2"/>
    <w:rsid w:val="00A60349"/>
    <w:rsid w:val="00A60CE3"/>
    <w:rsid w:val="00A61FF8"/>
    <w:rsid w:val="00A623B9"/>
    <w:rsid w:val="00A6249B"/>
    <w:rsid w:val="00A63062"/>
    <w:rsid w:val="00A6434C"/>
    <w:rsid w:val="00A64356"/>
    <w:rsid w:val="00A64767"/>
    <w:rsid w:val="00A65CFD"/>
    <w:rsid w:val="00A65FA1"/>
    <w:rsid w:val="00A66502"/>
    <w:rsid w:val="00A717C9"/>
    <w:rsid w:val="00A7339B"/>
    <w:rsid w:val="00A73ED5"/>
    <w:rsid w:val="00A73F5F"/>
    <w:rsid w:val="00A75C97"/>
    <w:rsid w:val="00A76697"/>
    <w:rsid w:val="00A76A46"/>
    <w:rsid w:val="00A77CE1"/>
    <w:rsid w:val="00A77FA9"/>
    <w:rsid w:val="00A80691"/>
    <w:rsid w:val="00A81022"/>
    <w:rsid w:val="00A81595"/>
    <w:rsid w:val="00A81DFE"/>
    <w:rsid w:val="00A82065"/>
    <w:rsid w:val="00A82356"/>
    <w:rsid w:val="00A840B4"/>
    <w:rsid w:val="00A84165"/>
    <w:rsid w:val="00A8477F"/>
    <w:rsid w:val="00A85379"/>
    <w:rsid w:val="00A86237"/>
    <w:rsid w:val="00A86E43"/>
    <w:rsid w:val="00A87AF1"/>
    <w:rsid w:val="00A87C80"/>
    <w:rsid w:val="00A91005"/>
    <w:rsid w:val="00A92F1D"/>
    <w:rsid w:val="00A93111"/>
    <w:rsid w:val="00A93FE9"/>
    <w:rsid w:val="00A943E3"/>
    <w:rsid w:val="00A948F6"/>
    <w:rsid w:val="00A95062"/>
    <w:rsid w:val="00A958BD"/>
    <w:rsid w:val="00A975E6"/>
    <w:rsid w:val="00AA001C"/>
    <w:rsid w:val="00AA001F"/>
    <w:rsid w:val="00AA0555"/>
    <w:rsid w:val="00AA14F4"/>
    <w:rsid w:val="00AA21F9"/>
    <w:rsid w:val="00AA2569"/>
    <w:rsid w:val="00AA32FD"/>
    <w:rsid w:val="00AA43B7"/>
    <w:rsid w:val="00AA44C2"/>
    <w:rsid w:val="00AA553E"/>
    <w:rsid w:val="00AA66EB"/>
    <w:rsid w:val="00AA6ECD"/>
    <w:rsid w:val="00AA70FC"/>
    <w:rsid w:val="00AA7798"/>
    <w:rsid w:val="00AA79CF"/>
    <w:rsid w:val="00AB0657"/>
    <w:rsid w:val="00AB2123"/>
    <w:rsid w:val="00AB2214"/>
    <w:rsid w:val="00AB2361"/>
    <w:rsid w:val="00AB2515"/>
    <w:rsid w:val="00AB3BD2"/>
    <w:rsid w:val="00AB3E67"/>
    <w:rsid w:val="00AB410A"/>
    <w:rsid w:val="00AB4BD9"/>
    <w:rsid w:val="00AB51CB"/>
    <w:rsid w:val="00AB5609"/>
    <w:rsid w:val="00AB7B76"/>
    <w:rsid w:val="00AC00B5"/>
    <w:rsid w:val="00AC02E5"/>
    <w:rsid w:val="00AC0788"/>
    <w:rsid w:val="00AC169D"/>
    <w:rsid w:val="00AC2225"/>
    <w:rsid w:val="00AC2782"/>
    <w:rsid w:val="00AC28C3"/>
    <w:rsid w:val="00AC3A1C"/>
    <w:rsid w:val="00AC3C3C"/>
    <w:rsid w:val="00AC3CAD"/>
    <w:rsid w:val="00AC40CE"/>
    <w:rsid w:val="00AC426B"/>
    <w:rsid w:val="00AC5088"/>
    <w:rsid w:val="00AC5A5B"/>
    <w:rsid w:val="00AC6678"/>
    <w:rsid w:val="00AC7339"/>
    <w:rsid w:val="00AC7475"/>
    <w:rsid w:val="00AC7B6B"/>
    <w:rsid w:val="00AC7D10"/>
    <w:rsid w:val="00AC7E45"/>
    <w:rsid w:val="00AD0B77"/>
    <w:rsid w:val="00AD0C22"/>
    <w:rsid w:val="00AD0D5D"/>
    <w:rsid w:val="00AD167A"/>
    <w:rsid w:val="00AD1F48"/>
    <w:rsid w:val="00AD2141"/>
    <w:rsid w:val="00AD28FA"/>
    <w:rsid w:val="00AD3D57"/>
    <w:rsid w:val="00AD45E7"/>
    <w:rsid w:val="00AD50EF"/>
    <w:rsid w:val="00AD5105"/>
    <w:rsid w:val="00AD59FD"/>
    <w:rsid w:val="00AD5B95"/>
    <w:rsid w:val="00AD5E8E"/>
    <w:rsid w:val="00AD5EDD"/>
    <w:rsid w:val="00AD6A4F"/>
    <w:rsid w:val="00AD768E"/>
    <w:rsid w:val="00AD76B0"/>
    <w:rsid w:val="00AD785B"/>
    <w:rsid w:val="00AE1228"/>
    <w:rsid w:val="00AE2BFE"/>
    <w:rsid w:val="00AE34F1"/>
    <w:rsid w:val="00AE358B"/>
    <w:rsid w:val="00AE386B"/>
    <w:rsid w:val="00AE496E"/>
    <w:rsid w:val="00AE4E80"/>
    <w:rsid w:val="00AE55E4"/>
    <w:rsid w:val="00AE607B"/>
    <w:rsid w:val="00AE77C8"/>
    <w:rsid w:val="00AF07AB"/>
    <w:rsid w:val="00AF1510"/>
    <w:rsid w:val="00AF3394"/>
    <w:rsid w:val="00AF3677"/>
    <w:rsid w:val="00AF37A0"/>
    <w:rsid w:val="00AF38A2"/>
    <w:rsid w:val="00AF3904"/>
    <w:rsid w:val="00AF3E10"/>
    <w:rsid w:val="00AF45F0"/>
    <w:rsid w:val="00AF55D6"/>
    <w:rsid w:val="00AF5B95"/>
    <w:rsid w:val="00AF6179"/>
    <w:rsid w:val="00AF625C"/>
    <w:rsid w:val="00AF6994"/>
    <w:rsid w:val="00AF6C82"/>
    <w:rsid w:val="00AF6D29"/>
    <w:rsid w:val="00AF70EF"/>
    <w:rsid w:val="00AF7C78"/>
    <w:rsid w:val="00B0007E"/>
    <w:rsid w:val="00B0185F"/>
    <w:rsid w:val="00B0279E"/>
    <w:rsid w:val="00B029BD"/>
    <w:rsid w:val="00B02A03"/>
    <w:rsid w:val="00B0380C"/>
    <w:rsid w:val="00B03CEE"/>
    <w:rsid w:val="00B041B1"/>
    <w:rsid w:val="00B04667"/>
    <w:rsid w:val="00B04B0E"/>
    <w:rsid w:val="00B057CC"/>
    <w:rsid w:val="00B06DBB"/>
    <w:rsid w:val="00B07420"/>
    <w:rsid w:val="00B074A7"/>
    <w:rsid w:val="00B07B08"/>
    <w:rsid w:val="00B104A1"/>
    <w:rsid w:val="00B10771"/>
    <w:rsid w:val="00B10830"/>
    <w:rsid w:val="00B11143"/>
    <w:rsid w:val="00B11E8B"/>
    <w:rsid w:val="00B123FF"/>
    <w:rsid w:val="00B1269E"/>
    <w:rsid w:val="00B12A26"/>
    <w:rsid w:val="00B1337F"/>
    <w:rsid w:val="00B146CD"/>
    <w:rsid w:val="00B160E8"/>
    <w:rsid w:val="00B168D2"/>
    <w:rsid w:val="00B1722A"/>
    <w:rsid w:val="00B17897"/>
    <w:rsid w:val="00B17D35"/>
    <w:rsid w:val="00B20666"/>
    <w:rsid w:val="00B21B23"/>
    <w:rsid w:val="00B21E0D"/>
    <w:rsid w:val="00B21FCE"/>
    <w:rsid w:val="00B24362"/>
    <w:rsid w:val="00B25B88"/>
    <w:rsid w:val="00B26486"/>
    <w:rsid w:val="00B26D23"/>
    <w:rsid w:val="00B26FD6"/>
    <w:rsid w:val="00B27245"/>
    <w:rsid w:val="00B275B4"/>
    <w:rsid w:val="00B27C3D"/>
    <w:rsid w:val="00B312CB"/>
    <w:rsid w:val="00B318C0"/>
    <w:rsid w:val="00B32853"/>
    <w:rsid w:val="00B3287C"/>
    <w:rsid w:val="00B33257"/>
    <w:rsid w:val="00B332E6"/>
    <w:rsid w:val="00B3466A"/>
    <w:rsid w:val="00B34E2F"/>
    <w:rsid w:val="00B35751"/>
    <w:rsid w:val="00B36707"/>
    <w:rsid w:val="00B370BE"/>
    <w:rsid w:val="00B37B56"/>
    <w:rsid w:val="00B4027B"/>
    <w:rsid w:val="00B405F4"/>
    <w:rsid w:val="00B40BB2"/>
    <w:rsid w:val="00B40F3D"/>
    <w:rsid w:val="00B4258F"/>
    <w:rsid w:val="00B434E9"/>
    <w:rsid w:val="00B43E80"/>
    <w:rsid w:val="00B4443F"/>
    <w:rsid w:val="00B45CE2"/>
    <w:rsid w:val="00B45DEB"/>
    <w:rsid w:val="00B4609D"/>
    <w:rsid w:val="00B46560"/>
    <w:rsid w:val="00B475FA"/>
    <w:rsid w:val="00B4772D"/>
    <w:rsid w:val="00B4784D"/>
    <w:rsid w:val="00B47939"/>
    <w:rsid w:val="00B5044B"/>
    <w:rsid w:val="00B50F36"/>
    <w:rsid w:val="00B50F77"/>
    <w:rsid w:val="00B50FE0"/>
    <w:rsid w:val="00B51452"/>
    <w:rsid w:val="00B51705"/>
    <w:rsid w:val="00B52A98"/>
    <w:rsid w:val="00B52F3C"/>
    <w:rsid w:val="00B5418D"/>
    <w:rsid w:val="00B54AE6"/>
    <w:rsid w:val="00B54B2B"/>
    <w:rsid w:val="00B54FC6"/>
    <w:rsid w:val="00B5735C"/>
    <w:rsid w:val="00B64EDC"/>
    <w:rsid w:val="00B65CAE"/>
    <w:rsid w:val="00B65D73"/>
    <w:rsid w:val="00B6740C"/>
    <w:rsid w:val="00B706B5"/>
    <w:rsid w:val="00B7161C"/>
    <w:rsid w:val="00B721C9"/>
    <w:rsid w:val="00B7280F"/>
    <w:rsid w:val="00B72AE7"/>
    <w:rsid w:val="00B73212"/>
    <w:rsid w:val="00B73996"/>
    <w:rsid w:val="00B73C6F"/>
    <w:rsid w:val="00B74DA3"/>
    <w:rsid w:val="00B75258"/>
    <w:rsid w:val="00B75337"/>
    <w:rsid w:val="00B75B9F"/>
    <w:rsid w:val="00B76BDE"/>
    <w:rsid w:val="00B801E5"/>
    <w:rsid w:val="00B80408"/>
    <w:rsid w:val="00B80631"/>
    <w:rsid w:val="00B8065F"/>
    <w:rsid w:val="00B80D0D"/>
    <w:rsid w:val="00B80D57"/>
    <w:rsid w:val="00B80D87"/>
    <w:rsid w:val="00B820EE"/>
    <w:rsid w:val="00B8288D"/>
    <w:rsid w:val="00B828A4"/>
    <w:rsid w:val="00B82E3C"/>
    <w:rsid w:val="00B8335C"/>
    <w:rsid w:val="00B836EE"/>
    <w:rsid w:val="00B84002"/>
    <w:rsid w:val="00B842C2"/>
    <w:rsid w:val="00B846D1"/>
    <w:rsid w:val="00B8470D"/>
    <w:rsid w:val="00B84713"/>
    <w:rsid w:val="00B84B60"/>
    <w:rsid w:val="00B851C4"/>
    <w:rsid w:val="00B85376"/>
    <w:rsid w:val="00B85817"/>
    <w:rsid w:val="00B85EFC"/>
    <w:rsid w:val="00B86789"/>
    <w:rsid w:val="00B86E09"/>
    <w:rsid w:val="00B8746C"/>
    <w:rsid w:val="00B87A4E"/>
    <w:rsid w:val="00B87B94"/>
    <w:rsid w:val="00B87B9F"/>
    <w:rsid w:val="00B90572"/>
    <w:rsid w:val="00B910C8"/>
    <w:rsid w:val="00B917F3"/>
    <w:rsid w:val="00B92395"/>
    <w:rsid w:val="00B9277A"/>
    <w:rsid w:val="00B9290B"/>
    <w:rsid w:val="00B92BD8"/>
    <w:rsid w:val="00B92C80"/>
    <w:rsid w:val="00B9310B"/>
    <w:rsid w:val="00B9390F"/>
    <w:rsid w:val="00B947E3"/>
    <w:rsid w:val="00B963FC"/>
    <w:rsid w:val="00B96658"/>
    <w:rsid w:val="00B96FD7"/>
    <w:rsid w:val="00BA001B"/>
    <w:rsid w:val="00BA0210"/>
    <w:rsid w:val="00BA0AC6"/>
    <w:rsid w:val="00BA0B5B"/>
    <w:rsid w:val="00BA1A2C"/>
    <w:rsid w:val="00BA1E02"/>
    <w:rsid w:val="00BA1F38"/>
    <w:rsid w:val="00BA1F47"/>
    <w:rsid w:val="00BA2477"/>
    <w:rsid w:val="00BA387E"/>
    <w:rsid w:val="00BA3DD8"/>
    <w:rsid w:val="00BA40B5"/>
    <w:rsid w:val="00BA5E17"/>
    <w:rsid w:val="00BA6AC5"/>
    <w:rsid w:val="00BB0013"/>
    <w:rsid w:val="00BB0767"/>
    <w:rsid w:val="00BB07E4"/>
    <w:rsid w:val="00BB0B31"/>
    <w:rsid w:val="00BB0C12"/>
    <w:rsid w:val="00BB1698"/>
    <w:rsid w:val="00BB29E9"/>
    <w:rsid w:val="00BB33B0"/>
    <w:rsid w:val="00BB455C"/>
    <w:rsid w:val="00BB4585"/>
    <w:rsid w:val="00BB5FE8"/>
    <w:rsid w:val="00BB70A3"/>
    <w:rsid w:val="00BB7B40"/>
    <w:rsid w:val="00BC0B37"/>
    <w:rsid w:val="00BC144D"/>
    <w:rsid w:val="00BC1723"/>
    <w:rsid w:val="00BC1C3E"/>
    <w:rsid w:val="00BC2947"/>
    <w:rsid w:val="00BC3D04"/>
    <w:rsid w:val="00BC401C"/>
    <w:rsid w:val="00BC5044"/>
    <w:rsid w:val="00BC6E90"/>
    <w:rsid w:val="00BD18AF"/>
    <w:rsid w:val="00BD22B4"/>
    <w:rsid w:val="00BD27FE"/>
    <w:rsid w:val="00BD4782"/>
    <w:rsid w:val="00BD519E"/>
    <w:rsid w:val="00BD63EB"/>
    <w:rsid w:val="00BD666E"/>
    <w:rsid w:val="00BD6EF5"/>
    <w:rsid w:val="00BD7B39"/>
    <w:rsid w:val="00BE1E94"/>
    <w:rsid w:val="00BE2103"/>
    <w:rsid w:val="00BE29C6"/>
    <w:rsid w:val="00BE2AA2"/>
    <w:rsid w:val="00BE6437"/>
    <w:rsid w:val="00BE7B0A"/>
    <w:rsid w:val="00BF0A18"/>
    <w:rsid w:val="00BF0E66"/>
    <w:rsid w:val="00BF27E0"/>
    <w:rsid w:val="00BF29E1"/>
    <w:rsid w:val="00BF2CDA"/>
    <w:rsid w:val="00BF3E11"/>
    <w:rsid w:val="00BF4A8C"/>
    <w:rsid w:val="00BF5E2B"/>
    <w:rsid w:val="00BF5EE1"/>
    <w:rsid w:val="00BF6B56"/>
    <w:rsid w:val="00BF7A13"/>
    <w:rsid w:val="00BF7DA4"/>
    <w:rsid w:val="00C00909"/>
    <w:rsid w:val="00C01009"/>
    <w:rsid w:val="00C01F12"/>
    <w:rsid w:val="00C01F93"/>
    <w:rsid w:val="00C02751"/>
    <w:rsid w:val="00C027D3"/>
    <w:rsid w:val="00C02F6F"/>
    <w:rsid w:val="00C032E2"/>
    <w:rsid w:val="00C034BB"/>
    <w:rsid w:val="00C03CA1"/>
    <w:rsid w:val="00C0466A"/>
    <w:rsid w:val="00C057D4"/>
    <w:rsid w:val="00C06174"/>
    <w:rsid w:val="00C06EB3"/>
    <w:rsid w:val="00C06F88"/>
    <w:rsid w:val="00C10519"/>
    <w:rsid w:val="00C10647"/>
    <w:rsid w:val="00C11E1E"/>
    <w:rsid w:val="00C128B1"/>
    <w:rsid w:val="00C12DB0"/>
    <w:rsid w:val="00C14920"/>
    <w:rsid w:val="00C14CC9"/>
    <w:rsid w:val="00C15B28"/>
    <w:rsid w:val="00C161BF"/>
    <w:rsid w:val="00C16CEC"/>
    <w:rsid w:val="00C17F12"/>
    <w:rsid w:val="00C20755"/>
    <w:rsid w:val="00C2083B"/>
    <w:rsid w:val="00C2132F"/>
    <w:rsid w:val="00C2241B"/>
    <w:rsid w:val="00C2254B"/>
    <w:rsid w:val="00C22551"/>
    <w:rsid w:val="00C22E63"/>
    <w:rsid w:val="00C23439"/>
    <w:rsid w:val="00C23A23"/>
    <w:rsid w:val="00C24647"/>
    <w:rsid w:val="00C24708"/>
    <w:rsid w:val="00C25DF7"/>
    <w:rsid w:val="00C26125"/>
    <w:rsid w:val="00C272ED"/>
    <w:rsid w:val="00C278E2"/>
    <w:rsid w:val="00C27BA0"/>
    <w:rsid w:val="00C30D4F"/>
    <w:rsid w:val="00C31AB6"/>
    <w:rsid w:val="00C31AD6"/>
    <w:rsid w:val="00C33262"/>
    <w:rsid w:val="00C338C8"/>
    <w:rsid w:val="00C340C1"/>
    <w:rsid w:val="00C351F3"/>
    <w:rsid w:val="00C3526B"/>
    <w:rsid w:val="00C35DC2"/>
    <w:rsid w:val="00C360FD"/>
    <w:rsid w:val="00C36E55"/>
    <w:rsid w:val="00C371B6"/>
    <w:rsid w:val="00C37ED1"/>
    <w:rsid w:val="00C40B63"/>
    <w:rsid w:val="00C40F10"/>
    <w:rsid w:val="00C40F64"/>
    <w:rsid w:val="00C41244"/>
    <w:rsid w:val="00C4146B"/>
    <w:rsid w:val="00C41F8B"/>
    <w:rsid w:val="00C42AA6"/>
    <w:rsid w:val="00C4396F"/>
    <w:rsid w:val="00C43D25"/>
    <w:rsid w:val="00C4407E"/>
    <w:rsid w:val="00C4412F"/>
    <w:rsid w:val="00C44C05"/>
    <w:rsid w:val="00C45A3E"/>
    <w:rsid w:val="00C46E4B"/>
    <w:rsid w:val="00C46EFE"/>
    <w:rsid w:val="00C47088"/>
    <w:rsid w:val="00C509BE"/>
    <w:rsid w:val="00C50BCD"/>
    <w:rsid w:val="00C522A4"/>
    <w:rsid w:val="00C535AF"/>
    <w:rsid w:val="00C5363F"/>
    <w:rsid w:val="00C53DF2"/>
    <w:rsid w:val="00C556EA"/>
    <w:rsid w:val="00C55C7F"/>
    <w:rsid w:val="00C55F25"/>
    <w:rsid w:val="00C56407"/>
    <w:rsid w:val="00C57073"/>
    <w:rsid w:val="00C61935"/>
    <w:rsid w:val="00C61CCE"/>
    <w:rsid w:val="00C643A2"/>
    <w:rsid w:val="00C6473A"/>
    <w:rsid w:val="00C64899"/>
    <w:rsid w:val="00C652BD"/>
    <w:rsid w:val="00C652EA"/>
    <w:rsid w:val="00C653FE"/>
    <w:rsid w:val="00C65553"/>
    <w:rsid w:val="00C66962"/>
    <w:rsid w:val="00C66D3B"/>
    <w:rsid w:val="00C672CC"/>
    <w:rsid w:val="00C700AB"/>
    <w:rsid w:val="00C70E10"/>
    <w:rsid w:val="00C71561"/>
    <w:rsid w:val="00C7169D"/>
    <w:rsid w:val="00C71CDD"/>
    <w:rsid w:val="00C71FBF"/>
    <w:rsid w:val="00C730CA"/>
    <w:rsid w:val="00C73CC9"/>
    <w:rsid w:val="00C743F6"/>
    <w:rsid w:val="00C74E99"/>
    <w:rsid w:val="00C7664F"/>
    <w:rsid w:val="00C76CE8"/>
    <w:rsid w:val="00C76D9C"/>
    <w:rsid w:val="00C809E6"/>
    <w:rsid w:val="00C80B71"/>
    <w:rsid w:val="00C819B7"/>
    <w:rsid w:val="00C81F7D"/>
    <w:rsid w:val="00C82504"/>
    <w:rsid w:val="00C82A45"/>
    <w:rsid w:val="00C82F87"/>
    <w:rsid w:val="00C8350B"/>
    <w:rsid w:val="00C84F65"/>
    <w:rsid w:val="00C8566F"/>
    <w:rsid w:val="00C862A8"/>
    <w:rsid w:val="00C869DF"/>
    <w:rsid w:val="00C86C00"/>
    <w:rsid w:val="00C86D80"/>
    <w:rsid w:val="00C87340"/>
    <w:rsid w:val="00C907F3"/>
    <w:rsid w:val="00C90AD7"/>
    <w:rsid w:val="00C90F44"/>
    <w:rsid w:val="00C91C43"/>
    <w:rsid w:val="00C92684"/>
    <w:rsid w:val="00C932A2"/>
    <w:rsid w:val="00C94A8E"/>
    <w:rsid w:val="00C96155"/>
    <w:rsid w:val="00C963F0"/>
    <w:rsid w:val="00C97741"/>
    <w:rsid w:val="00CA00A6"/>
    <w:rsid w:val="00CA08E3"/>
    <w:rsid w:val="00CA1239"/>
    <w:rsid w:val="00CA1861"/>
    <w:rsid w:val="00CA2A37"/>
    <w:rsid w:val="00CA2B81"/>
    <w:rsid w:val="00CA2E06"/>
    <w:rsid w:val="00CA3963"/>
    <w:rsid w:val="00CA432B"/>
    <w:rsid w:val="00CA5037"/>
    <w:rsid w:val="00CA5ABC"/>
    <w:rsid w:val="00CA64B6"/>
    <w:rsid w:val="00CA653D"/>
    <w:rsid w:val="00CA6F6A"/>
    <w:rsid w:val="00CA768B"/>
    <w:rsid w:val="00CA7B12"/>
    <w:rsid w:val="00CB02DF"/>
    <w:rsid w:val="00CB0CC9"/>
    <w:rsid w:val="00CB0CEF"/>
    <w:rsid w:val="00CB1114"/>
    <w:rsid w:val="00CB1771"/>
    <w:rsid w:val="00CB1B32"/>
    <w:rsid w:val="00CB20F8"/>
    <w:rsid w:val="00CB2A4B"/>
    <w:rsid w:val="00CB3292"/>
    <w:rsid w:val="00CB3501"/>
    <w:rsid w:val="00CB3B10"/>
    <w:rsid w:val="00CB3BFA"/>
    <w:rsid w:val="00CB4BD1"/>
    <w:rsid w:val="00CB5245"/>
    <w:rsid w:val="00CB52E2"/>
    <w:rsid w:val="00CB5C00"/>
    <w:rsid w:val="00CB6018"/>
    <w:rsid w:val="00CB6846"/>
    <w:rsid w:val="00CB6DAA"/>
    <w:rsid w:val="00CB6DDF"/>
    <w:rsid w:val="00CB711C"/>
    <w:rsid w:val="00CC023F"/>
    <w:rsid w:val="00CC08A3"/>
    <w:rsid w:val="00CC0CE7"/>
    <w:rsid w:val="00CC2FB4"/>
    <w:rsid w:val="00CC40FE"/>
    <w:rsid w:val="00CC4359"/>
    <w:rsid w:val="00CC4A7D"/>
    <w:rsid w:val="00CC4C26"/>
    <w:rsid w:val="00CC5492"/>
    <w:rsid w:val="00CC5DE1"/>
    <w:rsid w:val="00CC6418"/>
    <w:rsid w:val="00CC6E1A"/>
    <w:rsid w:val="00CC6E53"/>
    <w:rsid w:val="00CC7148"/>
    <w:rsid w:val="00CC7996"/>
    <w:rsid w:val="00CD031B"/>
    <w:rsid w:val="00CD09AA"/>
    <w:rsid w:val="00CD0AF6"/>
    <w:rsid w:val="00CD0E27"/>
    <w:rsid w:val="00CD1A85"/>
    <w:rsid w:val="00CD1ECC"/>
    <w:rsid w:val="00CD2DD6"/>
    <w:rsid w:val="00CD2E63"/>
    <w:rsid w:val="00CD3476"/>
    <w:rsid w:val="00CD3682"/>
    <w:rsid w:val="00CD433A"/>
    <w:rsid w:val="00CD4B0B"/>
    <w:rsid w:val="00CD4CE6"/>
    <w:rsid w:val="00CD5411"/>
    <w:rsid w:val="00CD631B"/>
    <w:rsid w:val="00CD70A3"/>
    <w:rsid w:val="00CD7B3B"/>
    <w:rsid w:val="00CE0F56"/>
    <w:rsid w:val="00CE192D"/>
    <w:rsid w:val="00CE1932"/>
    <w:rsid w:val="00CE2659"/>
    <w:rsid w:val="00CE3454"/>
    <w:rsid w:val="00CE41CD"/>
    <w:rsid w:val="00CE4844"/>
    <w:rsid w:val="00CE5146"/>
    <w:rsid w:val="00CE6A3D"/>
    <w:rsid w:val="00CE6BCF"/>
    <w:rsid w:val="00CE6E79"/>
    <w:rsid w:val="00CE7017"/>
    <w:rsid w:val="00CE7B8A"/>
    <w:rsid w:val="00CF088B"/>
    <w:rsid w:val="00CF0B04"/>
    <w:rsid w:val="00CF0D1F"/>
    <w:rsid w:val="00CF11E8"/>
    <w:rsid w:val="00CF1448"/>
    <w:rsid w:val="00CF1B46"/>
    <w:rsid w:val="00CF1C39"/>
    <w:rsid w:val="00CF2092"/>
    <w:rsid w:val="00CF3DAC"/>
    <w:rsid w:val="00CF45EF"/>
    <w:rsid w:val="00CF476E"/>
    <w:rsid w:val="00CF49B3"/>
    <w:rsid w:val="00D004B5"/>
    <w:rsid w:val="00D006FC"/>
    <w:rsid w:val="00D00CD5"/>
    <w:rsid w:val="00D0103A"/>
    <w:rsid w:val="00D0126B"/>
    <w:rsid w:val="00D01EFB"/>
    <w:rsid w:val="00D022A1"/>
    <w:rsid w:val="00D02FF0"/>
    <w:rsid w:val="00D03F8A"/>
    <w:rsid w:val="00D04298"/>
    <w:rsid w:val="00D0517E"/>
    <w:rsid w:val="00D05486"/>
    <w:rsid w:val="00D05D77"/>
    <w:rsid w:val="00D05EC5"/>
    <w:rsid w:val="00D064D5"/>
    <w:rsid w:val="00D06ABD"/>
    <w:rsid w:val="00D079C1"/>
    <w:rsid w:val="00D1226A"/>
    <w:rsid w:val="00D12D54"/>
    <w:rsid w:val="00D15121"/>
    <w:rsid w:val="00D15CCB"/>
    <w:rsid w:val="00D160CC"/>
    <w:rsid w:val="00D166A9"/>
    <w:rsid w:val="00D17C6B"/>
    <w:rsid w:val="00D17E44"/>
    <w:rsid w:val="00D202CD"/>
    <w:rsid w:val="00D2038C"/>
    <w:rsid w:val="00D20B85"/>
    <w:rsid w:val="00D21E13"/>
    <w:rsid w:val="00D229AC"/>
    <w:rsid w:val="00D235F1"/>
    <w:rsid w:val="00D24EF1"/>
    <w:rsid w:val="00D253FC"/>
    <w:rsid w:val="00D254AA"/>
    <w:rsid w:val="00D25BB6"/>
    <w:rsid w:val="00D25D1B"/>
    <w:rsid w:val="00D26959"/>
    <w:rsid w:val="00D26DD4"/>
    <w:rsid w:val="00D271B0"/>
    <w:rsid w:val="00D3009D"/>
    <w:rsid w:val="00D30A7C"/>
    <w:rsid w:val="00D30FD5"/>
    <w:rsid w:val="00D31530"/>
    <w:rsid w:val="00D319CA"/>
    <w:rsid w:val="00D340D7"/>
    <w:rsid w:val="00D34176"/>
    <w:rsid w:val="00D347D2"/>
    <w:rsid w:val="00D34C23"/>
    <w:rsid w:val="00D34DCB"/>
    <w:rsid w:val="00D3531C"/>
    <w:rsid w:val="00D3601A"/>
    <w:rsid w:val="00D36021"/>
    <w:rsid w:val="00D37562"/>
    <w:rsid w:val="00D3792C"/>
    <w:rsid w:val="00D40A05"/>
    <w:rsid w:val="00D40CA2"/>
    <w:rsid w:val="00D40FBE"/>
    <w:rsid w:val="00D41654"/>
    <w:rsid w:val="00D421A0"/>
    <w:rsid w:val="00D42274"/>
    <w:rsid w:val="00D43A8B"/>
    <w:rsid w:val="00D44114"/>
    <w:rsid w:val="00D445EC"/>
    <w:rsid w:val="00D45419"/>
    <w:rsid w:val="00D465A7"/>
    <w:rsid w:val="00D46B7D"/>
    <w:rsid w:val="00D47009"/>
    <w:rsid w:val="00D473B6"/>
    <w:rsid w:val="00D47DDD"/>
    <w:rsid w:val="00D47DE1"/>
    <w:rsid w:val="00D50155"/>
    <w:rsid w:val="00D5040B"/>
    <w:rsid w:val="00D518A3"/>
    <w:rsid w:val="00D51C0B"/>
    <w:rsid w:val="00D51D9F"/>
    <w:rsid w:val="00D527A6"/>
    <w:rsid w:val="00D52A80"/>
    <w:rsid w:val="00D52B0A"/>
    <w:rsid w:val="00D52B16"/>
    <w:rsid w:val="00D52D25"/>
    <w:rsid w:val="00D53368"/>
    <w:rsid w:val="00D53644"/>
    <w:rsid w:val="00D53939"/>
    <w:rsid w:val="00D53EBE"/>
    <w:rsid w:val="00D53ED3"/>
    <w:rsid w:val="00D542CF"/>
    <w:rsid w:val="00D5434D"/>
    <w:rsid w:val="00D548BB"/>
    <w:rsid w:val="00D55A20"/>
    <w:rsid w:val="00D55D63"/>
    <w:rsid w:val="00D56456"/>
    <w:rsid w:val="00D57B22"/>
    <w:rsid w:val="00D60B22"/>
    <w:rsid w:val="00D61311"/>
    <w:rsid w:val="00D6275B"/>
    <w:rsid w:val="00D62BDF"/>
    <w:rsid w:val="00D62E92"/>
    <w:rsid w:val="00D63ACF"/>
    <w:rsid w:val="00D64216"/>
    <w:rsid w:val="00D65745"/>
    <w:rsid w:val="00D66F86"/>
    <w:rsid w:val="00D671A5"/>
    <w:rsid w:val="00D676F8"/>
    <w:rsid w:val="00D67CE7"/>
    <w:rsid w:val="00D67D3A"/>
    <w:rsid w:val="00D702B6"/>
    <w:rsid w:val="00D70CBF"/>
    <w:rsid w:val="00D70EA9"/>
    <w:rsid w:val="00D7201F"/>
    <w:rsid w:val="00D72E72"/>
    <w:rsid w:val="00D732B8"/>
    <w:rsid w:val="00D73B12"/>
    <w:rsid w:val="00D74795"/>
    <w:rsid w:val="00D75DA1"/>
    <w:rsid w:val="00D76411"/>
    <w:rsid w:val="00D7673C"/>
    <w:rsid w:val="00D77232"/>
    <w:rsid w:val="00D80343"/>
    <w:rsid w:val="00D80F28"/>
    <w:rsid w:val="00D819BB"/>
    <w:rsid w:val="00D82236"/>
    <w:rsid w:val="00D83971"/>
    <w:rsid w:val="00D8468A"/>
    <w:rsid w:val="00D851AD"/>
    <w:rsid w:val="00D8536F"/>
    <w:rsid w:val="00D854BB"/>
    <w:rsid w:val="00D863A9"/>
    <w:rsid w:val="00D865FC"/>
    <w:rsid w:val="00D86BD9"/>
    <w:rsid w:val="00D870C4"/>
    <w:rsid w:val="00D871B8"/>
    <w:rsid w:val="00D87A7F"/>
    <w:rsid w:val="00D87C74"/>
    <w:rsid w:val="00D9052D"/>
    <w:rsid w:val="00D90598"/>
    <w:rsid w:val="00D90DC5"/>
    <w:rsid w:val="00D928CF"/>
    <w:rsid w:val="00D93350"/>
    <w:rsid w:val="00D94000"/>
    <w:rsid w:val="00D94571"/>
    <w:rsid w:val="00D946A6"/>
    <w:rsid w:val="00D947CF"/>
    <w:rsid w:val="00D953F6"/>
    <w:rsid w:val="00D960FA"/>
    <w:rsid w:val="00D96131"/>
    <w:rsid w:val="00D977F0"/>
    <w:rsid w:val="00DA08C6"/>
    <w:rsid w:val="00DA0E4E"/>
    <w:rsid w:val="00DA1C5E"/>
    <w:rsid w:val="00DA22AD"/>
    <w:rsid w:val="00DA3072"/>
    <w:rsid w:val="00DA3366"/>
    <w:rsid w:val="00DA3B46"/>
    <w:rsid w:val="00DA49A5"/>
    <w:rsid w:val="00DA535B"/>
    <w:rsid w:val="00DA54A1"/>
    <w:rsid w:val="00DA56A2"/>
    <w:rsid w:val="00DA56B8"/>
    <w:rsid w:val="00DA67ED"/>
    <w:rsid w:val="00DA682A"/>
    <w:rsid w:val="00DA6D57"/>
    <w:rsid w:val="00DA7B35"/>
    <w:rsid w:val="00DB02B4"/>
    <w:rsid w:val="00DB045E"/>
    <w:rsid w:val="00DB05ED"/>
    <w:rsid w:val="00DB069C"/>
    <w:rsid w:val="00DB0FDF"/>
    <w:rsid w:val="00DB18BA"/>
    <w:rsid w:val="00DB1FA6"/>
    <w:rsid w:val="00DB2B34"/>
    <w:rsid w:val="00DB35D8"/>
    <w:rsid w:val="00DB394B"/>
    <w:rsid w:val="00DB5270"/>
    <w:rsid w:val="00DB5C0E"/>
    <w:rsid w:val="00DB68D8"/>
    <w:rsid w:val="00DB68E9"/>
    <w:rsid w:val="00DB778A"/>
    <w:rsid w:val="00DC01EC"/>
    <w:rsid w:val="00DC0A2D"/>
    <w:rsid w:val="00DC16DD"/>
    <w:rsid w:val="00DC39F0"/>
    <w:rsid w:val="00DC3A76"/>
    <w:rsid w:val="00DC5E06"/>
    <w:rsid w:val="00DC5F4E"/>
    <w:rsid w:val="00DC63F3"/>
    <w:rsid w:val="00DC6772"/>
    <w:rsid w:val="00DC6A21"/>
    <w:rsid w:val="00DD0B9E"/>
    <w:rsid w:val="00DD1F8F"/>
    <w:rsid w:val="00DD2955"/>
    <w:rsid w:val="00DD3109"/>
    <w:rsid w:val="00DD37DE"/>
    <w:rsid w:val="00DD47F9"/>
    <w:rsid w:val="00DD491F"/>
    <w:rsid w:val="00DD5CFA"/>
    <w:rsid w:val="00DD60D2"/>
    <w:rsid w:val="00DD6271"/>
    <w:rsid w:val="00DD6342"/>
    <w:rsid w:val="00DD63F1"/>
    <w:rsid w:val="00DD64ED"/>
    <w:rsid w:val="00DD67A5"/>
    <w:rsid w:val="00DD6F3B"/>
    <w:rsid w:val="00DD7C9A"/>
    <w:rsid w:val="00DE1203"/>
    <w:rsid w:val="00DE1ADB"/>
    <w:rsid w:val="00DE1B29"/>
    <w:rsid w:val="00DE21B8"/>
    <w:rsid w:val="00DE2701"/>
    <w:rsid w:val="00DE3598"/>
    <w:rsid w:val="00DE3D2A"/>
    <w:rsid w:val="00DE55EA"/>
    <w:rsid w:val="00DE6212"/>
    <w:rsid w:val="00DE693D"/>
    <w:rsid w:val="00DF0461"/>
    <w:rsid w:val="00DF04FE"/>
    <w:rsid w:val="00DF05FB"/>
    <w:rsid w:val="00DF0B3D"/>
    <w:rsid w:val="00DF178A"/>
    <w:rsid w:val="00DF1EB2"/>
    <w:rsid w:val="00DF2AFB"/>
    <w:rsid w:val="00DF2E68"/>
    <w:rsid w:val="00DF3D36"/>
    <w:rsid w:val="00DF440D"/>
    <w:rsid w:val="00DF546A"/>
    <w:rsid w:val="00DF54A1"/>
    <w:rsid w:val="00DF5712"/>
    <w:rsid w:val="00DF5BBC"/>
    <w:rsid w:val="00DF5C51"/>
    <w:rsid w:val="00DF675E"/>
    <w:rsid w:val="00DF69BF"/>
    <w:rsid w:val="00DF6E31"/>
    <w:rsid w:val="00DF7232"/>
    <w:rsid w:val="00DF731F"/>
    <w:rsid w:val="00DF7C8A"/>
    <w:rsid w:val="00E005D5"/>
    <w:rsid w:val="00E01393"/>
    <w:rsid w:val="00E01FB5"/>
    <w:rsid w:val="00E03E50"/>
    <w:rsid w:val="00E04930"/>
    <w:rsid w:val="00E04997"/>
    <w:rsid w:val="00E05320"/>
    <w:rsid w:val="00E05593"/>
    <w:rsid w:val="00E0762F"/>
    <w:rsid w:val="00E07763"/>
    <w:rsid w:val="00E07BE1"/>
    <w:rsid w:val="00E07C75"/>
    <w:rsid w:val="00E10D3C"/>
    <w:rsid w:val="00E10ED9"/>
    <w:rsid w:val="00E10FC0"/>
    <w:rsid w:val="00E117AA"/>
    <w:rsid w:val="00E11B63"/>
    <w:rsid w:val="00E13197"/>
    <w:rsid w:val="00E131AB"/>
    <w:rsid w:val="00E135F2"/>
    <w:rsid w:val="00E141DE"/>
    <w:rsid w:val="00E14D96"/>
    <w:rsid w:val="00E15239"/>
    <w:rsid w:val="00E161A0"/>
    <w:rsid w:val="00E176BC"/>
    <w:rsid w:val="00E17A5A"/>
    <w:rsid w:val="00E2069D"/>
    <w:rsid w:val="00E20D66"/>
    <w:rsid w:val="00E22693"/>
    <w:rsid w:val="00E22806"/>
    <w:rsid w:val="00E22E8E"/>
    <w:rsid w:val="00E23096"/>
    <w:rsid w:val="00E23B31"/>
    <w:rsid w:val="00E23B9D"/>
    <w:rsid w:val="00E24ECE"/>
    <w:rsid w:val="00E24FE1"/>
    <w:rsid w:val="00E25240"/>
    <w:rsid w:val="00E25387"/>
    <w:rsid w:val="00E2553F"/>
    <w:rsid w:val="00E25CBB"/>
    <w:rsid w:val="00E25D50"/>
    <w:rsid w:val="00E25ED4"/>
    <w:rsid w:val="00E26ADD"/>
    <w:rsid w:val="00E26BF9"/>
    <w:rsid w:val="00E26FCC"/>
    <w:rsid w:val="00E27B2D"/>
    <w:rsid w:val="00E27B7B"/>
    <w:rsid w:val="00E27F31"/>
    <w:rsid w:val="00E30670"/>
    <w:rsid w:val="00E31704"/>
    <w:rsid w:val="00E31AA6"/>
    <w:rsid w:val="00E31B4D"/>
    <w:rsid w:val="00E32866"/>
    <w:rsid w:val="00E3303E"/>
    <w:rsid w:val="00E3314E"/>
    <w:rsid w:val="00E33418"/>
    <w:rsid w:val="00E350CD"/>
    <w:rsid w:val="00E355C3"/>
    <w:rsid w:val="00E36906"/>
    <w:rsid w:val="00E36F99"/>
    <w:rsid w:val="00E3716F"/>
    <w:rsid w:val="00E3728C"/>
    <w:rsid w:val="00E374E3"/>
    <w:rsid w:val="00E37CDD"/>
    <w:rsid w:val="00E400CF"/>
    <w:rsid w:val="00E40207"/>
    <w:rsid w:val="00E4078F"/>
    <w:rsid w:val="00E42750"/>
    <w:rsid w:val="00E43B75"/>
    <w:rsid w:val="00E44136"/>
    <w:rsid w:val="00E44FFB"/>
    <w:rsid w:val="00E452B9"/>
    <w:rsid w:val="00E45958"/>
    <w:rsid w:val="00E45D0E"/>
    <w:rsid w:val="00E475E3"/>
    <w:rsid w:val="00E515A0"/>
    <w:rsid w:val="00E521A0"/>
    <w:rsid w:val="00E53375"/>
    <w:rsid w:val="00E5372C"/>
    <w:rsid w:val="00E53757"/>
    <w:rsid w:val="00E53799"/>
    <w:rsid w:val="00E5423E"/>
    <w:rsid w:val="00E5425B"/>
    <w:rsid w:val="00E54A2E"/>
    <w:rsid w:val="00E54B84"/>
    <w:rsid w:val="00E54D24"/>
    <w:rsid w:val="00E55A6C"/>
    <w:rsid w:val="00E55DCF"/>
    <w:rsid w:val="00E55F64"/>
    <w:rsid w:val="00E56009"/>
    <w:rsid w:val="00E57A89"/>
    <w:rsid w:val="00E57EBD"/>
    <w:rsid w:val="00E60F27"/>
    <w:rsid w:val="00E6100C"/>
    <w:rsid w:val="00E6186C"/>
    <w:rsid w:val="00E622BD"/>
    <w:rsid w:val="00E63DF5"/>
    <w:rsid w:val="00E64F83"/>
    <w:rsid w:val="00E65747"/>
    <w:rsid w:val="00E65CE1"/>
    <w:rsid w:val="00E672D3"/>
    <w:rsid w:val="00E729B4"/>
    <w:rsid w:val="00E72ACB"/>
    <w:rsid w:val="00E72BC1"/>
    <w:rsid w:val="00E731A3"/>
    <w:rsid w:val="00E734CB"/>
    <w:rsid w:val="00E7354E"/>
    <w:rsid w:val="00E7395B"/>
    <w:rsid w:val="00E74556"/>
    <w:rsid w:val="00E74685"/>
    <w:rsid w:val="00E75895"/>
    <w:rsid w:val="00E75C75"/>
    <w:rsid w:val="00E77240"/>
    <w:rsid w:val="00E8009A"/>
    <w:rsid w:val="00E81564"/>
    <w:rsid w:val="00E819E2"/>
    <w:rsid w:val="00E81EAA"/>
    <w:rsid w:val="00E81F2C"/>
    <w:rsid w:val="00E82D65"/>
    <w:rsid w:val="00E82E90"/>
    <w:rsid w:val="00E839D9"/>
    <w:rsid w:val="00E85669"/>
    <w:rsid w:val="00E85B13"/>
    <w:rsid w:val="00E86015"/>
    <w:rsid w:val="00E876F8"/>
    <w:rsid w:val="00E87FDB"/>
    <w:rsid w:val="00E90436"/>
    <w:rsid w:val="00E9157D"/>
    <w:rsid w:val="00E916D6"/>
    <w:rsid w:val="00E91E06"/>
    <w:rsid w:val="00E93280"/>
    <w:rsid w:val="00E946D1"/>
    <w:rsid w:val="00E946E7"/>
    <w:rsid w:val="00E97060"/>
    <w:rsid w:val="00EA0030"/>
    <w:rsid w:val="00EA0137"/>
    <w:rsid w:val="00EA0CCB"/>
    <w:rsid w:val="00EA14B1"/>
    <w:rsid w:val="00EA17BB"/>
    <w:rsid w:val="00EA20B1"/>
    <w:rsid w:val="00EA2B83"/>
    <w:rsid w:val="00EA4D3B"/>
    <w:rsid w:val="00EA53E4"/>
    <w:rsid w:val="00EA55B7"/>
    <w:rsid w:val="00EA648A"/>
    <w:rsid w:val="00EA6594"/>
    <w:rsid w:val="00EA6F4B"/>
    <w:rsid w:val="00EB0F52"/>
    <w:rsid w:val="00EB137F"/>
    <w:rsid w:val="00EB1C48"/>
    <w:rsid w:val="00EB3C8C"/>
    <w:rsid w:val="00EB3DAE"/>
    <w:rsid w:val="00EB4B27"/>
    <w:rsid w:val="00EB4CEA"/>
    <w:rsid w:val="00EB5650"/>
    <w:rsid w:val="00EB5799"/>
    <w:rsid w:val="00EB58BC"/>
    <w:rsid w:val="00EB68E9"/>
    <w:rsid w:val="00EB78A1"/>
    <w:rsid w:val="00EC10EB"/>
    <w:rsid w:val="00EC1242"/>
    <w:rsid w:val="00EC1DE3"/>
    <w:rsid w:val="00EC1EA7"/>
    <w:rsid w:val="00EC2D7B"/>
    <w:rsid w:val="00EC4CF5"/>
    <w:rsid w:val="00EC4E35"/>
    <w:rsid w:val="00EC5B7C"/>
    <w:rsid w:val="00EC7014"/>
    <w:rsid w:val="00ED0070"/>
    <w:rsid w:val="00ED00EB"/>
    <w:rsid w:val="00ED1515"/>
    <w:rsid w:val="00ED217E"/>
    <w:rsid w:val="00ED2739"/>
    <w:rsid w:val="00ED3765"/>
    <w:rsid w:val="00ED4BE0"/>
    <w:rsid w:val="00ED51AA"/>
    <w:rsid w:val="00ED57C9"/>
    <w:rsid w:val="00ED64B1"/>
    <w:rsid w:val="00ED7C60"/>
    <w:rsid w:val="00EE0148"/>
    <w:rsid w:val="00EE1093"/>
    <w:rsid w:val="00EE18E4"/>
    <w:rsid w:val="00EE1CD5"/>
    <w:rsid w:val="00EE2534"/>
    <w:rsid w:val="00EE33C0"/>
    <w:rsid w:val="00EE3A17"/>
    <w:rsid w:val="00EE4A27"/>
    <w:rsid w:val="00EE69B3"/>
    <w:rsid w:val="00EE7855"/>
    <w:rsid w:val="00EF0E91"/>
    <w:rsid w:val="00EF2279"/>
    <w:rsid w:val="00EF31FA"/>
    <w:rsid w:val="00EF3E0F"/>
    <w:rsid w:val="00EF3E2E"/>
    <w:rsid w:val="00EF42BA"/>
    <w:rsid w:val="00EF42D1"/>
    <w:rsid w:val="00EF4931"/>
    <w:rsid w:val="00EF5641"/>
    <w:rsid w:val="00EF578D"/>
    <w:rsid w:val="00EF6D54"/>
    <w:rsid w:val="00F000AE"/>
    <w:rsid w:val="00F01595"/>
    <w:rsid w:val="00F016D8"/>
    <w:rsid w:val="00F02589"/>
    <w:rsid w:val="00F03554"/>
    <w:rsid w:val="00F05911"/>
    <w:rsid w:val="00F065E8"/>
    <w:rsid w:val="00F06738"/>
    <w:rsid w:val="00F06FF7"/>
    <w:rsid w:val="00F07ED2"/>
    <w:rsid w:val="00F10314"/>
    <w:rsid w:val="00F106AC"/>
    <w:rsid w:val="00F10DBE"/>
    <w:rsid w:val="00F10F7F"/>
    <w:rsid w:val="00F1125B"/>
    <w:rsid w:val="00F11398"/>
    <w:rsid w:val="00F115EB"/>
    <w:rsid w:val="00F11C2C"/>
    <w:rsid w:val="00F13C11"/>
    <w:rsid w:val="00F13FC8"/>
    <w:rsid w:val="00F1415E"/>
    <w:rsid w:val="00F1452D"/>
    <w:rsid w:val="00F14C54"/>
    <w:rsid w:val="00F153A7"/>
    <w:rsid w:val="00F1543A"/>
    <w:rsid w:val="00F1548F"/>
    <w:rsid w:val="00F154D8"/>
    <w:rsid w:val="00F15B48"/>
    <w:rsid w:val="00F15F65"/>
    <w:rsid w:val="00F166DD"/>
    <w:rsid w:val="00F16942"/>
    <w:rsid w:val="00F16FA1"/>
    <w:rsid w:val="00F214C7"/>
    <w:rsid w:val="00F21C8B"/>
    <w:rsid w:val="00F21D0C"/>
    <w:rsid w:val="00F21FB6"/>
    <w:rsid w:val="00F23B78"/>
    <w:rsid w:val="00F23D8A"/>
    <w:rsid w:val="00F2497C"/>
    <w:rsid w:val="00F25FDE"/>
    <w:rsid w:val="00F2600F"/>
    <w:rsid w:val="00F26B32"/>
    <w:rsid w:val="00F2706D"/>
    <w:rsid w:val="00F271F7"/>
    <w:rsid w:val="00F303A3"/>
    <w:rsid w:val="00F30832"/>
    <w:rsid w:val="00F31EEE"/>
    <w:rsid w:val="00F3237B"/>
    <w:rsid w:val="00F324A7"/>
    <w:rsid w:val="00F333BC"/>
    <w:rsid w:val="00F336B4"/>
    <w:rsid w:val="00F343FF"/>
    <w:rsid w:val="00F349A9"/>
    <w:rsid w:val="00F353CA"/>
    <w:rsid w:val="00F35C9E"/>
    <w:rsid w:val="00F361C0"/>
    <w:rsid w:val="00F3656A"/>
    <w:rsid w:val="00F40794"/>
    <w:rsid w:val="00F409C2"/>
    <w:rsid w:val="00F410B4"/>
    <w:rsid w:val="00F41839"/>
    <w:rsid w:val="00F4263D"/>
    <w:rsid w:val="00F432AD"/>
    <w:rsid w:val="00F4574E"/>
    <w:rsid w:val="00F457D7"/>
    <w:rsid w:val="00F46D73"/>
    <w:rsid w:val="00F46F04"/>
    <w:rsid w:val="00F5058F"/>
    <w:rsid w:val="00F52740"/>
    <w:rsid w:val="00F52818"/>
    <w:rsid w:val="00F52DB4"/>
    <w:rsid w:val="00F52EB8"/>
    <w:rsid w:val="00F53343"/>
    <w:rsid w:val="00F53AE4"/>
    <w:rsid w:val="00F544CD"/>
    <w:rsid w:val="00F5588D"/>
    <w:rsid w:val="00F56A55"/>
    <w:rsid w:val="00F573AC"/>
    <w:rsid w:val="00F57F3F"/>
    <w:rsid w:val="00F57FD0"/>
    <w:rsid w:val="00F61100"/>
    <w:rsid w:val="00F6220C"/>
    <w:rsid w:val="00F64661"/>
    <w:rsid w:val="00F65907"/>
    <w:rsid w:val="00F65DBF"/>
    <w:rsid w:val="00F65E63"/>
    <w:rsid w:val="00F65F3A"/>
    <w:rsid w:val="00F66ACA"/>
    <w:rsid w:val="00F70683"/>
    <w:rsid w:val="00F719AC"/>
    <w:rsid w:val="00F729B6"/>
    <w:rsid w:val="00F72A54"/>
    <w:rsid w:val="00F72E87"/>
    <w:rsid w:val="00F73955"/>
    <w:rsid w:val="00F741E3"/>
    <w:rsid w:val="00F745CD"/>
    <w:rsid w:val="00F74718"/>
    <w:rsid w:val="00F74F31"/>
    <w:rsid w:val="00F76A29"/>
    <w:rsid w:val="00F76E97"/>
    <w:rsid w:val="00F777AE"/>
    <w:rsid w:val="00F77BAE"/>
    <w:rsid w:val="00F802B5"/>
    <w:rsid w:val="00F80486"/>
    <w:rsid w:val="00F80C1C"/>
    <w:rsid w:val="00F80D58"/>
    <w:rsid w:val="00F81A64"/>
    <w:rsid w:val="00F8267E"/>
    <w:rsid w:val="00F82855"/>
    <w:rsid w:val="00F82D19"/>
    <w:rsid w:val="00F84E2C"/>
    <w:rsid w:val="00F84E75"/>
    <w:rsid w:val="00F85179"/>
    <w:rsid w:val="00F858C7"/>
    <w:rsid w:val="00F85CCE"/>
    <w:rsid w:val="00F8612D"/>
    <w:rsid w:val="00F86B43"/>
    <w:rsid w:val="00F8781A"/>
    <w:rsid w:val="00F87AA3"/>
    <w:rsid w:val="00F87E1C"/>
    <w:rsid w:val="00F87E27"/>
    <w:rsid w:val="00F90323"/>
    <w:rsid w:val="00F905CB"/>
    <w:rsid w:val="00F9065B"/>
    <w:rsid w:val="00F90F3C"/>
    <w:rsid w:val="00F9134D"/>
    <w:rsid w:val="00F91847"/>
    <w:rsid w:val="00F933CB"/>
    <w:rsid w:val="00F94673"/>
    <w:rsid w:val="00F94C5B"/>
    <w:rsid w:val="00F953FF"/>
    <w:rsid w:val="00F96D68"/>
    <w:rsid w:val="00F96F9C"/>
    <w:rsid w:val="00F9798C"/>
    <w:rsid w:val="00FA0D17"/>
    <w:rsid w:val="00FA1518"/>
    <w:rsid w:val="00FA1578"/>
    <w:rsid w:val="00FA239C"/>
    <w:rsid w:val="00FA2D6C"/>
    <w:rsid w:val="00FA2EAF"/>
    <w:rsid w:val="00FA32A0"/>
    <w:rsid w:val="00FA3C2E"/>
    <w:rsid w:val="00FA3F34"/>
    <w:rsid w:val="00FA3F7C"/>
    <w:rsid w:val="00FA4B55"/>
    <w:rsid w:val="00FA4D09"/>
    <w:rsid w:val="00FA4F3D"/>
    <w:rsid w:val="00FA5442"/>
    <w:rsid w:val="00FA5546"/>
    <w:rsid w:val="00FA5D96"/>
    <w:rsid w:val="00FA5F33"/>
    <w:rsid w:val="00FA608E"/>
    <w:rsid w:val="00FA7396"/>
    <w:rsid w:val="00FA776C"/>
    <w:rsid w:val="00FB0088"/>
    <w:rsid w:val="00FB00B8"/>
    <w:rsid w:val="00FB18DC"/>
    <w:rsid w:val="00FB1CF2"/>
    <w:rsid w:val="00FB2551"/>
    <w:rsid w:val="00FB2C1F"/>
    <w:rsid w:val="00FB2EFE"/>
    <w:rsid w:val="00FB2FC6"/>
    <w:rsid w:val="00FB419E"/>
    <w:rsid w:val="00FB482C"/>
    <w:rsid w:val="00FB4AE5"/>
    <w:rsid w:val="00FB4C93"/>
    <w:rsid w:val="00FB4D56"/>
    <w:rsid w:val="00FB4E5C"/>
    <w:rsid w:val="00FB53C2"/>
    <w:rsid w:val="00FB7001"/>
    <w:rsid w:val="00FB7F15"/>
    <w:rsid w:val="00FC094D"/>
    <w:rsid w:val="00FC1920"/>
    <w:rsid w:val="00FC2CB2"/>
    <w:rsid w:val="00FC428F"/>
    <w:rsid w:val="00FC5900"/>
    <w:rsid w:val="00FC67B0"/>
    <w:rsid w:val="00FC7957"/>
    <w:rsid w:val="00FC797F"/>
    <w:rsid w:val="00FC7CDB"/>
    <w:rsid w:val="00FD0736"/>
    <w:rsid w:val="00FD2FE3"/>
    <w:rsid w:val="00FD34DB"/>
    <w:rsid w:val="00FD367E"/>
    <w:rsid w:val="00FD39F9"/>
    <w:rsid w:val="00FD3C4F"/>
    <w:rsid w:val="00FD3CE7"/>
    <w:rsid w:val="00FD41B7"/>
    <w:rsid w:val="00FD4828"/>
    <w:rsid w:val="00FD4B75"/>
    <w:rsid w:val="00FD5837"/>
    <w:rsid w:val="00FD59CD"/>
    <w:rsid w:val="00FD60C5"/>
    <w:rsid w:val="00FD692F"/>
    <w:rsid w:val="00FE02B4"/>
    <w:rsid w:val="00FE0866"/>
    <w:rsid w:val="00FE1592"/>
    <w:rsid w:val="00FE1794"/>
    <w:rsid w:val="00FE19D3"/>
    <w:rsid w:val="00FE2179"/>
    <w:rsid w:val="00FE25C4"/>
    <w:rsid w:val="00FE4A89"/>
    <w:rsid w:val="00FE5D4A"/>
    <w:rsid w:val="00FE61F1"/>
    <w:rsid w:val="00FE6CAE"/>
    <w:rsid w:val="00FE6DF1"/>
    <w:rsid w:val="00FF0779"/>
    <w:rsid w:val="00FF1BF2"/>
    <w:rsid w:val="00FF1DCF"/>
    <w:rsid w:val="00FF2A89"/>
    <w:rsid w:val="00FF3266"/>
    <w:rsid w:val="00FF3AC6"/>
    <w:rsid w:val="00FF5D6D"/>
    <w:rsid w:val="00FF6572"/>
    <w:rsid w:val="00FF65D5"/>
    <w:rsid w:val="00FF6FE9"/>
    <w:rsid w:val="00FF7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B0CB4"/>
  <w15:chartTrackingRefBased/>
  <w15:docId w15:val="{D6121526-7D9F-F247-8770-4A9DDDDA2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9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11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FC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21B"/>
    <w:pPr>
      <w:ind w:left="720"/>
      <w:contextualSpacing/>
    </w:pPr>
  </w:style>
  <w:style w:type="character" w:styleId="FootnoteReference">
    <w:name w:val="footnote reference"/>
    <w:uiPriority w:val="99"/>
    <w:rsid w:val="00805A2F"/>
    <w:rPr>
      <w:vertAlign w:val="superscript"/>
    </w:rPr>
  </w:style>
  <w:style w:type="paragraph" w:styleId="FootnoteText">
    <w:name w:val="footnote text"/>
    <w:basedOn w:val="Normal"/>
    <w:link w:val="FootnoteTextChar"/>
    <w:uiPriority w:val="99"/>
    <w:rsid w:val="00805A2F"/>
    <w:pPr>
      <w:widowControl w:val="0"/>
      <w:ind w:firstLine="360"/>
      <w:jc w:val="both"/>
    </w:pPr>
    <w:rPr>
      <w:rFonts w:ascii="CG Times" w:eastAsia="Times New Roman" w:hAnsi="CG Times" w:cs="Times New Roman"/>
      <w:sz w:val="20"/>
      <w:szCs w:val="20"/>
    </w:rPr>
  </w:style>
  <w:style w:type="character" w:customStyle="1" w:styleId="FootnoteTextChar">
    <w:name w:val="Footnote Text Char"/>
    <w:basedOn w:val="DefaultParagraphFont"/>
    <w:link w:val="FootnoteText"/>
    <w:uiPriority w:val="99"/>
    <w:rsid w:val="00805A2F"/>
    <w:rPr>
      <w:rFonts w:ascii="CG Times" w:eastAsia="Times New Roman" w:hAnsi="CG Times" w:cs="Times New Roman"/>
      <w:sz w:val="20"/>
      <w:szCs w:val="20"/>
    </w:rPr>
  </w:style>
  <w:style w:type="character" w:styleId="CommentReference">
    <w:name w:val="annotation reference"/>
    <w:basedOn w:val="DefaultParagraphFont"/>
    <w:uiPriority w:val="99"/>
    <w:semiHidden/>
    <w:unhideWhenUsed/>
    <w:rsid w:val="00CA1239"/>
    <w:rPr>
      <w:sz w:val="16"/>
      <w:szCs w:val="16"/>
    </w:rPr>
  </w:style>
  <w:style w:type="paragraph" w:styleId="CommentText">
    <w:name w:val="annotation text"/>
    <w:basedOn w:val="Normal"/>
    <w:link w:val="CommentTextChar"/>
    <w:uiPriority w:val="99"/>
    <w:unhideWhenUsed/>
    <w:rsid w:val="00CA1239"/>
    <w:rPr>
      <w:sz w:val="20"/>
      <w:szCs w:val="20"/>
    </w:rPr>
  </w:style>
  <w:style w:type="character" w:customStyle="1" w:styleId="CommentTextChar">
    <w:name w:val="Comment Text Char"/>
    <w:basedOn w:val="DefaultParagraphFont"/>
    <w:link w:val="CommentText"/>
    <w:uiPriority w:val="99"/>
    <w:rsid w:val="00CA1239"/>
    <w:rPr>
      <w:sz w:val="20"/>
      <w:szCs w:val="20"/>
    </w:rPr>
  </w:style>
  <w:style w:type="paragraph" w:styleId="CommentSubject">
    <w:name w:val="annotation subject"/>
    <w:basedOn w:val="CommentText"/>
    <w:next w:val="CommentText"/>
    <w:link w:val="CommentSubjectChar"/>
    <w:uiPriority w:val="99"/>
    <w:semiHidden/>
    <w:unhideWhenUsed/>
    <w:rsid w:val="00CA1239"/>
    <w:rPr>
      <w:b/>
      <w:bCs/>
    </w:rPr>
  </w:style>
  <w:style w:type="character" w:customStyle="1" w:styleId="CommentSubjectChar">
    <w:name w:val="Comment Subject Char"/>
    <w:basedOn w:val="CommentTextChar"/>
    <w:link w:val="CommentSubject"/>
    <w:uiPriority w:val="99"/>
    <w:semiHidden/>
    <w:rsid w:val="00CA1239"/>
    <w:rPr>
      <w:b/>
      <w:bCs/>
      <w:sz w:val="20"/>
      <w:szCs w:val="20"/>
    </w:rPr>
  </w:style>
  <w:style w:type="character" w:styleId="Hyperlink">
    <w:name w:val="Hyperlink"/>
    <w:basedOn w:val="DefaultParagraphFont"/>
    <w:uiPriority w:val="99"/>
    <w:unhideWhenUsed/>
    <w:rsid w:val="00C27BA0"/>
    <w:rPr>
      <w:color w:val="0563C1" w:themeColor="hyperlink"/>
      <w:u w:val="single"/>
    </w:rPr>
  </w:style>
  <w:style w:type="character" w:customStyle="1" w:styleId="UnresolvedMention1">
    <w:name w:val="Unresolved Mention1"/>
    <w:basedOn w:val="DefaultParagraphFont"/>
    <w:uiPriority w:val="99"/>
    <w:rsid w:val="00C27BA0"/>
    <w:rPr>
      <w:color w:val="605E5C"/>
      <w:shd w:val="clear" w:color="auto" w:fill="E1DFDD"/>
    </w:rPr>
  </w:style>
  <w:style w:type="paragraph" w:styleId="NormalWeb">
    <w:name w:val="Normal (Web)"/>
    <w:basedOn w:val="Normal"/>
    <w:uiPriority w:val="99"/>
    <w:unhideWhenUsed/>
    <w:rsid w:val="000A78EE"/>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B7D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7D06"/>
    <w:rPr>
      <w:rFonts w:ascii="Segoe UI" w:hAnsi="Segoe UI" w:cs="Segoe UI"/>
      <w:sz w:val="18"/>
      <w:szCs w:val="18"/>
    </w:rPr>
  </w:style>
  <w:style w:type="character" w:customStyle="1" w:styleId="UnresolvedMention2">
    <w:name w:val="Unresolved Mention2"/>
    <w:basedOn w:val="DefaultParagraphFont"/>
    <w:uiPriority w:val="99"/>
    <w:semiHidden/>
    <w:unhideWhenUsed/>
    <w:rsid w:val="00FE6CAE"/>
    <w:rPr>
      <w:color w:val="605E5C"/>
      <w:shd w:val="clear" w:color="auto" w:fill="E1DFDD"/>
    </w:rPr>
  </w:style>
  <w:style w:type="paragraph" w:styleId="Header">
    <w:name w:val="header"/>
    <w:basedOn w:val="Normal"/>
    <w:link w:val="HeaderChar"/>
    <w:uiPriority w:val="99"/>
    <w:unhideWhenUsed/>
    <w:rsid w:val="005066F1"/>
    <w:pPr>
      <w:tabs>
        <w:tab w:val="center" w:pos="4680"/>
        <w:tab w:val="right" w:pos="9360"/>
      </w:tabs>
    </w:pPr>
  </w:style>
  <w:style w:type="character" w:customStyle="1" w:styleId="HeaderChar">
    <w:name w:val="Header Char"/>
    <w:basedOn w:val="DefaultParagraphFont"/>
    <w:link w:val="Header"/>
    <w:uiPriority w:val="99"/>
    <w:rsid w:val="005066F1"/>
  </w:style>
  <w:style w:type="paragraph" w:styleId="Footer">
    <w:name w:val="footer"/>
    <w:basedOn w:val="Normal"/>
    <w:link w:val="FooterChar"/>
    <w:uiPriority w:val="99"/>
    <w:unhideWhenUsed/>
    <w:rsid w:val="005066F1"/>
    <w:pPr>
      <w:tabs>
        <w:tab w:val="center" w:pos="4680"/>
        <w:tab w:val="right" w:pos="9360"/>
      </w:tabs>
    </w:pPr>
  </w:style>
  <w:style w:type="character" w:customStyle="1" w:styleId="FooterChar">
    <w:name w:val="Footer Char"/>
    <w:basedOn w:val="DefaultParagraphFont"/>
    <w:link w:val="Footer"/>
    <w:uiPriority w:val="99"/>
    <w:rsid w:val="005066F1"/>
  </w:style>
  <w:style w:type="character" w:customStyle="1" w:styleId="Heading1Char">
    <w:name w:val="Heading 1 Char"/>
    <w:basedOn w:val="DefaultParagraphFont"/>
    <w:link w:val="Heading1"/>
    <w:uiPriority w:val="9"/>
    <w:rsid w:val="00FD39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11F2"/>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24479"/>
    <w:rPr>
      <w:color w:val="954F72" w:themeColor="followedHyperlink"/>
      <w:u w:val="single"/>
    </w:rPr>
  </w:style>
  <w:style w:type="character" w:customStyle="1" w:styleId="UnresolvedMention3">
    <w:name w:val="Unresolved Mention3"/>
    <w:basedOn w:val="DefaultParagraphFont"/>
    <w:uiPriority w:val="99"/>
    <w:semiHidden/>
    <w:unhideWhenUsed/>
    <w:rsid w:val="00246245"/>
    <w:rPr>
      <w:color w:val="605E5C"/>
      <w:shd w:val="clear" w:color="auto" w:fill="E1DFDD"/>
    </w:rPr>
  </w:style>
  <w:style w:type="character" w:customStyle="1" w:styleId="UnresolvedMention4">
    <w:name w:val="Unresolved Mention4"/>
    <w:basedOn w:val="DefaultParagraphFont"/>
    <w:uiPriority w:val="99"/>
    <w:semiHidden/>
    <w:unhideWhenUsed/>
    <w:rsid w:val="00202AFC"/>
    <w:rPr>
      <w:color w:val="605E5C"/>
      <w:shd w:val="clear" w:color="auto" w:fill="E1DFDD"/>
    </w:rPr>
  </w:style>
  <w:style w:type="character" w:styleId="EndnoteReference">
    <w:name w:val="endnote reference"/>
    <w:basedOn w:val="DefaultParagraphFont"/>
    <w:uiPriority w:val="99"/>
    <w:semiHidden/>
    <w:unhideWhenUsed/>
    <w:rsid w:val="00652DE6"/>
    <w:rPr>
      <w:vertAlign w:val="superscript"/>
    </w:rPr>
  </w:style>
  <w:style w:type="character" w:customStyle="1" w:styleId="Heading3Char">
    <w:name w:val="Heading 3 Char"/>
    <w:basedOn w:val="DefaultParagraphFont"/>
    <w:link w:val="Heading3"/>
    <w:uiPriority w:val="9"/>
    <w:rsid w:val="00253FC0"/>
    <w:rPr>
      <w:rFonts w:asciiTheme="majorHAnsi" w:eastAsiaTheme="majorEastAsia" w:hAnsiTheme="majorHAnsi" w:cstheme="majorBidi"/>
      <w:color w:val="1F3763" w:themeColor="accent1" w:themeShade="7F"/>
    </w:rPr>
  </w:style>
  <w:style w:type="paragraph" w:styleId="Revision">
    <w:name w:val="Revision"/>
    <w:hidden/>
    <w:uiPriority w:val="99"/>
    <w:semiHidden/>
    <w:rsid w:val="00346CD8"/>
  </w:style>
  <w:style w:type="character" w:customStyle="1" w:styleId="UnresolvedMention5">
    <w:name w:val="Unresolved Mention5"/>
    <w:basedOn w:val="DefaultParagraphFont"/>
    <w:uiPriority w:val="99"/>
    <w:semiHidden/>
    <w:unhideWhenUsed/>
    <w:rsid w:val="0097209E"/>
    <w:rPr>
      <w:color w:val="605E5C"/>
      <w:shd w:val="clear" w:color="auto" w:fill="E1DFDD"/>
    </w:rPr>
  </w:style>
  <w:style w:type="character" w:customStyle="1" w:styleId="pagedtable-header-name">
    <w:name w:val="pagedtable-header-name"/>
    <w:basedOn w:val="DefaultParagraphFont"/>
    <w:rsid w:val="00A31A5B"/>
  </w:style>
  <w:style w:type="character" w:customStyle="1" w:styleId="UnresolvedMention6">
    <w:name w:val="Unresolved Mention6"/>
    <w:basedOn w:val="DefaultParagraphFont"/>
    <w:uiPriority w:val="99"/>
    <w:semiHidden/>
    <w:unhideWhenUsed/>
    <w:rsid w:val="00C50BCD"/>
    <w:rPr>
      <w:color w:val="605E5C"/>
      <w:shd w:val="clear" w:color="auto" w:fill="E1DFDD"/>
    </w:rPr>
  </w:style>
  <w:style w:type="character" w:customStyle="1" w:styleId="UnresolvedMention7">
    <w:name w:val="Unresolved Mention7"/>
    <w:basedOn w:val="DefaultParagraphFont"/>
    <w:uiPriority w:val="99"/>
    <w:semiHidden/>
    <w:unhideWhenUsed/>
    <w:rsid w:val="00091907"/>
    <w:rPr>
      <w:color w:val="605E5C"/>
      <w:shd w:val="clear" w:color="auto" w:fill="E1DFDD"/>
    </w:rPr>
  </w:style>
  <w:style w:type="character" w:customStyle="1" w:styleId="UnresolvedMention8">
    <w:name w:val="Unresolved Mention8"/>
    <w:basedOn w:val="DefaultParagraphFont"/>
    <w:uiPriority w:val="99"/>
    <w:semiHidden/>
    <w:unhideWhenUsed/>
    <w:rsid w:val="00B20666"/>
    <w:rPr>
      <w:color w:val="605E5C"/>
      <w:shd w:val="clear" w:color="auto" w:fill="E1DFDD"/>
    </w:rPr>
  </w:style>
  <w:style w:type="table" w:styleId="TableGrid">
    <w:name w:val="Table Grid"/>
    <w:basedOn w:val="TableNormal"/>
    <w:uiPriority w:val="59"/>
    <w:rsid w:val="004A5F5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7749">
      <w:bodyDiv w:val="1"/>
      <w:marLeft w:val="0"/>
      <w:marRight w:val="0"/>
      <w:marTop w:val="0"/>
      <w:marBottom w:val="0"/>
      <w:divBdr>
        <w:top w:val="none" w:sz="0" w:space="0" w:color="auto"/>
        <w:left w:val="none" w:sz="0" w:space="0" w:color="auto"/>
        <w:bottom w:val="none" w:sz="0" w:space="0" w:color="auto"/>
        <w:right w:val="none" w:sz="0" w:space="0" w:color="auto"/>
      </w:divBdr>
      <w:divsChild>
        <w:div w:id="1178696149">
          <w:marLeft w:val="0"/>
          <w:marRight w:val="0"/>
          <w:marTop w:val="0"/>
          <w:marBottom w:val="0"/>
          <w:divBdr>
            <w:top w:val="none" w:sz="0" w:space="0" w:color="auto"/>
            <w:left w:val="none" w:sz="0" w:space="0" w:color="auto"/>
            <w:bottom w:val="none" w:sz="0" w:space="0" w:color="auto"/>
            <w:right w:val="none" w:sz="0" w:space="0" w:color="auto"/>
          </w:divBdr>
          <w:divsChild>
            <w:div w:id="163865382">
              <w:marLeft w:val="0"/>
              <w:marRight w:val="0"/>
              <w:marTop w:val="0"/>
              <w:marBottom w:val="0"/>
              <w:divBdr>
                <w:top w:val="none" w:sz="0" w:space="0" w:color="auto"/>
                <w:left w:val="none" w:sz="0" w:space="0" w:color="auto"/>
                <w:bottom w:val="none" w:sz="0" w:space="0" w:color="auto"/>
                <w:right w:val="none" w:sz="0" w:space="0" w:color="auto"/>
              </w:divBdr>
              <w:divsChild>
                <w:div w:id="193812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9264">
      <w:bodyDiv w:val="1"/>
      <w:marLeft w:val="0"/>
      <w:marRight w:val="0"/>
      <w:marTop w:val="0"/>
      <w:marBottom w:val="0"/>
      <w:divBdr>
        <w:top w:val="none" w:sz="0" w:space="0" w:color="auto"/>
        <w:left w:val="none" w:sz="0" w:space="0" w:color="auto"/>
        <w:bottom w:val="none" w:sz="0" w:space="0" w:color="auto"/>
        <w:right w:val="none" w:sz="0" w:space="0" w:color="auto"/>
      </w:divBdr>
      <w:divsChild>
        <w:div w:id="146409226">
          <w:marLeft w:val="0"/>
          <w:marRight w:val="0"/>
          <w:marTop w:val="0"/>
          <w:marBottom w:val="0"/>
          <w:divBdr>
            <w:top w:val="none" w:sz="0" w:space="0" w:color="auto"/>
            <w:left w:val="none" w:sz="0" w:space="0" w:color="auto"/>
            <w:bottom w:val="none" w:sz="0" w:space="0" w:color="auto"/>
            <w:right w:val="none" w:sz="0" w:space="0" w:color="auto"/>
          </w:divBdr>
          <w:divsChild>
            <w:div w:id="685327165">
              <w:marLeft w:val="0"/>
              <w:marRight w:val="0"/>
              <w:marTop w:val="0"/>
              <w:marBottom w:val="0"/>
              <w:divBdr>
                <w:top w:val="none" w:sz="0" w:space="0" w:color="auto"/>
                <w:left w:val="none" w:sz="0" w:space="0" w:color="auto"/>
                <w:bottom w:val="none" w:sz="0" w:space="0" w:color="auto"/>
                <w:right w:val="none" w:sz="0" w:space="0" w:color="auto"/>
              </w:divBdr>
              <w:divsChild>
                <w:div w:id="10364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7680">
      <w:bodyDiv w:val="1"/>
      <w:marLeft w:val="0"/>
      <w:marRight w:val="0"/>
      <w:marTop w:val="0"/>
      <w:marBottom w:val="0"/>
      <w:divBdr>
        <w:top w:val="none" w:sz="0" w:space="0" w:color="auto"/>
        <w:left w:val="none" w:sz="0" w:space="0" w:color="auto"/>
        <w:bottom w:val="none" w:sz="0" w:space="0" w:color="auto"/>
        <w:right w:val="none" w:sz="0" w:space="0" w:color="auto"/>
      </w:divBdr>
    </w:div>
    <w:div w:id="161556658">
      <w:bodyDiv w:val="1"/>
      <w:marLeft w:val="0"/>
      <w:marRight w:val="0"/>
      <w:marTop w:val="0"/>
      <w:marBottom w:val="0"/>
      <w:divBdr>
        <w:top w:val="none" w:sz="0" w:space="0" w:color="auto"/>
        <w:left w:val="none" w:sz="0" w:space="0" w:color="auto"/>
        <w:bottom w:val="none" w:sz="0" w:space="0" w:color="auto"/>
        <w:right w:val="none" w:sz="0" w:space="0" w:color="auto"/>
      </w:divBdr>
    </w:div>
    <w:div w:id="165704888">
      <w:bodyDiv w:val="1"/>
      <w:marLeft w:val="0"/>
      <w:marRight w:val="0"/>
      <w:marTop w:val="0"/>
      <w:marBottom w:val="0"/>
      <w:divBdr>
        <w:top w:val="none" w:sz="0" w:space="0" w:color="auto"/>
        <w:left w:val="none" w:sz="0" w:space="0" w:color="auto"/>
        <w:bottom w:val="none" w:sz="0" w:space="0" w:color="auto"/>
        <w:right w:val="none" w:sz="0" w:space="0" w:color="auto"/>
      </w:divBdr>
      <w:divsChild>
        <w:div w:id="1576279923">
          <w:marLeft w:val="0"/>
          <w:marRight w:val="0"/>
          <w:marTop w:val="0"/>
          <w:marBottom w:val="0"/>
          <w:divBdr>
            <w:top w:val="none" w:sz="0" w:space="0" w:color="auto"/>
            <w:left w:val="none" w:sz="0" w:space="0" w:color="auto"/>
            <w:bottom w:val="none" w:sz="0" w:space="0" w:color="auto"/>
            <w:right w:val="none" w:sz="0" w:space="0" w:color="auto"/>
          </w:divBdr>
          <w:divsChild>
            <w:div w:id="312567050">
              <w:marLeft w:val="0"/>
              <w:marRight w:val="0"/>
              <w:marTop w:val="0"/>
              <w:marBottom w:val="0"/>
              <w:divBdr>
                <w:top w:val="none" w:sz="0" w:space="0" w:color="auto"/>
                <w:left w:val="none" w:sz="0" w:space="0" w:color="auto"/>
                <w:bottom w:val="none" w:sz="0" w:space="0" w:color="auto"/>
                <w:right w:val="none" w:sz="0" w:space="0" w:color="auto"/>
              </w:divBdr>
              <w:divsChild>
                <w:div w:id="3736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28156">
      <w:bodyDiv w:val="1"/>
      <w:marLeft w:val="0"/>
      <w:marRight w:val="0"/>
      <w:marTop w:val="0"/>
      <w:marBottom w:val="0"/>
      <w:divBdr>
        <w:top w:val="none" w:sz="0" w:space="0" w:color="auto"/>
        <w:left w:val="none" w:sz="0" w:space="0" w:color="auto"/>
        <w:bottom w:val="none" w:sz="0" w:space="0" w:color="auto"/>
        <w:right w:val="none" w:sz="0" w:space="0" w:color="auto"/>
      </w:divBdr>
    </w:div>
    <w:div w:id="271784224">
      <w:bodyDiv w:val="1"/>
      <w:marLeft w:val="0"/>
      <w:marRight w:val="0"/>
      <w:marTop w:val="0"/>
      <w:marBottom w:val="0"/>
      <w:divBdr>
        <w:top w:val="none" w:sz="0" w:space="0" w:color="auto"/>
        <w:left w:val="none" w:sz="0" w:space="0" w:color="auto"/>
        <w:bottom w:val="none" w:sz="0" w:space="0" w:color="auto"/>
        <w:right w:val="none" w:sz="0" w:space="0" w:color="auto"/>
      </w:divBdr>
      <w:divsChild>
        <w:div w:id="1192499702">
          <w:marLeft w:val="0"/>
          <w:marRight w:val="0"/>
          <w:marTop w:val="0"/>
          <w:marBottom w:val="0"/>
          <w:divBdr>
            <w:top w:val="none" w:sz="0" w:space="0" w:color="auto"/>
            <w:left w:val="none" w:sz="0" w:space="0" w:color="auto"/>
            <w:bottom w:val="none" w:sz="0" w:space="0" w:color="auto"/>
            <w:right w:val="none" w:sz="0" w:space="0" w:color="auto"/>
          </w:divBdr>
          <w:divsChild>
            <w:div w:id="6905641">
              <w:marLeft w:val="0"/>
              <w:marRight w:val="0"/>
              <w:marTop w:val="0"/>
              <w:marBottom w:val="0"/>
              <w:divBdr>
                <w:top w:val="none" w:sz="0" w:space="0" w:color="auto"/>
                <w:left w:val="none" w:sz="0" w:space="0" w:color="auto"/>
                <w:bottom w:val="none" w:sz="0" w:space="0" w:color="auto"/>
                <w:right w:val="none" w:sz="0" w:space="0" w:color="auto"/>
              </w:divBdr>
              <w:divsChild>
                <w:div w:id="15208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157746">
      <w:bodyDiv w:val="1"/>
      <w:marLeft w:val="0"/>
      <w:marRight w:val="0"/>
      <w:marTop w:val="0"/>
      <w:marBottom w:val="0"/>
      <w:divBdr>
        <w:top w:val="none" w:sz="0" w:space="0" w:color="auto"/>
        <w:left w:val="none" w:sz="0" w:space="0" w:color="auto"/>
        <w:bottom w:val="none" w:sz="0" w:space="0" w:color="auto"/>
        <w:right w:val="none" w:sz="0" w:space="0" w:color="auto"/>
      </w:divBdr>
    </w:div>
    <w:div w:id="290093184">
      <w:bodyDiv w:val="1"/>
      <w:marLeft w:val="0"/>
      <w:marRight w:val="0"/>
      <w:marTop w:val="0"/>
      <w:marBottom w:val="0"/>
      <w:divBdr>
        <w:top w:val="none" w:sz="0" w:space="0" w:color="auto"/>
        <w:left w:val="none" w:sz="0" w:space="0" w:color="auto"/>
        <w:bottom w:val="none" w:sz="0" w:space="0" w:color="auto"/>
        <w:right w:val="none" w:sz="0" w:space="0" w:color="auto"/>
      </w:divBdr>
    </w:div>
    <w:div w:id="319577513">
      <w:bodyDiv w:val="1"/>
      <w:marLeft w:val="0"/>
      <w:marRight w:val="0"/>
      <w:marTop w:val="0"/>
      <w:marBottom w:val="0"/>
      <w:divBdr>
        <w:top w:val="none" w:sz="0" w:space="0" w:color="auto"/>
        <w:left w:val="none" w:sz="0" w:space="0" w:color="auto"/>
        <w:bottom w:val="none" w:sz="0" w:space="0" w:color="auto"/>
        <w:right w:val="none" w:sz="0" w:space="0" w:color="auto"/>
      </w:divBdr>
    </w:div>
    <w:div w:id="371418022">
      <w:bodyDiv w:val="1"/>
      <w:marLeft w:val="0"/>
      <w:marRight w:val="0"/>
      <w:marTop w:val="0"/>
      <w:marBottom w:val="0"/>
      <w:divBdr>
        <w:top w:val="none" w:sz="0" w:space="0" w:color="auto"/>
        <w:left w:val="none" w:sz="0" w:space="0" w:color="auto"/>
        <w:bottom w:val="none" w:sz="0" w:space="0" w:color="auto"/>
        <w:right w:val="none" w:sz="0" w:space="0" w:color="auto"/>
      </w:divBdr>
      <w:divsChild>
        <w:div w:id="742291895">
          <w:marLeft w:val="0"/>
          <w:marRight w:val="0"/>
          <w:marTop w:val="0"/>
          <w:marBottom w:val="0"/>
          <w:divBdr>
            <w:top w:val="none" w:sz="0" w:space="0" w:color="auto"/>
            <w:left w:val="none" w:sz="0" w:space="0" w:color="auto"/>
            <w:bottom w:val="none" w:sz="0" w:space="0" w:color="auto"/>
            <w:right w:val="none" w:sz="0" w:space="0" w:color="auto"/>
          </w:divBdr>
          <w:divsChild>
            <w:div w:id="686718776">
              <w:marLeft w:val="0"/>
              <w:marRight w:val="0"/>
              <w:marTop w:val="0"/>
              <w:marBottom w:val="0"/>
              <w:divBdr>
                <w:top w:val="none" w:sz="0" w:space="0" w:color="auto"/>
                <w:left w:val="none" w:sz="0" w:space="0" w:color="auto"/>
                <w:bottom w:val="none" w:sz="0" w:space="0" w:color="auto"/>
                <w:right w:val="none" w:sz="0" w:space="0" w:color="auto"/>
              </w:divBdr>
              <w:divsChild>
                <w:div w:id="797338576">
                  <w:marLeft w:val="0"/>
                  <w:marRight w:val="0"/>
                  <w:marTop w:val="0"/>
                  <w:marBottom w:val="0"/>
                  <w:divBdr>
                    <w:top w:val="none" w:sz="0" w:space="0" w:color="auto"/>
                    <w:left w:val="none" w:sz="0" w:space="0" w:color="auto"/>
                    <w:bottom w:val="none" w:sz="0" w:space="0" w:color="auto"/>
                    <w:right w:val="none" w:sz="0" w:space="0" w:color="auto"/>
                  </w:divBdr>
                  <w:divsChild>
                    <w:div w:id="15157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634204">
      <w:bodyDiv w:val="1"/>
      <w:marLeft w:val="0"/>
      <w:marRight w:val="0"/>
      <w:marTop w:val="0"/>
      <w:marBottom w:val="0"/>
      <w:divBdr>
        <w:top w:val="none" w:sz="0" w:space="0" w:color="auto"/>
        <w:left w:val="none" w:sz="0" w:space="0" w:color="auto"/>
        <w:bottom w:val="none" w:sz="0" w:space="0" w:color="auto"/>
        <w:right w:val="none" w:sz="0" w:space="0" w:color="auto"/>
      </w:divBdr>
    </w:div>
    <w:div w:id="424230607">
      <w:bodyDiv w:val="1"/>
      <w:marLeft w:val="0"/>
      <w:marRight w:val="0"/>
      <w:marTop w:val="0"/>
      <w:marBottom w:val="0"/>
      <w:divBdr>
        <w:top w:val="none" w:sz="0" w:space="0" w:color="auto"/>
        <w:left w:val="none" w:sz="0" w:space="0" w:color="auto"/>
        <w:bottom w:val="none" w:sz="0" w:space="0" w:color="auto"/>
        <w:right w:val="none" w:sz="0" w:space="0" w:color="auto"/>
      </w:divBdr>
      <w:divsChild>
        <w:div w:id="1581133504">
          <w:marLeft w:val="0"/>
          <w:marRight w:val="0"/>
          <w:marTop w:val="0"/>
          <w:marBottom w:val="0"/>
          <w:divBdr>
            <w:top w:val="none" w:sz="0" w:space="0" w:color="auto"/>
            <w:left w:val="none" w:sz="0" w:space="0" w:color="auto"/>
            <w:bottom w:val="none" w:sz="0" w:space="0" w:color="auto"/>
            <w:right w:val="none" w:sz="0" w:space="0" w:color="auto"/>
          </w:divBdr>
          <w:divsChild>
            <w:div w:id="2050104868">
              <w:marLeft w:val="0"/>
              <w:marRight w:val="0"/>
              <w:marTop w:val="0"/>
              <w:marBottom w:val="0"/>
              <w:divBdr>
                <w:top w:val="none" w:sz="0" w:space="0" w:color="auto"/>
                <w:left w:val="none" w:sz="0" w:space="0" w:color="auto"/>
                <w:bottom w:val="none" w:sz="0" w:space="0" w:color="auto"/>
                <w:right w:val="none" w:sz="0" w:space="0" w:color="auto"/>
              </w:divBdr>
              <w:divsChild>
                <w:div w:id="11079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262305">
      <w:bodyDiv w:val="1"/>
      <w:marLeft w:val="0"/>
      <w:marRight w:val="0"/>
      <w:marTop w:val="0"/>
      <w:marBottom w:val="0"/>
      <w:divBdr>
        <w:top w:val="none" w:sz="0" w:space="0" w:color="auto"/>
        <w:left w:val="none" w:sz="0" w:space="0" w:color="auto"/>
        <w:bottom w:val="none" w:sz="0" w:space="0" w:color="auto"/>
        <w:right w:val="none" w:sz="0" w:space="0" w:color="auto"/>
      </w:divBdr>
    </w:div>
    <w:div w:id="571277371">
      <w:bodyDiv w:val="1"/>
      <w:marLeft w:val="0"/>
      <w:marRight w:val="0"/>
      <w:marTop w:val="0"/>
      <w:marBottom w:val="0"/>
      <w:divBdr>
        <w:top w:val="none" w:sz="0" w:space="0" w:color="auto"/>
        <w:left w:val="none" w:sz="0" w:space="0" w:color="auto"/>
        <w:bottom w:val="none" w:sz="0" w:space="0" w:color="auto"/>
        <w:right w:val="none" w:sz="0" w:space="0" w:color="auto"/>
      </w:divBdr>
      <w:divsChild>
        <w:div w:id="1973248114">
          <w:marLeft w:val="0"/>
          <w:marRight w:val="0"/>
          <w:marTop w:val="0"/>
          <w:marBottom w:val="0"/>
          <w:divBdr>
            <w:top w:val="none" w:sz="0" w:space="0" w:color="auto"/>
            <w:left w:val="none" w:sz="0" w:space="0" w:color="auto"/>
            <w:bottom w:val="none" w:sz="0" w:space="0" w:color="auto"/>
            <w:right w:val="none" w:sz="0" w:space="0" w:color="auto"/>
          </w:divBdr>
          <w:divsChild>
            <w:div w:id="1721247283">
              <w:marLeft w:val="0"/>
              <w:marRight w:val="0"/>
              <w:marTop w:val="0"/>
              <w:marBottom w:val="0"/>
              <w:divBdr>
                <w:top w:val="none" w:sz="0" w:space="0" w:color="auto"/>
                <w:left w:val="none" w:sz="0" w:space="0" w:color="auto"/>
                <w:bottom w:val="none" w:sz="0" w:space="0" w:color="auto"/>
                <w:right w:val="none" w:sz="0" w:space="0" w:color="auto"/>
              </w:divBdr>
              <w:divsChild>
                <w:div w:id="11465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52549">
      <w:bodyDiv w:val="1"/>
      <w:marLeft w:val="0"/>
      <w:marRight w:val="0"/>
      <w:marTop w:val="0"/>
      <w:marBottom w:val="0"/>
      <w:divBdr>
        <w:top w:val="none" w:sz="0" w:space="0" w:color="auto"/>
        <w:left w:val="none" w:sz="0" w:space="0" w:color="auto"/>
        <w:bottom w:val="none" w:sz="0" w:space="0" w:color="auto"/>
        <w:right w:val="none" w:sz="0" w:space="0" w:color="auto"/>
      </w:divBdr>
      <w:divsChild>
        <w:div w:id="1023704270">
          <w:marLeft w:val="0"/>
          <w:marRight w:val="0"/>
          <w:marTop w:val="0"/>
          <w:marBottom w:val="0"/>
          <w:divBdr>
            <w:top w:val="none" w:sz="0" w:space="0" w:color="auto"/>
            <w:left w:val="none" w:sz="0" w:space="0" w:color="auto"/>
            <w:bottom w:val="none" w:sz="0" w:space="0" w:color="auto"/>
            <w:right w:val="none" w:sz="0" w:space="0" w:color="auto"/>
          </w:divBdr>
          <w:divsChild>
            <w:div w:id="189608371">
              <w:marLeft w:val="0"/>
              <w:marRight w:val="0"/>
              <w:marTop w:val="0"/>
              <w:marBottom w:val="0"/>
              <w:divBdr>
                <w:top w:val="none" w:sz="0" w:space="0" w:color="auto"/>
                <w:left w:val="none" w:sz="0" w:space="0" w:color="auto"/>
                <w:bottom w:val="none" w:sz="0" w:space="0" w:color="auto"/>
                <w:right w:val="none" w:sz="0" w:space="0" w:color="auto"/>
              </w:divBdr>
              <w:divsChild>
                <w:div w:id="4272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5202">
      <w:bodyDiv w:val="1"/>
      <w:marLeft w:val="0"/>
      <w:marRight w:val="0"/>
      <w:marTop w:val="0"/>
      <w:marBottom w:val="0"/>
      <w:divBdr>
        <w:top w:val="none" w:sz="0" w:space="0" w:color="auto"/>
        <w:left w:val="none" w:sz="0" w:space="0" w:color="auto"/>
        <w:bottom w:val="none" w:sz="0" w:space="0" w:color="auto"/>
        <w:right w:val="none" w:sz="0" w:space="0" w:color="auto"/>
      </w:divBdr>
      <w:divsChild>
        <w:div w:id="1604532873">
          <w:marLeft w:val="0"/>
          <w:marRight w:val="0"/>
          <w:marTop w:val="0"/>
          <w:marBottom w:val="0"/>
          <w:divBdr>
            <w:top w:val="none" w:sz="0" w:space="0" w:color="auto"/>
            <w:left w:val="none" w:sz="0" w:space="0" w:color="auto"/>
            <w:bottom w:val="none" w:sz="0" w:space="0" w:color="auto"/>
            <w:right w:val="none" w:sz="0" w:space="0" w:color="auto"/>
          </w:divBdr>
          <w:divsChild>
            <w:div w:id="221016138">
              <w:marLeft w:val="0"/>
              <w:marRight w:val="0"/>
              <w:marTop w:val="0"/>
              <w:marBottom w:val="0"/>
              <w:divBdr>
                <w:top w:val="none" w:sz="0" w:space="0" w:color="auto"/>
                <w:left w:val="none" w:sz="0" w:space="0" w:color="auto"/>
                <w:bottom w:val="none" w:sz="0" w:space="0" w:color="auto"/>
                <w:right w:val="none" w:sz="0" w:space="0" w:color="auto"/>
              </w:divBdr>
              <w:divsChild>
                <w:div w:id="566452474">
                  <w:marLeft w:val="0"/>
                  <w:marRight w:val="0"/>
                  <w:marTop w:val="0"/>
                  <w:marBottom w:val="0"/>
                  <w:divBdr>
                    <w:top w:val="none" w:sz="0" w:space="0" w:color="auto"/>
                    <w:left w:val="none" w:sz="0" w:space="0" w:color="auto"/>
                    <w:bottom w:val="none" w:sz="0" w:space="0" w:color="auto"/>
                    <w:right w:val="none" w:sz="0" w:space="0" w:color="auto"/>
                  </w:divBdr>
                  <w:divsChild>
                    <w:div w:id="159994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511479">
      <w:bodyDiv w:val="1"/>
      <w:marLeft w:val="0"/>
      <w:marRight w:val="0"/>
      <w:marTop w:val="0"/>
      <w:marBottom w:val="0"/>
      <w:divBdr>
        <w:top w:val="none" w:sz="0" w:space="0" w:color="auto"/>
        <w:left w:val="none" w:sz="0" w:space="0" w:color="auto"/>
        <w:bottom w:val="none" w:sz="0" w:space="0" w:color="auto"/>
        <w:right w:val="none" w:sz="0" w:space="0" w:color="auto"/>
      </w:divBdr>
    </w:div>
    <w:div w:id="689179772">
      <w:bodyDiv w:val="1"/>
      <w:marLeft w:val="0"/>
      <w:marRight w:val="0"/>
      <w:marTop w:val="0"/>
      <w:marBottom w:val="0"/>
      <w:divBdr>
        <w:top w:val="none" w:sz="0" w:space="0" w:color="auto"/>
        <w:left w:val="none" w:sz="0" w:space="0" w:color="auto"/>
        <w:bottom w:val="none" w:sz="0" w:space="0" w:color="auto"/>
        <w:right w:val="none" w:sz="0" w:space="0" w:color="auto"/>
      </w:divBdr>
    </w:div>
    <w:div w:id="706762387">
      <w:bodyDiv w:val="1"/>
      <w:marLeft w:val="0"/>
      <w:marRight w:val="0"/>
      <w:marTop w:val="0"/>
      <w:marBottom w:val="0"/>
      <w:divBdr>
        <w:top w:val="none" w:sz="0" w:space="0" w:color="auto"/>
        <w:left w:val="none" w:sz="0" w:space="0" w:color="auto"/>
        <w:bottom w:val="none" w:sz="0" w:space="0" w:color="auto"/>
        <w:right w:val="none" w:sz="0" w:space="0" w:color="auto"/>
      </w:divBdr>
    </w:div>
    <w:div w:id="909272939">
      <w:bodyDiv w:val="1"/>
      <w:marLeft w:val="0"/>
      <w:marRight w:val="0"/>
      <w:marTop w:val="0"/>
      <w:marBottom w:val="0"/>
      <w:divBdr>
        <w:top w:val="none" w:sz="0" w:space="0" w:color="auto"/>
        <w:left w:val="none" w:sz="0" w:space="0" w:color="auto"/>
        <w:bottom w:val="none" w:sz="0" w:space="0" w:color="auto"/>
        <w:right w:val="none" w:sz="0" w:space="0" w:color="auto"/>
      </w:divBdr>
      <w:divsChild>
        <w:div w:id="197010072">
          <w:marLeft w:val="0"/>
          <w:marRight w:val="0"/>
          <w:marTop w:val="0"/>
          <w:marBottom w:val="0"/>
          <w:divBdr>
            <w:top w:val="none" w:sz="0" w:space="0" w:color="auto"/>
            <w:left w:val="none" w:sz="0" w:space="0" w:color="auto"/>
            <w:bottom w:val="none" w:sz="0" w:space="0" w:color="auto"/>
            <w:right w:val="none" w:sz="0" w:space="0" w:color="auto"/>
          </w:divBdr>
          <w:divsChild>
            <w:div w:id="1119493919">
              <w:marLeft w:val="0"/>
              <w:marRight w:val="0"/>
              <w:marTop w:val="0"/>
              <w:marBottom w:val="0"/>
              <w:divBdr>
                <w:top w:val="none" w:sz="0" w:space="0" w:color="auto"/>
                <w:left w:val="none" w:sz="0" w:space="0" w:color="auto"/>
                <w:bottom w:val="none" w:sz="0" w:space="0" w:color="auto"/>
                <w:right w:val="none" w:sz="0" w:space="0" w:color="auto"/>
              </w:divBdr>
              <w:divsChild>
                <w:div w:id="15186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0887">
      <w:bodyDiv w:val="1"/>
      <w:marLeft w:val="0"/>
      <w:marRight w:val="0"/>
      <w:marTop w:val="0"/>
      <w:marBottom w:val="0"/>
      <w:divBdr>
        <w:top w:val="none" w:sz="0" w:space="0" w:color="auto"/>
        <w:left w:val="none" w:sz="0" w:space="0" w:color="auto"/>
        <w:bottom w:val="none" w:sz="0" w:space="0" w:color="auto"/>
        <w:right w:val="none" w:sz="0" w:space="0" w:color="auto"/>
      </w:divBdr>
      <w:divsChild>
        <w:div w:id="1398280058">
          <w:marLeft w:val="0"/>
          <w:marRight w:val="0"/>
          <w:marTop w:val="0"/>
          <w:marBottom w:val="0"/>
          <w:divBdr>
            <w:top w:val="none" w:sz="0" w:space="0" w:color="auto"/>
            <w:left w:val="none" w:sz="0" w:space="0" w:color="auto"/>
            <w:bottom w:val="none" w:sz="0" w:space="0" w:color="auto"/>
            <w:right w:val="none" w:sz="0" w:space="0" w:color="auto"/>
          </w:divBdr>
          <w:divsChild>
            <w:div w:id="96875329">
              <w:marLeft w:val="0"/>
              <w:marRight w:val="0"/>
              <w:marTop w:val="0"/>
              <w:marBottom w:val="0"/>
              <w:divBdr>
                <w:top w:val="none" w:sz="0" w:space="0" w:color="auto"/>
                <w:left w:val="none" w:sz="0" w:space="0" w:color="auto"/>
                <w:bottom w:val="none" w:sz="0" w:space="0" w:color="auto"/>
                <w:right w:val="none" w:sz="0" w:space="0" w:color="auto"/>
              </w:divBdr>
              <w:divsChild>
                <w:div w:id="4141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88735">
      <w:bodyDiv w:val="1"/>
      <w:marLeft w:val="0"/>
      <w:marRight w:val="0"/>
      <w:marTop w:val="0"/>
      <w:marBottom w:val="0"/>
      <w:divBdr>
        <w:top w:val="none" w:sz="0" w:space="0" w:color="auto"/>
        <w:left w:val="none" w:sz="0" w:space="0" w:color="auto"/>
        <w:bottom w:val="none" w:sz="0" w:space="0" w:color="auto"/>
        <w:right w:val="none" w:sz="0" w:space="0" w:color="auto"/>
      </w:divBdr>
      <w:divsChild>
        <w:div w:id="1948614149">
          <w:marLeft w:val="0"/>
          <w:marRight w:val="0"/>
          <w:marTop w:val="0"/>
          <w:marBottom w:val="0"/>
          <w:divBdr>
            <w:top w:val="none" w:sz="0" w:space="0" w:color="auto"/>
            <w:left w:val="none" w:sz="0" w:space="0" w:color="auto"/>
            <w:bottom w:val="none" w:sz="0" w:space="0" w:color="auto"/>
            <w:right w:val="none" w:sz="0" w:space="0" w:color="auto"/>
          </w:divBdr>
          <w:divsChild>
            <w:div w:id="1034232731">
              <w:marLeft w:val="0"/>
              <w:marRight w:val="0"/>
              <w:marTop w:val="0"/>
              <w:marBottom w:val="0"/>
              <w:divBdr>
                <w:top w:val="none" w:sz="0" w:space="0" w:color="auto"/>
                <w:left w:val="none" w:sz="0" w:space="0" w:color="auto"/>
                <w:bottom w:val="none" w:sz="0" w:space="0" w:color="auto"/>
                <w:right w:val="none" w:sz="0" w:space="0" w:color="auto"/>
              </w:divBdr>
              <w:divsChild>
                <w:div w:id="16828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85212">
      <w:bodyDiv w:val="1"/>
      <w:marLeft w:val="0"/>
      <w:marRight w:val="0"/>
      <w:marTop w:val="0"/>
      <w:marBottom w:val="0"/>
      <w:divBdr>
        <w:top w:val="none" w:sz="0" w:space="0" w:color="auto"/>
        <w:left w:val="none" w:sz="0" w:space="0" w:color="auto"/>
        <w:bottom w:val="none" w:sz="0" w:space="0" w:color="auto"/>
        <w:right w:val="none" w:sz="0" w:space="0" w:color="auto"/>
      </w:divBdr>
      <w:divsChild>
        <w:div w:id="1122924991">
          <w:marLeft w:val="0"/>
          <w:marRight w:val="0"/>
          <w:marTop w:val="0"/>
          <w:marBottom w:val="0"/>
          <w:divBdr>
            <w:top w:val="none" w:sz="0" w:space="0" w:color="auto"/>
            <w:left w:val="none" w:sz="0" w:space="0" w:color="auto"/>
            <w:bottom w:val="none" w:sz="0" w:space="0" w:color="auto"/>
            <w:right w:val="none" w:sz="0" w:space="0" w:color="auto"/>
          </w:divBdr>
          <w:divsChild>
            <w:div w:id="1054962598">
              <w:marLeft w:val="0"/>
              <w:marRight w:val="0"/>
              <w:marTop w:val="0"/>
              <w:marBottom w:val="0"/>
              <w:divBdr>
                <w:top w:val="none" w:sz="0" w:space="0" w:color="auto"/>
                <w:left w:val="none" w:sz="0" w:space="0" w:color="auto"/>
                <w:bottom w:val="none" w:sz="0" w:space="0" w:color="auto"/>
                <w:right w:val="none" w:sz="0" w:space="0" w:color="auto"/>
              </w:divBdr>
              <w:divsChild>
                <w:div w:id="1299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61297">
      <w:bodyDiv w:val="1"/>
      <w:marLeft w:val="0"/>
      <w:marRight w:val="0"/>
      <w:marTop w:val="0"/>
      <w:marBottom w:val="0"/>
      <w:divBdr>
        <w:top w:val="none" w:sz="0" w:space="0" w:color="auto"/>
        <w:left w:val="none" w:sz="0" w:space="0" w:color="auto"/>
        <w:bottom w:val="none" w:sz="0" w:space="0" w:color="auto"/>
        <w:right w:val="none" w:sz="0" w:space="0" w:color="auto"/>
      </w:divBdr>
      <w:divsChild>
        <w:div w:id="860895578">
          <w:marLeft w:val="0"/>
          <w:marRight w:val="0"/>
          <w:marTop w:val="0"/>
          <w:marBottom w:val="0"/>
          <w:divBdr>
            <w:top w:val="none" w:sz="0" w:space="0" w:color="auto"/>
            <w:left w:val="none" w:sz="0" w:space="0" w:color="auto"/>
            <w:bottom w:val="none" w:sz="0" w:space="0" w:color="auto"/>
            <w:right w:val="none" w:sz="0" w:space="0" w:color="auto"/>
          </w:divBdr>
          <w:divsChild>
            <w:div w:id="845635172">
              <w:marLeft w:val="0"/>
              <w:marRight w:val="0"/>
              <w:marTop w:val="0"/>
              <w:marBottom w:val="0"/>
              <w:divBdr>
                <w:top w:val="none" w:sz="0" w:space="0" w:color="auto"/>
                <w:left w:val="none" w:sz="0" w:space="0" w:color="auto"/>
                <w:bottom w:val="none" w:sz="0" w:space="0" w:color="auto"/>
                <w:right w:val="none" w:sz="0" w:space="0" w:color="auto"/>
              </w:divBdr>
              <w:divsChild>
                <w:div w:id="11467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11796">
      <w:bodyDiv w:val="1"/>
      <w:marLeft w:val="0"/>
      <w:marRight w:val="0"/>
      <w:marTop w:val="0"/>
      <w:marBottom w:val="0"/>
      <w:divBdr>
        <w:top w:val="none" w:sz="0" w:space="0" w:color="auto"/>
        <w:left w:val="none" w:sz="0" w:space="0" w:color="auto"/>
        <w:bottom w:val="none" w:sz="0" w:space="0" w:color="auto"/>
        <w:right w:val="none" w:sz="0" w:space="0" w:color="auto"/>
      </w:divBdr>
      <w:divsChild>
        <w:div w:id="584462581">
          <w:marLeft w:val="0"/>
          <w:marRight w:val="0"/>
          <w:marTop w:val="0"/>
          <w:marBottom w:val="0"/>
          <w:divBdr>
            <w:top w:val="none" w:sz="0" w:space="0" w:color="auto"/>
            <w:left w:val="none" w:sz="0" w:space="0" w:color="auto"/>
            <w:bottom w:val="none" w:sz="0" w:space="0" w:color="auto"/>
            <w:right w:val="none" w:sz="0" w:space="0" w:color="auto"/>
          </w:divBdr>
          <w:divsChild>
            <w:div w:id="1729918755">
              <w:marLeft w:val="0"/>
              <w:marRight w:val="0"/>
              <w:marTop w:val="0"/>
              <w:marBottom w:val="0"/>
              <w:divBdr>
                <w:top w:val="none" w:sz="0" w:space="0" w:color="auto"/>
                <w:left w:val="none" w:sz="0" w:space="0" w:color="auto"/>
                <w:bottom w:val="none" w:sz="0" w:space="0" w:color="auto"/>
                <w:right w:val="none" w:sz="0" w:space="0" w:color="auto"/>
              </w:divBdr>
              <w:divsChild>
                <w:div w:id="5903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775466">
      <w:bodyDiv w:val="1"/>
      <w:marLeft w:val="0"/>
      <w:marRight w:val="0"/>
      <w:marTop w:val="0"/>
      <w:marBottom w:val="0"/>
      <w:divBdr>
        <w:top w:val="none" w:sz="0" w:space="0" w:color="auto"/>
        <w:left w:val="none" w:sz="0" w:space="0" w:color="auto"/>
        <w:bottom w:val="none" w:sz="0" w:space="0" w:color="auto"/>
        <w:right w:val="none" w:sz="0" w:space="0" w:color="auto"/>
      </w:divBdr>
    </w:div>
    <w:div w:id="1414353620">
      <w:bodyDiv w:val="1"/>
      <w:marLeft w:val="0"/>
      <w:marRight w:val="0"/>
      <w:marTop w:val="0"/>
      <w:marBottom w:val="0"/>
      <w:divBdr>
        <w:top w:val="none" w:sz="0" w:space="0" w:color="auto"/>
        <w:left w:val="none" w:sz="0" w:space="0" w:color="auto"/>
        <w:bottom w:val="none" w:sz="0" w:space="0" w:color="auto"/>
        <w:right w:val="none" w:sz="0" w:space="0" w:color="auto"/>
      </w:divBdr>
    </w:div>
    <w:div w:id="1436437456">
      <w:bodyDiv w:val="1"/>
      <w:marLeft w:val="0"/>
      <w:marRight w:val="0"/>
      <w:marTop w:val="0"/>
      <w:marBottom w:val="0"/>
      <w:divBdr>
        <w:top w:val="none" w:sz="0" w:space="0" w:color="auto"/>
        <w:left w:val="none" w:sz="0" w:space="0" w:color="auto"/>
        <w:bottom w:val="none" w:sz="0" w:space="0" w:color="auto"/>
        <w:right w:val="none" w:sz="0" w:space="0" w:color="auto"/>
      </w:divBdr>
    </w:div>
    <w:div w:id="1519545780">
      <w:bodyDiv w:val="1"/>
      <w:marLeft w:val="0"/>
      <w:marRight w:val="0"/>
      <w:marTop w:val="0"/>
      <w:marBottom w:val="0"/>
      <w:divBdr>
        <w:top w:val="none" w:sz="0" w:space="0" w:color="auto"/>
        <w:left w:val="none" w:sz="0" w:space="0" w:color="auto"/>
        <w:bottom w:val="none" w:sz="0" w:space="0" w:color="auto"/>
        <w:right w:val="none" w:sz="0" w:space="0" w:color="auto"/>
      </w:divBdr>
      <w:divsChild>
        <w:div w:id="176848620">
          <w:marLeft w:val="0"/>
          <w:marRight w:val="0"/>
          <w:marTop w:val="0"/>
          <w:marBottom w:val="0"/>
          <w:divBdr>
            <w:top w:val="none" w:sz="0" w:space="0" w:color="auto"/>
            <w:left w:val="none" w:sz="0" w:space="0" w:color="auto"/>
            <w:bottom w:val="none" w:sz="0" w:space="0" w:color="auto"/>
            <w:right w:val="none" w:sz="0" w:space="0" w:color="auto"/>
          </w:divBdr>
          <w:divsChild>
            <w:div w:id="12066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9448">
      <w:bodyDiv w:val="1"/>
      <w:marLeft w:val="0"/>
      <w:marRight w:val="0"/>
      <w:marTop w:val="0"/>
      <w:marBottom w:val="0"/>
      <w:divBdr>
        <w:top w:val="none" w:sz="0" w:space="0" w:color="auto"/>
        <w:left w:val="none" w:sz="0" w:space="0" w:color="auto"/>
        <w:bottom w:val="none" w:sz="0" w:space="0" w:color="auto"/>
        <w:right w:val="none" w:sz="0" w:space="0" w:color="auto"/>
      </w:divBdr>
      <w:divsChild>
        <w:div w:id="1612281823">
          <w:marLeft w:val="0"/>
          <w:marRight w:val="0"/>
          <w:marTop w:val="0"/>
          <w:marBottom w:val="0"/>
          <w:divBdr>
            <w:top w:val="none" w:sz="0" w:space="0" w:color="auto"/>
            <w:left w:val="none" w:sz="0" w:space="0" w:color="auto"/>
            <w:bottom w:val="none" w:sz="0" w:space="0" w:color="auto"/>
            <w:right w:val="none" w:sz="0" w:space="0" w:color="auto"/>
          </w:divBdr>
          <w:divsChild>
            <w:div w:id="184902729">
              <w:marLeft w:val="0"/>
              <w:marRight w:val="0"/>
              <w:marTop w:val="0"/>
              <w:marBottom w:val="0"/>
              <w:divBdr>
                <w:top w:val="none" w:sz="0" w:space="0" w:color="auto"/>
                <w:left w:val="none" w:sz="0" w:space="0" w:color="auto"/>
                <w:bottom w:val="none" w:sz="0" w:space="0" w:color="auto"/>
                <w:right w:val="none" w:sz="0" w:space="0" w:color="auto"/>
              </w:divBdr>
              <w:divsChild>
                <w:div w:id="11137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73474">
      <w:bodyDiv w:val="1"/>
      <w:marLeft w:val="0"/>
      <w:marRight w:val="0"/>
      <w:marTop w:val="0"/>
      <w:marBottom w:val="0"/>
      <w:divBdr>
        <w:top w:val="none" w:sz="0" w:space="0" w:color="auto"/>
        <w:left w:val="none" w:sz="0" w:space="0" w:color="auto"/>
        <w:bottom w:val="none" w:sz="0" w:space="0" w:color="auto"/>
        <w:right w:val="none" w:sz="0" w:space="0" w:color="auto"/>
      </w:divBdr>
    </w:div>
    <w:div w:id="1564297059">
      <w:bodyDiv w:val="1"/>
      <w:marLeft w:val="0"/>
      <w:marRight w:val="0"/>
      <w:marTop w:val="0"/>
      <w:marBottom w:val="0"/>
      <w:divBdr>
        <w:top w:val="none" w:sz="0" w:space="0" w:color="auto"/>
        <w:left w:val="none" w:sz="0" w:space="0" w:color="auto"/>
        <w:bottom w:val="none" w:sz="0" w:space="0" w:color="auto"/>
        <w:right w:val="none" w:sz="0" w:space="0" w:color="auto"/>
      </w:divBdr>
    </w:div>
    <w:div w:id="1578905738">
      <w:bodyDiv w:val="1"/>
      <w:marLeft w:val="0"/>
      <w:marRight w:val="0"/>
      <w:marTop w:val="0"/>
      <w:marBottom w:val="0"/>
      <w:divBdr>
        <w:top w:val="none" w:sz="0" w:space="0" w:color="auto"/>
        <w:left w:val="none" w:sz="0" w:space="0" w:color="auto"/>
        <w:bottom w:val="none" w:sz="0" w:space="0" w:color="auto"/>
        <w:right w:val="none" w:sz="0" w:space="0" w:color="auto"/>
      </w:divBdr>
      <w:divsChild>
        <w:div w:id="493766817">
          <w:marLeft w:val="0"/>
          <w:marRight w:val="0"/>
          <w:marTop w:val="0"/>
          <w:marBottom w:val="0"/>
          <w:divBdr>
            <w:top w:val="none" w:sz="0" w:space="0" w:color="auto"/>
            <w:left w:val="none" w:sz="0" w:space="0" w:color="auto"/>
            <w:bottom w:val="none" w:sz="0" w:space="0" w:color="auto"/>
            <w:right w:val="none" w:sz="0" w:space="0" w:color="auto"/>
          </w:divBdr>
          <w:divsChild>
            <w:div w:id="2126121949">
              <w:marLeft w:val="0"/>
              <w:marRight w:val="0"/>
              <w:marTop w:val="0"/>
              <w:marBottom w:val="0"/>
              <w:divBdr>
                <w:top w:val="none" w:sz="0" w:space="0" w:color="auto"/>
                <w:left w:val="none" w:sz="0" w:space="0" w:color="auto"/>
                <w:bottom w:val="none" w:sz="0" w:space="0" w:color="auto"/>
                <w:right w:val="none" w:sz="0" w:space="0" w:color="auto"/>
              </w:divBdr>
            </w:div>
            <w:div w:id="433282220">
              <w:marLeft w:val="0"/>
              <w:marRight w:val="0"/>
              <w:marTop w:val="0"/>
              <w:marBottom w:val="0"/>
              <w:divBdr>
                <w:top w:val="none" w:sz="0" w:space="0" w:color="auto"/>
                <w:left w:val="none" w:sz="0" w:space="0" w:color="auto"/>
                <w:bottom w:val="none" w:sz="0" w:space="0" w:color="auto"/>
                <w:right w:val="none" w:sz="0" w:space="0" w:color="auto"/>
              </w:divBdr>
            </w:div>
            <w:div w:id="1129543383">
              <w:marLeft w:val="0"/>
              <w:marRight w:val="0"/>
              <w:marTop w:val="0"/>
              <w:marBottom w:val="0"/>
              <w:divBdr>
                <w:top w:val="none" w:sz="0" w:space="0" w:color="auto"/>
                <w:left w:val="none" w:sz="0" w:space="0" w:color="auto"/>
                <w:bottom w:val="none" w:sz="0" w:space="0" w:color="auto"/>
                <w:right w:val="none" w:sz="0" w:space="0" w:color="auto"/>
              </w:divBdr>
            </w:div>
            <w:div w:id="944463772">
              <w:marLeft w:val="0"/>
              <w:marRight w:val="0"/>
              <w:marTop w:val="0"/>
              <w:marBottom w:val="0"/>
              <w:divBdr>
                <w:top w:val="none" w:sz="0" w:space="0" w:color="auto"/>
                <w:left w:val="none" w:sz="0" w:space="0" w:color="auto"/>
                <w:bottom w:val="none" w:sz="0" w:space="0" w:color="auto"/>
                <w:right w:val="none" w:sz="0" w:space="0" w:color="auto"/>
              </w:divBdr>
            </w:div>
            <w:div w:id="358968241">
              <w:marLeft w:val="0"/>
              <w:marRight w:val="0"/>
              <w:marTop w:val="0"/>
              <w:marBottom w:val="0"/>
              <w:divBdr>
                <w:top w:val="none" w:sz="0" w:space="0" w:color="auto"/>
                <w:left w:val="none" w:sz="0" w:space="0" w:color="auto"/>
                <w:bottom w:val="none" w:sz="0" w:space="0" w:color="auto"/>
                <w:right w:val="none" w:sz="0" w:space="0" w:color="auto"/>
              </w:divBdr>
            </w:div>
          </w:divsChild>
        </w:div>
        <w:div w:id="88933745">
          <w:marLeft w:val="0"/>
          <w:marRight w:val="0"/>
          <w:marTop w:val="0"/>
          <w:marBottom w:val="0"/>
          <w:divBdr>
            <w:top w:val="none" w:sz="0" w:space="0" w:color="auto"/>
            <w:left w:val="none" w:sz="0" w:space="0" w:color="auto"/>
            <w:bottom w:val="none" w:sz="0" w:space="0" w:color="auto"/>
            <w:right w:val="none" w:sz="0" w:space="0" w:color="auto"/>
          </w:divBdr>
          <w:divsChild>
            <w:div w:id="1262762227">
              <w:marLeft w:val="0"/>
              <w:marRight w:val="0"/>
              <w:marTop w:val="0"/>
              <w:marBottom w:val="0"/>
              <w:divBdr>
                <w:top w:val="none" w:sz="0" w:space="0" w:color="auto"/>
                <w:left w:val="none" w:sz="0" w:space="0" w:color="auto"/>
                <w:bottom w:val="none" w:sz="0" w:space="0" w:color="auto"/>
                <w:right w:val="none" w:sz="0" w:space="0" w:color="auto"/>
              </w:divBdr>
            </w:div>
            <w:div w:id="1824465772">
              <w:marLeft w:val="0"/>
              <w:marRight w:val="0"/>
              <w:marTop w:val="0"/>
              <w:marBottom w:val="0"/>
              <w:divBdr>
                <w:top w:val="none" w:sz="0" w:space="0" w:color="auto"/>
                <w:left w:val="none" w:sz="0" w:space="0" w:color="auto"/>
                <w:bottom w:val="none" w:sz="0" w:space="0" w:color="auto"/>
                <w:right w:val="none" w:sz="0" w:space="0" w:color="auto"/>
              </w:divBdr>
            </w:div>
          </w:divsChild>
        </w:div>
        <w:div w:id="1701666051">
          <w:marLeft w:val="0"/>
          <w:marRight w:val="0"/>
          <w:marTop w:val="0"/>
          <w:marBottom w:val="0"/>
          <w:divBdr>
            <w:top w:val="none" w:sz="0" w:space="0" w:color="auto"/>
            <w:left w:val="none" w:sz="0" w:space="0" w:color="auto"/>
            <w:bottom w:val="none" w:sz="0" w:space="0" w:color="auto"/>
            <w:right w:val="none" w:sz="0" w:space="0" w:color="auto"/>
          </w:divBdr>
          <w:divsChild>
            <w:div w:id="997152982">
              <w:marLeft w:val="0"/>
              <w:marRight w:val="0"/>
              <w:marTop w:val="0"/>
              <w:marBottom w:val="0"/>
              <w:divBdr>
                <w:top w:val="none" w:sz="0" w:space="0" w:color="auto"/>
                <w:left w:val="none" w:sz="0" w:space="0" w:color="auto"/>
                <w:bottom w:val="none" w:sz="0" w:space="0" w:color="auto"/>
                <w:right w:val="none" w:sz="0" w:space="0" w:color="auto"/>
              </w:divBdr>
            </w:div>
            <w:div w:id="436797981">
              <w:marLeft w:val="0"/>
              <w:marRight w:val="0"/>
              <w:marTop w:val="0"/>
              <w:marBottom w:val="0"/>
              <w:divBdr>
                <w:top w:val="none" w:sz="0" w:space="0" w:color="auto"/>
                <w:left w:val="none" w:sz="0" w:space="0" w:color="auto"/>
                <w:bottom w:val="none" w:sz="0" w:space="0" w:color="auto"/>
                <w:right w:val="none" w:sz="0" w:space="0" w:color="auto"/>
              </w:divBdr>
            </w:div>
            <w:div w:id="2013220901">
              <w:marLeft w:val="0"/>
              <w:marRight w:val="0"/>
              <w:marTop w:val="0"/>
              <w:marBottom w:val="0"/>
              <w:divBdr>
                <w:top w:val="none" w:sz="0" w:space="0" w:color="auto"/>
                <w:left w:val="none" w:sz="0" w:space="0" w:color="auto"/>
                <w:bottom w:val="none" w:sz="0" w:space="0" w:color="auto"/>
                <w:right w:val="none" w:sz="0" w:space="0" w:color="auto"/>
              </w:divBdr>
            </w:div>
            <w:div w:id="7623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0890">
      <w:bodyDiv w:val="1"/>
      <w:marLeft w:val="0"/>
      <w:marRight w:val="0"/>
      <w:marTop w:val="0"/>
      <w:marBottom w:val="0"/>
      <w:divBdr>
        <w:top w:val="none" w:sz="0" w:space="0" w:color="auto"/>
        <w:left w:val="none" w:sz="0" w:space="0" w:color="auto"/>
        <w:bottom w:val="none" w:sz="0" w:space="0" w:color="auto"/>
        <w:right w:val="none" w:sz="0" w:space="0" w:color="auto"/>
      </w:divBdr>
      <w:divsChild>
        <w:div w:id="1663701099">
          <w:marLeft w:val="0"/>
          <w:marRight w:val="0"/>
          <w:marTop w:val="0"/>
          <w:marBottom w:val="0"/>
          <w:divBdr>
            <w:top w:val="none" w:sz="0" w:space="0" w:color="auto"/>
            <w:left w:val="none" w:sz="0" w:space="0" w:color="auto"/>
            <w:bottom w:val="none" w:sz="0" w:space="0" w:color="auto"/>
            <w:right w:val="none" w:sz="0" w:space="0" w:color="auto"/>
          </w:divBdr>
          <w:divsChild>
            <w:div w:id="1459911828">
              <w:marLeft w:val="0"/>
              <w:marRight w:val="0"/>
              <w:marTop w:val="0"/>
              <w:marBottom w:val="0"/>
              <w:divBdr>
                <w:top w:val="none" w:sz="0" w:space="0" w:color="auto"/>
                <w:left w:val="none" w:sz="0" w:space="0" w:color="auto"/>
                <w:bottom w:val="none" w:sz="0" w:space="0" w:color="auto"/>
                <w:right w:val="none" w:sz="0" w:space="0" w:color="auto"/>
              </w:divBdr>
              <w:divsChild>
                <w:div w:id="200088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8988">
      <w:bodyDiv w:val="1"/>
      <w:marLeft w:val="0"/>
      <w:marRight w:val="0"/>
      <w:marTop w:val="0"/>
      <w:marBottom w:val="0"/>
      <w:divBdr>
        <w:top w:val="none" w:sz="0" w:space="0" w:color="auto"/>
        <w:left w:val="none" w:sz="0" w:space="0" w:color="auto"/>
        <w:bottom w:val="none" w:sz="0" w:space="0" w:color="auto"/>
        <w:right w:val="none" w:sz="0" w:space="0" w:color="auto"/>
      </w:divBdr>
      <w:divsChild>
        <w:div w:id="1779448158">
          <w:marLeft w:val="0"/>
          <w:marRight w:val="0"/>
          <w:marTop w:val="0"/>
          <w:marBottom w:val="0"/>
          <w:divBdr>
            <w:top w:val="none" w:sz="0" w:space="0" w:color="auto"/>
            <w:left w:val="none" w:sz="0" w:space="0" w:color="auto"/>
            <w:bottom w:val="none" w:sz="0" w:space="0" w:color="auto"/>
            <w:right w:val="none" w:sz="0" w:space="0" w:color="auto"/>
          </w:divBdr>
          <w:divsChild>
            <w:div w:id="503055319">
              <w:marLeft w:val="0"/>
              <w:marRight w:val="0"/>
              <w:marTop w:val="0"/>
              <w:marBottom w:val="0"/>
              <w:divBdr>
                <w:top w:val="none" w:sz="0" w:space="0" w:color="auto"/>
                <w:left w:val="none" w:sz="0" w:space="0" w:color="auto"/>
                <w:bottom w:val="none" w:sz="0" w:space="0" w:color="auto"/>
                <w:right w:val="none" w:sz="0" w:space="0" w:color="auto"/>
              </w:divBdr>
              <w:divsChild>
                <w:div w:id="67163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33046">
      <w:bodyDiv w:val="1"/>
      <w:marLeft w:val="0"/>
      <w:marRight w:val="0"/>
      <w:marTop w:val="0"/>
      <w:marBottom w:val="0"/>
      <w:divBdr>
        <w:top w:val="none" w:sz="0" w:space="0" w:color="auto"/>
        <w:left w:val="none" w:sz="0" w:space="0" w:color="auto"/>
        <w:bottom w:val="none" w:sz="0" w:space="0" w:color="auto"/>
        <w:right w:val="none" w:sz="0" w:space="0" w:color="auto"/>
      </w:divBdr>
    </w:div>
    <w:div w:id="1742292699">
      <w:bodyDiv w:val="1"/>
      <w:marLeft w:val="0"/>
      <w:marRight w:val="0"/>
      <w:marTop w:val="0"/>
      <w:marBottom w:val="0"/>
      <w:divBdr>
        <w:top w:val="none" w:sz="0" w:space="0" w:color="auto"/>
        <w:left w:val="none" w:sz="0" w:space="0" w:color="auto"/>
        <w:bottom w:val="none" w:sz="0" w:space="0" w:color="auto"/>
        <w:right w:val="none" w:sz="0" w:space="0" w:color="auto"/>
      </w:divBdr>
      <w:divsChild>
        <w:div w:id="1518273435">
          <w:marLeft w:val="0"/>
          <w:marRight w:val="0"/>
          <w:marTop w:val="0"/>
          <w:marBottom w:val="0"/>
          <w:divBdr>
            <w:top w:val="none" w:sz="0" w:space="0" w:color="auto"/>
            <w:left w:val="none" w:sz="0" w:space="0" w:color="auto"/>
            <w:bottom w:val="none" w:sz="0" w:space="0" w:color="auto"/>
            <w:right w:val="none" w:sz="0" w:space="0" w:color="auto"/>
          </w:divBdr>
          <w:divsChild>
            <w:div w:id="2068410668">
              <w:marLeft w:val="0"/>
              <w:marRight w:val="0"/>
              <w:marTop w:val="0"/>
              <w:marBottom w:val="0"/>
              <w:divBdr>
                <w:top w:val="none" w:sz="0" w:space="0" w:color="auto"/>
                <w:left w:val="none" w:sz="0" w:space="0" w:color="auto"/>
                <w:bottom w:val="none" w:sz="0" w:space="0" w:color="auto"/>
                <w:right w:val="none" w:sz="0" w:space="0" w:color="auto"/>
              </w:divBdr>
              <w:divsChild>
                <w:div w:id="17469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441639">
      <w:bodyDiv w:val="1"/>
      <w:marLeft w:val="0"/>
      <w:marRight w:val="0"/>
      <w:marTop w:val="0"/>
      <w:marBottom w:val="0"/>
      <w:divBdr>
        <w:top w:val="none" w:sz="0" w:space="0" w:color="auto"/>
        <w:left w:val="none" w:sz="0" w:space="0" w:color="auto"/>
        <w:bottom w:val="none" w:sz="0" w:space="0" w:color="auto"/>
        <w:right w:val="none" w:sz="0" w:space="0" w:color="auto"/>
      </w:divBdr>
    </w:div>
    <w:div w:id="1834563564">
      <w:bodyDiv w:val="1"/>
      <w:marLeft w:val="0"/>
      <w:marRight w:val="0"/>
      <w:marTop w:val="0"/>
      <w:marBottom w:val="0"/>
      <w:divBdr>
        <w:top w:val="none" w:sz="0" w:space="0" w:color="auto"/>
        <w:left w:val="none" w:sz="0" w:space="0" w:color="auto"/>
        <w:bottom w:val="none" w:sz="0" w:space="0" w:color="auto"/>
        <w:right w:val="none" w:sz="0" w:space="0" w:color="auto"/>
      </w:divBdr>
      <w:divsChild>
        <w:div w:id="260721118">
          <w:marLeft w:val="0"/>
          <w:marRight w:val="0"/>
          <w:marTop w:val="0"/>
          <w:marBottom w:val="0"/>
          <w:divBdr>
            <w:top w:val="none" w:sz="0" w:space="0" w:color="auto"/>
            <w:left w:val="none" w:sz="0" w:space="0" w:color="auto"/>
            <w:bottom w:val="none" w:sz="0" w:space="0" w:color="auto"/>
            <w:right w:val="none" w:sz="0" w:space="0" w:color="auto"/>
          </w:divBdr>
          <w:divsChild>
            <w:div w:id="1208682604">
              <w:marLeft w:val="0"/>
              <w:marRight w:val="0"/>
              <w:marTop w:val="0"/>
              <w:marBottom w:val="0"/>
              <w:divBdr>
                <w:top w:val="none" w:sz="0" w:space="0" w:color="auto"/>
                <w:left w:val="none" w:sz="0" w:space="0" w:color="auto"/>
                <w:bottom w:val="none" w:sz="0" w:space="0" w:color="auto"/>
                <w:right w:val="none" w:sz="0" w:space="0" w:color="auto"/>
              </w:divBdr>
              <w:divsChild>
                <w:div w:id="14218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6704">
      <w:bodyDiv w:val="1"/>
      <w:marLeft w:val="0"/>
      <w:marRight w:val="0"/>
      <w:marTop w:val="0"/>
      <w:marBottom w:val="0"/>
      <w:divBdr>
        <w:top w:val="none" w:sz="0" w:space="0" w:color="auto"/>
        <w:left w:val="none" w:sz="0" w:space="0" w:color="auto"/>
        <w:bottom w:val="none" w:sz="0" w:space="0" w:color="auto"/>
        <w:right w:val="none" w:sz="0" w:space="0" w:color="auto"/>
      </w:divBdr>
      <w:divsChild>
        <w:div w:id="180438410">
          <w:marLeft w:val="0"/>
          <w:marRight w:val="0"/>
          <w:marTop w:val="0"/>
          <w:marBottom w:val="0"/>
          <w:divBdr>
            <w:top w:val="none" w:sz="0" w:space="0" w:color="auto"/>
            <w:left w:val="none" w:sz="0" w:space="0" w:color="auto"/>
            <w:bottom w:val="none" w:sz="0" w:space="0" w:color="auto"/>
            <w:right w:val="none" w:sz="0" w:space="0" w:color="auto"/>
          </w:divBdr>
          <w:divsChild>
            <w:div w:id="1944261697">
              <w:marLeft w:val="0"/>
              <w:marRight w:val="0"/>
              <w:marTop w:val="0"/>
              <w:marBottom w:val="0"/>
              <w:divBdr>
                <w:top w:val="none" w:sz="0" w:space="0" w:color="auto"/>
                <w:left w:val="none" w:sz="0" w:space="0" w:color="auto"/>
                <w:bottom w:val="none" w:sz="0" w:space="0" w:color="auto"/>
                <w:right w:val="none" w:sz="0" w:space="0" w:color="auto"/>
              </w:divBdr>
              <w:divsChild>
                <w:div w:id="1474828009">
                  <w:marLeft w:val="0"/>
                  <w:marRight w:val="0"/>
                  <w:marTop w:val="0"/>
                  <w:marBottom w:val="0"/>
                  <w:divBdr>
                    <w:top w:val="none" w:sz="0" w:space="0" w:color="auto"/>
                    <w:left w:val="none" w:sz="0" w:space="0" w:color="auto"/>
                    <w:bottom w:val="none" w:sz="0" w:space="0" w:color="auto"/>
                    <w:right w:val="none" w:sz="0" w:space="0" w:color="auto"/>
                  </w:divBdr>
                  <w:divsChild>
                    <w:div w:id="11389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197490">
      <w:bodyDiv w:val="1"/>
      <w:marLeft w:val="0"/>
      <w:marRight w:val="0"/>
      <w:marTop w:val="0"/>
      <w:marBottom w:val="0"/>
      <w:divBdr>
        <w:top w:val="none" w:sz="0" w:space="0" w:color="auto"/>
        <w:left w:val="none" w:sz="0" w:space="0" w:color="auto"/>
        <w:bottom w:val="none" w:sz="0" w:space="0" w:color="auto"/>
        <w:right w:val="none" w:sz="0" w:space="0" w:color="auto"/>
      </w:divBdr>
    </w:div>
    <w:div w:id="1934435118">
      <w:bodyDiv w:val="1"/>
      <w:marLeft w:val="0"/>
      <w:marRight w:val="0"/>
      <w:marTop w:val="0"/>
      <w:marBottom w:val="0"/>
      <w:divBdr>
        <w:top w:val="none" w:sz="0" w:space="0" w:color="auto"/>
        <w:left w:val="none" w:sz="0" w:space="0" w:color="auto"/>
        <w:bottom w:val="none" w:sz="0" w:space="0" w:color="auto"/>
        <w:right w:val="none" w:sz="0" w:space="0" w:color="auto"/>
      </w:divBdr>
    </w:div>
    <w:div w:id="1938245550">
      <w:bodyDiv w:val="1"/>
      <w:marLeft w:val="0"/>
      <w:marRight w:val="0"/>
      <w:marTop w:val="0"/>
      <w:marBottom w:val="0"/>
      <w:divBdr>
        <w:top w:val="none" w:sz="0" w:space="0" w:color="auto"/>
        <w:left w:val="none" w:sz="0" w:space="0" w:color="auto"/>
        <w:bottom w:val="none" w:sz="0" w:space="0" w:color="auto"/>
        <w:right w:val="none" w:sz="0" w:space="0" w:color="auto"/>
      </w:divBdr>
    </w:div>
    <w:div w:id="1997686262">
      <w:bodyDiv w:val="1"/>
      <w:marLeft w:val="0"/>
      <w:marRight w:val="0"/>
      <w:marTop w:val="0"/>
      <w:marBottom w:val="0"/>
      <w:divBdr>
        <w:top w:val="none" w:sz="0" w:space="0" w:color="auto"/>
        <w:left w:val="none" w:sz="0" w:space="0" w:color="auto"/>
        <w:bottom w:val="none" w:sz="0" w:space="0" w:color="auto"/>
        <w:right w:val="none" w:sz="0" w:space="0" w:color="auto"/>
      </w:divBdr>
      <w:divsChild>
        <w:div w:id="735055569">
          <w:marLeft w:val="0"/>
          <w:marRight w:val="0"/>
          <w:marTop w:val="0"/>
          <w:marBottom w:val="0"/>
          <w:divBdr>
            <w:top w:val="none" w:sz="0" w:space="0" w:color="auto"/>
            <w:left w:val="none" w:sz="0" w:space="0" w:color="auto"/>
            <w:bottom w:val="none" w:sz="0" w:space="0" w:color="auto"/>
            <w:right w:val="none" w:sz="0" w:space="0" w:color="auto"/>
          </w:divBdr>
          <w:divsChild>
            <w:div w:id="233902339">
              <w:marLeft w:val="0"/>
              <w:marRight w:val="0"/>
              <w:marTop w:val="0"/>
              <w:marBottom w:val="0"/>
              <w:divBdr>
                <w:top w:val="none" w:sz="0" w:space="0" w:color="auto"/>
                <w:left w:val="none" w:sz="0" w:space="0" w:color="auto"/>
                <w:bottom w:val="none" w:sz="0" w:space="0" w:color="auto"/>
                <w:right w:val="none" w:sz="0" w:space="0" w:color="auto"/>
              </w:divBdr>
              <w:divsChild>
                <w:div w:id="6175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332142">
      <w:bodyDiv w:val="1"/>
      <w:marLeft w:val="0"/>
      <w:marRight w:val="0"/>
      <w:marTop w:val="0"/>
      <w:marBottom w:val="0"/>
      <w:divBdr>
        <w:top w:val="none" w:sz="0" w:space="0" w:color="auto"/>
        <w:left w:val="none" w:sz="0" w:space="0" w:color="auto"/>
        <w:bottom w:val="none" w:sz="0" w:space="0" w:color="auto"/>
        <w:right w:val="none" w:sz="0" w:space="0" w:color="auto"/>
      </w:divBdr>
      <w:divsChild>
        <w:div w:id="54473808">
          <w:marLeft w:val="0"/>
          <w:marRight w:val="0"/>
          <w:marTop w:val="0"/>
          <w:marBottom w:val="0"/>
          <w:divBdr>
            <w:top w:val="none" w:sz="0" w:space="0" w:color="auto"/>
            <w:left w:val="none" w:sz="0" w:space="0" w:color="auto"/>
            <w:bottom w:val="none" w:sz="0" w:space="0" w:color="auto"/>
            <w:right w:val="none" w:sz="0" w:space="0" w:color="auto"/>
          </w:divBdr>
          <w:divsChild>
            <w:div w:id="1598096928">
              <w:marLeft w:val="0"/>
              <w:marRight w:val="0"/>
              <w:marTop w:val="0"/>
              <w:marBottom w:val="0"/>
              <w:divBdr>
                <w:top w:val="none" w:sz="0" w:space="0" w:color="auto"/>
                <w:left w:val="none" w:sz="0" w:space="0" w:color="auto"/>
                <w:bottom w:val="none" w:sz="0" w:space="0" w:color="auto"/>
                <w:right w:val="none" w:sz="0" w:space="0" w:color="auto"/>
              </w:divBdr>
              <w:divsChild>
                <w:div w:id="1886209835">
                  <w:marLeft w:val="0"/>
                  <w:marRight w:val="0"/>
                  <w:marTop w:val="0"/>
                  <w:marBottom w:val="0"/>
                  <w:divBdr>
                    <w:top w:val="none" w:sz="0" w:space="0" w:color="auto"/>
                    <w:left w:val="none" w:sz="0" w:space="0" w:color="auto"/>
                    <w:bottom w:val="none" w:sz="0" w:space="0" w:color="auto"/>
                    <w:right w:val="none" w:sz="0" w:space="0" w:color="auto"/>
                  </w:divBdr>
                  <w:divsChild>
                    <w:div w:id="4786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968000">
      <w:bodyDiv w:val="1"/>
      <w:marLeft w:val="0"/>
      <w:marRight w:val="0"/>
      <w:marTop w:val="0"/>
      <w:marBottom w:val="0"/>
      <w:divBdr>
        <w:top w:val="none" w:sz="0" w:space="0" w:color="auto"/>
        <w:left w:val="none" w:sz="0" w:space="0" w:color="auto"/>
        <w:bottom w:val="none" w:sz="0" w:space="0" w:color="auto"/>
        <w:right w:val="none" w:sz="0" w:space="0" w:color="auto"/>
      </w:divBdr>
    </w:div>
    <w:div w:id="2081979857">
      <w:bodyDiv w:val="1"/>
      <w:marLeft w:val="0"/>
      <w:marRight w:val="0"/>
      <w:marTop w:val="0"/>
      <w:marBottom w:val="0"/>
      <w:divBdr>
        <w:top w:val="none" w:sz="0" w:space="0" w:color="auto"/>
        <w:left w:val="none" w:sz="0" w:space="0" w:color="auto"/>
        <w:bottom w:val="none" w:sz="0" w:space="0" w:color="auto"/>
        <w:right w:val="none" w:sz="0" w:space="0" w:color="auto"/>
      </w:divBdr>
      <w:divsChild>
        <w:div w:id="1794900672">
          <w:marLeft w:val="0"/>
          <w:marRight w:val="0"/>
          <w:marTop w:val="0"/>
          <w:marBottom w:val="0"/>
          <w:divBdr>
            <w:top w:val="none" w:sz="0" w:space="0" w:color="auto"/>
            <w:left w:val="none" w:sz="0" w:space="0" w:color="auto"/>
            <w:bottom w:val="none" w:sz="0" w:space="0" w:color="auto"/>
            <w:right w:val="none" w:sz="0" w:space="0" w:color="auto"/>
          </w:divBdr>
          <w:divsChild>
            <w:div w:id="780683288">
              <w:marLeft w:val="0"/>
              <w:marRight w:val="0"/>
              <w:marTop w:val="0"/>
              <w:marBottom w:val="0"/>
              <w:divBdr>
                <w:top w:val="none" w:sz="0" w:space="0" w:color="auto"/>
                <w:left w:val="none" w:sz="0" w:space="0" w:color="auto"/>
                <w:bottom w:val="none" w:sz="0" w:space="0" w:color="auto"/>
                <w:right w:val="none" w:sz="0" w:space="0" w:color="auto"/>
              </w:divBdr>
              <w:divsChild>
                <w:div w:id="8891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esidency.ucsb.edu" TargetMode="External"/><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presidency.ucsb.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chamberlitigation.com/cases/issue/antitrust-competition-law" TargetMode="External"/><Relationship Id="rId3" Type="http://schemas.openxmlformats.org/officeDocument/2006/relationships/hyperlink" Target="https://www.ftc.gov/sites/default/files/documents/hsr_statements/54-fr-48726/891124-54fr48726.pdf" TargetMode="External"/><Relationship Id="rId7" Type="http://schemas.openxmlformats.org/officeDocument/2006/relationships/hyperlink" Target="https://thehill.com/business-a-lobbying/business-a-lobbying/586148-business-lobby-targets-ftc-enforcement-measures-in-2t" TargetMode="External"/><Relationship Id="rId2" Type="http://schemas.openxmlformats.org/officeDocument/2006/relationships/hyperlink" Target="https://www.washingtonpost.com/us-policy/2021/09/09/democrats-tech-reconciliation/" TargetMode="External"/><Relationship Id="rId1" Type="http://schemas.openxmlformats.org/officeDocument/2006/relationships/hyperlink" Target="https://fred.stlouisfed.org/series/GDPC1" TargetMode="External"/><Relationship Id="rId6" Type="http://schemas.openxmlformats.org/officeDocument/2006/relationships/hyperlink" Target="https://www.uschamber.com/technology/us-chamber-letter-antitrust-legislation" TargetMode="External"/><Relationship Id="rId5" Type="http://schemas.openxmlformats.org/officeDocument/2006/relationships/hyperlink" Target="https://www.uschamber.com/technology/us-chamber-calls-more-resources-antitrust-agencies" TargetMode="External"/><Relationship Id="rId4" Type="http://schemas.openxmlformats.org/officeDocument/2006/relationships/hyperlink" Target="http://Supremecourtdatabase.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filippolancieri\Dropbox\Antitrust%20enforcement%20project\Data%20sourcing\Part%201%20-%20Policy\Speeches%20+%20Party%20Platform%20-%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filippolancieri\Dropbox\Antitrust%20enforcement%20project\Data%20sourcing\Part%201%20-%20Policy\Speeches%20+%20Party%20Platform%20-%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filippolancieri\Desktop\ETH\Papers\Paper%202%20-%20Capture%20and%20Antitrust\Supreme%20Court%20Char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'Total Speeches + Party P'!$C$11</c:f>
              <c:strCache>
                <c:ptCount val="1"/>
                <c:pt idx="0">
                  <c:v>Monopoly</c:v>
                </c:pt>
              </c:strCache>
            </c:strRef>
          </c:tx>
          <c:spPr>
            <a:solidFill>
              <a:schemeClr val="accent1"/>
            </a:solidFill>
            <a:ln>
              <a:noFill/>
            </a:ln>
            <a:effectLst/>
          </c:spPr>
          <c:invertIfNegative val="0"/>
          <c:cat>
            <c:strRef>
              <c:f>'Total Speeches + Party P'!$B$12:$B$26</c:f>
              <c:strCache>
                <c:ptCount val="15"/>
                <c:pt idx="0">
                  <c:v>FDR</c:v>
                </c:pt>
                <c:pt idx="1">
                  <c:v>Truman</c:v>
                </c:pt>
                <c:pt idx="2">
                  <c:v>Eisenhower</c:v>
                </c:pt>
                <c:pt idx="3">
                  <c:v>Kennedy</c:v>
                </c:pt>
                <c:pt idx="4">
                  <c:v>LBJ</c:v>
                </c:pt>
                <c:pt idx="5">
                  <c:v>Nixon</c:v>
                </c:pt>
                <c:pt idx="6">
                  <c:v>Ford</c:v>
                </c:pt>
                <c:pt idx="7">
                  <c:v>Carter</c:v>
                </c:pt>
                <c:pt idx="8">
                  <c:v>Reagan</c:v>
                </c:pt>
                <c:pt idx="9">
                  <c:v>GHWB</c:v>
                </c:pt>
                <c:pt idx="10">
                  <c:v>Clinton</c:v>
                </c:pt>
                <c:pt idx="11">
                  <c:v>GWB</c:v>
                </c:pt>
                <c:pt idx="12">
                  <c:v>Obama</c:v>
                </c:pt>
                <c:pt idx="13">
                  <c:v>Trump</c:v>
                </c:pt>
                <c:pt idx="14">
                  <c:v>Biden</c:v>
                </c:pt>
              </c:strCache>
            </c:strRef>
          </c:cat>
          <c:val>
            <c:numRef>
              <c:f>'Total Speeches + Party P'!$C$12:$C$26</c:f>
              <c:numCache>
                <c:formatCode>General</c:formatCode>
                <c:ptCount val="15"/>
                <c:pt idx="0">
                  <c:v>7</c:v>
                </c:pt>
                <c:pt idx="1">
                  <c:v>16</c:v>
                </c:pt>
                <c:pt idx="2">
                  <c:v>1</c:v>
                </c:pt>
                <c:pt idx="3">
                  <c:v>1</c:v>
                </c:pt>
                <c:pt idx="4">
                  <c:v>0</c:v>
                </c:pt>
                <c:pt idx="5">
                  <c:v>0</c:v>
                </c:pt>
                <c:pt idx="6">
                  <c:v>0</c:v>
                </c:pt>
                <c:pt idx="7">
                  <c:v>1</c:v>
                </c:pt>
                <c:pt idx="8">
                  <c:v>0</c:v>
                </c:pt>
                <c:pt idx="9">
                  <c:v>0</c:v>
                </c:pt>
                <c:pt idx="10">
                  <c:v>0</c:v>
                </c:pt>
                <c:pt idx="11">
                  <c:v>0</c:v>
                </c:pt>
                <c:pt idx="12">
                  <c:v>0</c:v>
                </c:pt>
                <c:pt idx="13">
                  <c:v>0</c:v>
                </c:pt>
                <c:pt idx="14">
                  <c:v>0</c:v>
                </c:pt>
              </c:numCache>
            </c:numRef>
          </c:val>
          <c:extLst>
            <c:ext xmlns:c16="http://schemas.microsoft.com/office/drawing/2014/chart" uri="{C3380CC4-5D6E-409C-BE32-E72D297353CC}">
              <c16:uniqueId val="{00000000-B300-2F46-AE2E-F6DE7FEA6AC6}"/>
            </c:ext>
          </c:extLst>
        </c:ser>
        <c:ser>
          <c:idx val="1"/>
          <c:order val="1"/>
          <c:tx>
            <c:strRef>
              <c:f>'Total Speeches + Party P'!$D$11</c:f>
              <c:strCache>
                <c:ptCount val="1"/>
                <c:pt idx="0">
                  <c:v>Antitrust</c:v>
                </c:pt>
              </c:strCache>
            </c:strRef>
          </c:tx>
          <c:spPr>
            <a:solidFill>
              <a:schemeClr val="accent2"/>
            </a:solidFill>
            <a:ln>
              <a:noFill/>
            </a:ln>
            <a:effectLst/>
          </c:spPr>
          <c:invertIfNegative val="0"/>
          <c:cat>
            <c:strRef>
              <c:f>'Total Speeches + Party P'!$B$12:$B$26</c:f>
              <c:strCache>
                <c:ptCount val="15"/>
                <c:pt idx="0">
                  <c:v>FDR</c:v>
                </c:pt>
                <c:pt idx="1">
                  <c:v>Truman</c:v>
                </c:pt>
                <c:pt idx="2">
                  <c:v>Eisenhower</c:v>
                </c:pt>
                <c:pt idx="3">
                  <c:v>Kennedy</c:v>
                </c:pt>
                <c:pt idx="4">
                  <c:v>LBJ</c:v>
                </c:pt>
                <c:pt idx="5">
                  <c:v>Nixon</c:v>
                </c:pt>
                <c:pt idx="6">
                  <c:v>Ford</c:v>
                </c:pt>
                <c:pt idx="7">
                  <c:v>Carter</c:v>
                </c:pt>
                <c:pt idx="8">
                  <c:v>Reagan</c:v>
                </c:pt>
                <c:pt idx="9">
                  <c:v>GHWB</c:v>
                </c:pt>
                <c:pt idx="10">
                  <c:v>Clinton</c:v>
                </c:pt>
                <c:pt idx="11">
                  <c:v>GWB</c:v>
                </c:pt>
                <c:pt idx="12">
                  <c:v>Obama</c:v>
                </c:pt>
                <c:pt idx="13">
                  <c:v>Trump</c:v>
                </c:pt>
                <c:pt idx="14">
                  <c:v>Biden</c:v>
                </c:pt>
              </c:strCache>
            </c:strRef>
          </c:cat>
          <c:val>
            <c:numRef>
              <c:f>'Total Speeches + Party P'!$D$12:$D$26</c:f>
              <c:numCache>
                <c:formatCode>General</c:formatCode>
                <c:ptCount val="15"/>
                <c:pt idx="0">
                  <c:v>1</c:v>
                </c:pt>
                <c:pt idx="1">
                  <c:v>5</c:v>
                </c:pt>
                <c:pt idx="2">
                  <c:v>1</c:v>
                </c:pt>
                <c:pt idx="3">
                  <c:v>0</c:v>
                </c:pt>
                <c:pt idx="4">
                  <c:v>0</c:v>
                </c:pt>
                <c:pt idx="5">
                  <c:v>0</c:v>
                </c:pt>
                <c:pt idx="6">
                  <c:v>1</c:v>
                </c:pt>
                <c:pt idx="7">
                  <c:v>19</c:v>
                </c:pt>
                <c:pt idx="8">
                  <c:v>0</c:v>
                </c:pt>
                <c:pt idx="9">
                  <c:v>0</c:v>
                </c:pt>
                <c:pt idx="10">
                  <c:v>0</c:v>
                </c:pt>
                <c:pt idx="11">
                  <c:v>0</c:v>
                </c:pt>
                <c:pt idx="12">
                  <c:v>0</c:v>
                </c:pt>
                <c:pt idx="13">
                  <c:v>0</c:v>
                </c:pt>
                <c:pt idx="14">
                  <c:v>0</c:v>
                </c:pt>
              </c:numCache>
            </c:numRef>
          </c:val>
          <c:extLst>
            <c:ext xmlns:c16="http://schemas.microsoft.com/office/drawing/2014/chart" uri="{C3380CC4-5D6E-409C-BE32-E72D297353CC}">
              <c16:uniqueId val="{00000001-B300-2F46-AE2E-F6DE7FEA6AC6}"/>
            </c:ext>
          </c:extLst>
        </c:ser>
        <c:dLbls>
          <c:showLegendKey val="0"/>
          <c:showVal val="0"/>
          <c:showCatName val="0"/>
          <c:showSerName val="0"/>
          <c:showPercent val="0"/>
          <c:showBubbleSize val="0"/>
        </c:dLbls>
        <c:gapWidth val="150"/>
        <c:overlap val="100"/>
        <c:axId val="535775328"/>
        <c:axId val="535777008"/>
      </c:barChart>
      <c:catAx>
        <c:axId val="53577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777008"/>
        <c:crosses val="autoZero"/>
        <c:auto val="1"/>
        <c:lblAlgn val="ctr"/>
        <c:lblOffset val="100"/>
        <c:noMultiLvlLbl val="0"/>
      </c:catAx>
      <c:valAx>
        <c:axId val="535777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77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'Total Speeches + Party P'!$C$28</c:f>
              <c:strCache>
                <c:ptCount val="1"/>
                <c:pt idx="0">
                  <c:v>Democratic</c:v>
                </c:pt>
              </c:strCache>
            </c:strRef>
          </c:tx>
          <c:spPr>
            <a:solidFill>
              <a:schemeClr val="accent1"/>
            </a:solidFill>
            <a:ln>
              <a:noFill/>
            </a:ln>
            <a:effectLst/>
          </c:spPr>
          <c:invertIfNegative val="0"/>
          <c:cat>
            <c:strRef>
              <c:f>'Total Speeches + Party P'!$B$29:$B$51</c:f>
              <c:strCache>
                <c:ptCount val="23"/>
                <c:pt idx="0">
                  <c:v>1932 - FDR</c:v>
                </c:pt>
                <c:pt idx="1">
                  <c:v>1936 - FDR</c:v>
                </c:pt>
                <c:pt idx="2">
                  <c:v>1940 - FDR</c:v>
                </c:pt>
                <c:pt idx="3">
                  <c:v>1944 - FDR</c:v>
                </c:pt>
                <c:pt idx="4">
                  <c:v>1948 - Truman</c:v>
                </c:pt>
                <c:pt idx="5">
                  <c:v>1952 - Eisenhower</c:v>
                </c:pt>
                <c:pt idx="6">
                  <c:v>1956 - Eisenhower</c:v>
                </c:pt>
                <c:pt idx="7">
                  <c:v>1960 - Kennedy</c:v>
                </c:pt>
                <c:pt idx="8">
                  <c:v>1964 - LBJ</c:v>
                </c:pt>
                <c:pt idx="9">
                  <c:v>1968 - Nixon</c:v>
                </c:pt>
                <c:pt idx="10">
                  <c:v>1972 - Nixon</c:v>
                </c:pt>
                <c:pt idx="11">
                  <c:v>1976 - Carter</c:v>
                </c:pt>
                <c:pt idx="12">
                  <c:v>1980 - Reagan</c:v>
                </c:pt>
                <c:pt idx="13">
                  <c:v>1984 - Reagan</c:v>
                </c:pt>
                <c:pt idx="14">
                  <c:v>1988 - Bush</c:v>
                </c:pt>
                <c:pt idx="15">
                  <c:v>1992 - Clinton</c:v>
                </c:pt>
                <c:pt idx="16">
                  <c:v>1996 - Clinton</c:v>
                </c:pt>
                <c:pt idx="17">
                  <c:v>2000 - GWB</c:v>
                </c:pt>
                <c:pt idx="18">
                  <c:v>2004 - GWB</c:v>
                </c:pt>
                <c:pt idx="19">
                  <c:v>2008 - Obama</c:v>
                </c:pt>
                <c:pt idx="20">
                  <c:v>2012 - Obama</c:v>
                </c:pt>
                <c:pt idx="21">
                  <c:v>2016 - Trump</c:v>
                </c:pt>
                <c:pt idx="22">
                  <c:v>2020 - Biden</c:v>
                </c:pt>
              </c:strCache>
            </c:strRef>
          </c:cat>
          <c:val>
            <c:numRef>
              <c:f>'Total Speeches + Party P'!$C$29:$C$51</c:f>
              <c:numCache>
                <c:formatCode>General</c:formatCode>
                <c:ptCount val="23"/>
                <c:pt idx="0">
                  <c:v>3</c:v>
                </c:pt>
                <c:pt idx="1">
                  <c:v>5</c:v>
                </c:pt>
                <c:pt idx="2">
                  <c:v>4</c:v>
                </c:pt>
                <c:pt idx="3">
                  <c:v>2</c:v>
                </c:pt>
                <c:pt idx="4">
                  <c:v>4</c:v>
                </c:pt>
                <c:pt idx="5">
                  <c:v>5</c:v>
                </c:pt>
                <c:pt idx="6">
                  <c:v>13</c:v>
                </c:pt>
                <c:pt idx="7">
                  <c:v>8</c:v>
                </c:pt>
                <c:pt idx="8">
                  <c:v>4</c:v>
                </c:pt>
                <c:pt idx="9">
                  <c:v>2</c:v>
                </c:pt>
                <c:pt idx="10">
                  <c:v>8</c:v>
                </c:pt>
                <c:pt idx="11">
                  <c:v>4</c:v>
                </c:pt>
                <c:pt idx="12">
                  <c:v>13</c:v>
                </c:pt>
                <c:pt idx="13">
                  <c:v>4</c:v>
                </c:pt>
                <c:pt idx="14">
                  <c:v>2</c:v>
                </c:pt>
                <c:pt idx="15">
                  <c:v>0</c:v>
                </c:pt>
                <c:pt idx="16">
                  <c:v>0</c:v>
                </c:pt>
                <c:pt idx="17">
                  <c:v>0</c:v>
                </c:pt>
                <c:pt idx="18">
                  <c:v>0</c:v>
                </c:pt>
                <c:pt idx="19">
                  <c:v>0</c:v>
                </c:pt>
                <c:pt idx="20">
                  <c:v>0</c:v>
                </c:pt>
                <c:pt idx="21">
                  <c:v>5</c:v>
                </c:pt>
                <c:pt idx="22">
                  <c:v>4</c:v>
                </c:pt>
              </c:numCache>
            </c:numRef>
          </c:val>
          <c:extLst>
            <c:ext xmlns:c16="http://schemas.microsoft.com/office/drawing/2014/chart" uri="{C3380CC4-5D6E-409C-BE32-E72D297353CC}">
              <c16:uniqueId val="{00000000-1127-7A41-9895-0B6821F4E17B}"/>
            </c:ext>
          </c:extLst>
        </c:ser>
        <c:ser>
          <c:idx val="1"/>
          <c:order val="1"/>
          <c:tx>
            <c:strRef>
              <c:f>'Total Speeches + Party P'!$D$28</c:f>
              <c:strCache>
                <c:ptCount val="1"/>
                <c:pt idx="0">
                  <c:v>Republican</c:v>
                </c:pt>
              </c:strCache>
            </c:strRef>
          </c:tx>
          <c:spPr>
            <a:solidFill>
              <a:schemeClr val="accent2"/>
            </a:solidFill>
            <a:ln>
              <a:noFill/>
            </a:ln>
            <a:effectLst/>
          </c:spPr>
          <c:invertIfNegative val="0"/>
          <c:cat>
            <c:strRef>
              <c:f>'Total Speeches + Party P'!$B$29:$B$51</c:f>
              <c:strCache>
                <c:ptCount val="23"/>
                <c:pt idx="0">
                  <c:v>1932 - FDR</c:v>
                </c:pt>
                <c:pt idx="1">
                  <c:v>1936 - FDR</c:v>
                </c:pt>
                <c:pt idx="2">
                  <c:v>1940 - FDR</c:v>
                </c:pt>
                <c:pt idx="3">
                  <c:v>1944 - FDR</c:v>
                </c:pt>
                <c:pt idx="4">
                  <c:v>1948 - Truman</c:v>
                </c:pt>
                <c:pt idx="5">
                  <c:v>1952 - Eisenhower</c:v>
                </c:pt>
                <c:pt idx="6">
                  <c:v>1956 - Eisenhower</c:v>
                </c:pt>
                <c:pt idx="7">
                  <c:v>1960 - Kennedy</c:v>
                </c:pt>
                <c:pt idx="8">
                  <c:v>1964 - LBJ</c:v>
                </c:pt>
                <c:pt idx="9">
                  <c:v>1968 - Nixon</c:v>
                </c:pt>
                <c:pt idx="10">
                  <c:v>1972 - Nixon</c:v>
                </c:pt>
                <c:pt idx="11">
                  <c:v>1976 - Carter</c:v>
                </c:pt>
                <c:pt idx="12">
                  <c:v>1980 - Reagan</c:v>
                </c:pt>
                <c:pt idx="13">
                  <c:v>1984 - Reagan</c:v>
                </c:pt>
                <c:pt idx="14">
                  <c:v>1988 - Bush</c:v>
                </c:pt>
                <c:pt idx="15">
                  <c:v>1992 - Clinton</c:v>
                </c:pt>
                <c:pt idx="16">
                  <c:v>1996 - Clinton</c:v>
                </c:pt>
                <c:pt idx="17">
                  <c:v>2000 - GWB</c:v>
                </c:pt>
                <c:pt idx="18">
                  <c:v>2004 - GWB</c:v>
                </c:pt>
                <c:pt idx="19">
                  <c:v>2008 - Obama</c:v>
                </c:pt>
                <c:pt idx="20">
                  <c:v>2012 - Obama</c:v>
                </c:pt>
                <c:pt idx="21">
                  <c:v>2016 - Trump</c:v>
                </c:pt>
                <c:pt idx="22">
                  <c:v>2020 - Biden</c:v>
                </c:pt>
              </c:strCache>
            </c:strRef>
          </c:cat>
          <c:val>
            <c:numRef>
              <c:f>'Total Speeches + Party P'!$D$29:$D$51</c:f>
              <c:numCache>
                <c:formatCode>General</c:formatCode>
                <c:ptCount val="23"/>
                <c:pt idx="0">
                  <c:v>1</c:v>
                </c:pt>
                <c:pt idx="1">
                  <c:v>6</c:v>
                </c:pt>
                <c:pt idx="2">
                  <c:v>4</c:v>
                </c:pt>
                <c:pt idx="3">
                  <c:v>2</c:v>
                </c:pt>
                <c:pt idx="4">
                  <c:v>1</c:v>
                </c:pt>
                <c:pt idx="5">
                  <c:v>4</c:v>
                </c:pt>
                <c:pt idx="6">
                  <c:v>5</c:v>
                </c:pt>
                <c:pt idx="7">
                  <c:v>1</c:v>
                </c:pt>
                <c:pt idx="8">
                  <c:v>3</c:v>
                </c:pt>
                <c:pt idx="9">
                  <c:v>2</c:v>
                </c:pt>
                <c:pt idx="10">
                  <c:v>3</c:v>
                </c:pt>
                <c:pt idx="11">
                  <c:v>3</c:v>
                </c:pt>
                <c:pt idx="12">
                  <c:v>1</c:v>
                </c:pt>
                <c:pt idx="13">
                  <c:v>2</c:v>
                </c:pt>
                <c:pt idx="14">
                  <c:v>2</c:v>
                </c:pt>
                <c:pt idx="15">
                  <c:v>3</c:v>
                </c:pt>
                <c:pt idx="16">
                  <c:v>2</c:v>
                </c:pt>
                <c:pt idx="17">
                  <c:v>1</c:v>
                </c:pt>
                <c:pt idx="18">
                  <c:v>0</c:v>
                </c:pt>
                <c:pt idx="19">
                  <c:v>1</c:v>
                </c:pt>
                <c:pt idx="20">
                  <c:v>0</c:v>
                </c:pt>
                <c:pt idx="21">
                  <c:v>2</c:v>
                </c:pt>
                <c:pt idx="22">
                  <c:v>0</c:v>
                </c:pt>
              </c:numCache>
            </c:numRef>
          </c:val>
          <c:extLst>
            <c:ext xmlns:c16="http://schemas.microsoft.com/office/drawing/2014/chart" uri="{C3380CC4-5D6E-409C-BE32-E72D297353CC}">
              <c16:uniqueId val="{00000001-1127-7A41-9895-0B6821F4E17B}"/>
            </c:ext>
          </c:extLst>
        </c:ser>
        <c:dLbls>
          <c:showLegendKey val="0"/>
          <c:showVal val="0"/>
          <c:showCatName val="0"/>
          <c:showSerName val="0"/>
          <c:showPercent val="0"/>
          <c:showBubbleSize val="0"/>
        </c:dLbls>
        <c:gapWidth val="219"/>
        <c:overlap val="-27"/>
        <c:axId val="872834224"/>
        <c:axId val="872836736"/>
      </c:barChart>
      <c:catAx>
        <c:axId val="87283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2836736"/>
        <c:crosses val="autoZero"/>
        <c:auto val="1"/>
        <c:lblAlgn val="ctr"/>
        <c:lblOffset val="100"/>
        <c:noMultiLvlLbl val="0"/>
      </c:catAx>
      <c:valAx>
        <c:axId val="87283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283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'Main Chart'!$M$1</c:f>
              <c:strCache>
                <c:ptCount val="1"/>
                <c:pt idx="0">
                  <c:v>Total</c:v>
                </c:pt>
              </c:strCache>
            </c:strRef>
          </c:tx>
          <c:spPr>
            <a:solidFill>
              <a:schemeClr val="accent1"/>
            </a:solidFill>
            <a:ln>
              <a:noFill/>
            </a:ln>
            <a:effectLst/>
          </c:spPr>
          <c:invertIfNegative val="0"/>
          <c:cat>
            <c:strRef>
              <c:f>'Main Chart'!$A$2:$A$47</c:f>
              <c:strCache>
                <c:ptCount val="46"/>
                <c:pt idx="0">
                  <c:v>Hughes, Charles Evans</c:v>
                </c:pt>
                <c:pt idx="1">
                  <c:v>Cardozo, Benjamin Nathan</c:v>
                </c:pt>
                <c:pt idx="2">
                  <c:v>Roberts, Owen J. </c:v>
                </c:pt>
                <c:pt idx="3">
                  <c:v>Black, Hugo Lafayette</c:v>
                </c:pt>
                <c:pt idx="4">
                  <c:v>Reed, Stanley Forman</c:v>
                </c:pt>
                <c:pt idx="5">
                  <c:v>Frankfurter, Felix</c:v>
                </c:pt>
                <c:pt idx="6">
                  <c:v>Douglas, William Orville</c:v>
                </c:pt>
                <c:pt idx="7">
                  <c:v>Murphy, Frank</c:v>
                </c:pt>
                <c:pt idx="8">
                  <c:v>Stone, Harlan Fiske</c:v>
                </c:pt>
                <c:pt idx="9">
                  <c:v>Byrnes, James Francis</c:v>
                </c:pt>
                <c:pt idx="10">
                  <c:v>Jackson, Robert Houghwout</c:v>
                </c:pt>
                <c:pt idx="11">
                  <c:v>Rutledge, Wiley Blount</c:v>
                </c:pt>
                <c:pt idx="12">
                  <c:v>Burton, Harold Hitz</c:v>
                </c:pt>
                <c:pt idx="13">
                  <c:v>Vinson, Fred Moore</c:v>
                </c:pt>
                <c:pt idx="14">
                  <c:v>Clark, Tom Campbell</c:v>
                </c:pt>
                <c:pt idx="15">
                  <c:v>Minton, Sherman</c:v>
                </c:pt>
                <c:pt idx="16">
                  <c:v>Warren, Earl</c:v>
                </c:pt>
                <c:pt idx="17">
                  <c:v>Harlan, John Marshall</c:v>
                </c:pt>
                <c:pt idx="18">
                  <c:v>Brennan, William J., Jr.</c:v>
                </c:pt>
                <c:pt idx="19">
                  <c:v>Whittaker, Charles Evans</c:v>
                </c:pt>
                <c:pt idx="20">
                  <c:v>Stewart, Potter</c:v>
                </c:pt>
                <c:pt idx="21">
                  <c:v>White, Byron Raymond</c:v>
                </c:pt>
                <c:pt idx="22">
                  <c:v>Goldberg, Arthur Joseph</c:v>
                </c:pt>
                <c:pt idx="23">
                  <c:v>Fortas, Abe</c:v>
                </c:pt>
                <c:pt idx="24">
                  <c:v>Marshall, Thurgood</c:v>
                </c:pt>
                <c:pt idx="25">
                  <c:v>Burger, Warren Earl</c:v>
                </c:pt>
                <c:pt idx="26">
                  <c:v>Blackmun, Harry A.</c:v>
                </c:pt>
                <c:pt idx="27">
                  <c:v>Powell, Lewis F., Jr.</c:v>
                </c:pt>
                <c:pt idx="28">
                  <c:v>Rehnquist, William H.</c:v>
                </c:pt>
                <c:pt idx="29">
                  <c:v>Stevens, John Paul</c:v>
                </c:pt>
                <c:pt idx="30">
                  <c:v>O'Connor, Sandra Day</c:v>
                </c:pt>
                <c:pt idx="31">
                  <c:v>Scalia, Antonin</c:v>
                </c:pt>
                <c:pt idx="32">
                  <c:v>Bork, Robert (Failed)</c:v>
                </c:pt>
                <c:pt idx="33">
                  <c:v>Ginsburg, Douglas (never off. Nominataed)</c:v>
                </c:pt>
                <c:pt idx="34">
                  <c:v>Kennedy, Anthony M.</c:v>
                </c:pt>
                <c:pt idx="35">
                  <c:v>Souter, David H.</c:v>
                </c:pt>
                <c:pt idx="36">
                  <c:v>Thomas, Clarence</c:v>
                </c:pt>
                <c:pt idx="37">
                  <c:v>Ginsburg, Ruth Bader</c:v>
                </c:pt>
                <c:pt idx="38">
                  <c:v>Breyer, Stephen G.</c:v>
                </c:pt>
                <c:pt idx="39">
                  <c:v>Roberts, John G., Jr.</c:v>
                </c:pt>
                <c:pt idx="40">
                  <c:v>Alito, Samuel A., Jr.</c:v>
                </c:pt>
                <c:pt idx="41">
                  <c:v>Sotomayor, Sonia</c:v>
                </c:pt>
                <c:pt idx="42">
                  <c:v>Kagan, Elena</c:v>
                </c:pt>
                <c:pt idx="43">
                  <c:v>Gorsuch, Neil M.</c:v>
                </c:pt>
                <c:pt idx="44">
                  <c:v>Kavanaugh, Brett M.</c:v>
                </c:pt>
                <c:pt idx="45">
                  <c:v>Barrett, Amy Coney</c:v>
                </c:pt>
              </c:strCache>
            </c:strRef>
          </c:cat>
          <c:val>
            <c:numRef>
              <c:f>'Main Chart'!$M$2:$M$47</c:f>
              <c:numCache>
                <c:formatCode>0</c:formatCode>
                <c:ptCount val="4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3</c:v>
                </c:pt>
                <c:pt idx="16">
                  <c:v>0</c:v>
                </c:pt>
                <c:pt idx="17">
                  <c:v>5</c:v>
                </c:pt>
                <c:pt idx="18">
                  <c:v>0</c:v>
                </c:pt>
                <c:pt idx="19">
                  <c:v>0</c:v>
                </c:pt>
                <c:pt idx="20">
                  <c:v>0</c:v>
                </c:pt>
                <c:pt idx="21">
                  <c:v>3</c:v>
                </c:pt>
                <c:pt idx="22">
                  <c:v>0</c:v>
                </c:pt>
                <c:pt idx="23">
                  <c:v>1</c:v>
                </c:pt>
                <c:pt idx="24">
                  <c:v>0</c:v>
                </c:pt>
                <c:pt idx="25">
                  <c:v>0</c:v>
                </c:pt>
                <c:pt idx="26">
                  <c:v>0</c:v>
                </c:pt>
                <c:pt idx="27">
                  <c:v>0</c:v>
                </c:pt>
                <c:pt idx="28">
                  <c:v>1</c:v>
                </c:pt>
                <c:pt idx="29">
                  <c:v>5</c:v>
                </c:pt>
                <c:pt idx="30">
                  <c:v>5</c:v>
                </c:pt>
                <c:pt idx="31">
                  <c:v>5</c:v>
                </c:pt>
                <c:pt idx="32">
                  <c:v>70</c:v>
                </c:pt>
                <c:pt idx="33">
                  <c:v>0</c:v>
                </c:pt>
                <c:pt idx="34">
                  <c:v>39</c:v>
                </c:pt>
                <c:pt idx="35">
                  <c:v>15</c:v>
                </c:pt>
                <c:pt idx="36">
                  <c:v>25</c:v>
                </c:pt>
                <c:pt idx="37">
                  <c:v>31</c:v>
                </c:pt>
                <c:pt idx="38">
                  <c:v>83</c:v>
                </c:pt>
                <c:pt idx="39">
                  <c:v>27</c:v>
                </c:pt>
                <c:pt idx="40">
                  <c:v>12</c:v>
                </c:pt>
                <c:pt idx="41">
                  <c:v>35</c:v>
                </c:pt>
                <c:pt idx="42">
                  <c:v>27</c:v>
                </c:pt>
                <c:pt idx="43">
                  <c:v>40</c:v>
                </c:pt>
                <c:pt idx="44">
                  <c:v>9</c:v>
                </c:pt>
                <c:pt idx="45">
                  <c:v>14</c:v>
                </c:pt>
              </c:numCache>
            </c:numRef>
          </c:val>
          <c:extLst>
            <c:ext xmlns:c16="http://schemas.microsoft.com/office/drawing/2014/chart" uri="{C3380CC4-5D6E-409C-BE32-E72D297353CC}">
              <c16:uniqueId val="{00000000-2185-4008-BFB7-6106CBDF35B9}"/>
            </c:ext>
          </c:extLst>
        </c:ser>
        <c:dLbls>
          <c:showLegendKey val="0"/>
          <c:showVal val="0"/>
          <c:showCatName val="0"/>
          <c:showSerName val="0"/>
          <c:showPercent val="0"/>
          <c:showBubbleSize val="0"/>
        </c:dLbls>
        <c:gapWidth val="219"/>
        <c:overlap val="-27"/>
        <c:axId val="1410910415"/>
        <c:axId val="1287800063"/>
      </c:barChart>
      <c:catAx>
        <c:axId val="1410910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7800063"/>
        <c:crosses val="autoZero"/>
        <c:auto val="1"/>
        <c:lblAlgn val="ctr"/>
        <c:lblOffset val="100"/>
        <c:noMultiLvlLbl val="0"/>
      </c:catAx>
      <c:valAx>
        <c:axId val="128780006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0910415"/>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3788A-E1BD-7740-8721-118651C46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47</Pages>
  <Words>16281</Words>
  <Characters>92804</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 Lancieri</dc:creator>
  <cp:keywords/>
  <dc:description/>
  <cp:lastModifiedBy>Sima Biondi</cp:lastModifiedBy>
  <cp:revision>7</cp:revision>
  <cp:lastPrinted>2022-01-11T23:53:00Z</cp:lastPrinted>
  <dcterms:created xsi:type="dcterms:W3CDTF">2022-01-19T15:10:00Z</dcterms:created>
  <dcterms:modified xsi:type="dcterms:W3CDTF">2022-01-19T16:51:00Z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id="b1VsGJU0"/&gt;&lt;style id="http://www.zotero.org/styles/chicago-fullnote-bibliography" locale="en-US" hasBibliography="1" bibliographyStyleHasBeenSet="0"/&gt;&lt;prefs&gt;&lt;pref name="fieldType" value="Field"</vt:lpwstr>
  </property>
  <property fmtid="{D5CDD505-2E9C-101B-9397-08002B2CF9AE}" pid="3" name="ZOTERO_PREF_2">
    <vt:lpwstr>/&gt;&lt;pref name="automaticJournalAbbreviations" value="true"/&gt;&lt;pref name="noteType" value="1"/&gt;&lt;pref name="delayCitationUpdates" value="true"/&gt;&lt;/prefs&gt;&lt;/data&gt;</vt:lpwstr>
  </property>
</Properties>
</file>